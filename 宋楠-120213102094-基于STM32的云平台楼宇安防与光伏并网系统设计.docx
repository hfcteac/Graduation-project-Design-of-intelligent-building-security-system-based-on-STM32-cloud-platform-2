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6116" w:type="dxa"/>
        <w:jc w:val="center"/>
        <w:tblLayout w:type="fixed"/>
        <w:tblLook w:val="04A0" w:firstRow="1" w:lastRow="0" w:firstColumn="1" w:lastColumn="0" w:noHBand="0" w:noVBand="1"/>
      </w:tblPr>
      <w:tblGrid>
        <w:gridCol w:w="1237"/>
        <w:gridCol w:w="4879"/>
      </w:tblGrid>
      <w:tr w:rsidR="000E7101" w14:paraId="24305EF8" w14:textId="77777777">
        <w:trPr>
          <w:trHeight w:val="570"/>
          <w:jc w:val="center"/>
        </w:trPr>
        <w:tc>
          <w:tcPr>
            <w:tcW w:w="1237" w:type="dxa"/>
            <w:vMerge w:val="restart"/>
            <w:noWrap/>
            <w:vAlign w:val="center"/>
          </w:tcPr>
          <w:p w14:paraId="154B7A95" w14:textId="77777777" w:rsidR="000E7101" w:rsidRDefault="00000000">
            <w:pPr>
              <w:widowControl/>
              <w:wordWrap w:val="0"/>
              <w:rPr>
                <w:rFonts w:eastAsia="华文中宋"/>
                <w:spacing w:val="15"/>
                <w:position w:val="-6"/>
                <w:sz w:val="44"/>
                <w:szCs w:val="21"/>
              </w:rPr>
            </w:pPr>
            <w:r>
              <w:rPr>
                <w:spacing w:val="15"/>
                <w:position w:val="-6"/>
                <w:szCs w:val="21"/>
              </w:rPr>
              <w:fldChar w:fldCharType="begin"/>
            </w:r>
            <w:r>
              <w:rPr>
                <w:spacing w:val="15"/>
                <w:position w:val="-6"/>
                <w:szCs w:val="21"/>
              </w:rPr>
              <w:instrText xml:space="preserve"> INCLUDEPICTURE "http://www.ustl.edu.cn/images/xh.jpg" \* MERGEFORMATINET </w:instrText>
            </w:r>
            <w:r>
              <w:rPr>
                <w:spacing w:val="15"/>
                <w:position w:val="-6"/>
                <w:szCs w:val="21"/>
              </w:rPr>
              <w:fldChar w:fldCharType="separate"/>
            </w:r>
            <w:r>
              <w:fldChar w:fldCharType="begin"/>
            </w:r>
            <w:r>
              <w:instrText xml:space="preserve"> INCLUDEPICTURE  "http://www.ustl.edu.cn/images/xh.jpg" \* MERGEFORMATINET </w:instrText>
            </w:r>
            <w:r>
              <w:fldChar w:fldCharType="separate"/>
            </w:r>
            <w:r>
              <w:fldChar w:fldCharType="begin"/>
            </w:r>
            <w:r>
              <w:instrText xml:space="preserve"> INCLUDEPICTURE  "http://www.ustl.edu.cn/images/xh.jpg" \* MERGEFORMATINET </w:instrText>
            </w:r>
            <w:r>
              <w:fldChar w:fldCharType="separate"/>
            </w:r>
            <w:r>
              <w:rPr>
                <w:noProof/>
              </w:rPr>
              <w:drawing>
                <wp:inline distT="0" distB="0" distL="114300" distR="114300" wp14:anchorId="7EA4B5EB" wp14:editId="0FE3F8E0">
                  <wp:extent cx="650240" cy="688340"/>
                  <wp:effectExtent l="0" t="0" r="16510" b="16510"/>
                  <wp:docPr id="7" name="图片 1"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xh"/>
                          <pic:cNvPicPr>
                            <a:picLocks noChangeAspect="1"/>
                          </pic:cNvPicPr>
                        </pic:nvPicPr>
                        <pic:blipFill>
                          <a:blip r:embed="rId9"/>
                          <a:stretch>
                            <a:fillRect/>
                          </a:stretch>
                        </pic:blipFill>
                        <pic:spPr>
                          <a:xfrm>
                            <a:off x="0" y="0"/>
                            <a:ext cx="650240" cy="688340"/>
                          </a:xfrm>
                          <a:prstGeom prst="rect">
                            <a:avLst/>
                          </a:prstGeom>
                          <a:noFill/>
                          <a:ln>
                            <a:noFill/>
                          </a:ln>
                        </pic:spPr>
                      </pic:pic>
                    </a:graphicData>
                  </a:graphic>
                </wp:inline>
              </w:drawing>
            </w:r>
            <w:r>
              <w:fldChar w:fldCharType="end"/>
            </w:r>
            <w:r>
              <w:fldChar w:fldCharType="end"/>
            </w:r>
            <w:r>
              <w:rPr>
                <w:spacing w:val="15"/>
                <w:position w:val="-6"/>
                <w:szCs w:val="21"/>
              </w:rPr>
              <w:fldChar w:fldCharType="end"/>
            </w:r>
          </w:p>
        </w:tc>
        <w:tc>
          <w:tcPr>
            <w:tcW w:w="4879" w:type="dxa"/>
            <w:noWrap/>
          </w:tcPr>
          <w:p w14:paraId="0BAA6D50" w14:textId="77777777" w:rsidR="000E7101" w:rsidRDefault="00000000">
            <w:pPr>
              <w:widowControl/>
              <w:wordWrap w:val="0"/>
              <w:jc w:val="distribute"/>
              <w:rPr>
                <w:rFonts w:eastAsia="华文中宋"/>
                <w:spacing w:val="15"/>
                <w:sz w:val="44"/>
                <w:szCs w:val="44"/>
              </w:rPr>
            </w:pPr>
            <w:r>
              <w:rPr>
                <w:noProof/>
                <w:spacing w:val="15"/>
              </w:rPr>
              <w:drawing>
                <wp:inline distT="0" distB="0" distL="114300" distR="114300" wp14:anchorId="37CF70A2" wp14:editId="2C20C6BA">
                  <wp:extent cx="2591435" cy="447040"/>
                  <wp:effectExtent l="0" t="0" r="18415"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0"/>
                          <a:stretch>
                            <a:fillRect/>
                          </a:stretch>
                        </pic:blipFill>
                        <pic:spPr>
                          <a:xfrm>
                            <a:off x="0" y="0"/>
                            <a:ext cx="2591435" cy="447040"/>
                          </a:xfrm>
                          <a:prstGeom prst="rect">
                            <a:avLst/>
                          </a:prstGeom>
                          <a:noFill/>
                          <a:ln>
                            <a:noFill/>
                          </a:ln>
                        </pic:spPr>
                      </pic:pic>
                    </a:graphicData>
                  </a:graphic>
                </wp:inline>
              </w:drawing>
            </w:r>
          </w:p>
        </w:tc>
      </w:tr>
      <w:tr w:rsidR="000E7101" w14:paraId="0892155E" w14:textId="77777777">
        <w:trPr>
          <w:trHeight w:val="226"/>
          <w:jc w:val="center"/>
        </w:trPr>
        <w:tc>
          <w:tcPr>
            <w:tcW w:w="1237" w:type="dxa"/>
            <w:vMerge/>
            <w:noWrap/>
          </w:tcPr>
          <w:p w14:paraId="6EB81FD1" w14:textId="77777777" w:rsidR="000E7101" w:rsidRDefault="000E7101">
            <w:pPr>
              <w:widowControl/>
              <w:wordWrap w:val="0"/>
              <w:jc w:val="center"/>
              <w:rPr>
                <w:rFonts w:eastAsia="华文中宋"/>
                <w:spacing w:val="15"/>
                <w:sz w:val="44"/>
                <w:szCs w:val="44"/>
              </w:rPr>
            </w:pPr>
          </w:p>
        </w:tc>
        <w:tc>
          <w:tcPr>
            <w:tcW w:w="4879" w:type="dxa"/>
            <w:noWrap/>
          </w:tcPr>
          <w:p w14:paraId="28A978F5" w14:textId="77777777" w:rsidR="000E7101" w:rsidRDefault="00000000">
            <w:pPr>
              <w:widowControl/>
              <w:wordWrap w:val="0"/>
              <w:jc w:val="distribute"/>
              <w:rPr>
                <w:rFonts w:eastAsia="Dotum"/>
                <w:w w:val="90"/>
                <w:szCs w:val="21"/>
              </w:rPr>
            </w:pPr>
            <w:r>
              <w:rPr>
                <w:rFonts w:eastAsia="Dotum"/>
                <w:w w:val="90"/>
              </w:rPr>
              <w:t>University</w:t>
            </w:r>
            <w:r>
              <w:rPr>
                <w:rFonts w:hint="eastAsia"/>
                <w:w w:val="90"/>
              </w:rPr>
              <w:t xml:space="preserve"> </w:t>
            </w:r>
            <w:r>
              <w:rPr>
                <w:rFonts w:eastAsia="Dotum"/>
                <w:w w:val="90"/>
              </w:rPr>
              <w:t>of Science</w:t>
            </w:r>
            <w:r>
              <w:rPr>
                <w:rFonts w:hint="eastAsia"/>
                <w:w w:val="90"/>
              </w:rPr>
              <w:t xml:space="preserve"> </w:t>
            </w:r>
            <w:r>
              <w:rPr>
                <w:rFonts w:eastAsia="Dotum"/>
                <w:w w:val="90"/>
              </w:rPr>
              <w:t>and Technology Liaoning</w:t>
            </w:r>
          </w:p>
        </w:tc>
      </w:tr>
    </w:tbl>
    <w:p w14:paraId="674A59C3" w14:textId="77777777" w:rsidR="000E7101" w:rsidRDefault="000E7101">
      <w:pPr>
        <w:wordWrap w:val="0"/>
        <w:rPr>
          <w:b/>
          <w:sz w:val="84"/>
          <w:szCs w:val="84"/>
        </w:rPr>
      </w:pPr>
    </w:p>
    <w:p w14:paraId="2A628AE6" w14:textId="77777777" w:rsidR="000E7101" w:rsidRDefault="00000000">
      <w:pPr>
        <w:wordWrap w:val="0"/>
        <w:jc w:val="center"/>
        <w:rPr>
          <w:b/>
          <w:sz w:val="84"/>
          <w:szCs w:val="84"/>
        </w:rPr>
      </w:pPr>
      <w:r>
        <w:rPr>
          <w:b/>
          <w:sz w:val="84"/>
          <w:szCs w:val="84"/>
        </w:rPr>
        <w:t>毕业</w:t>
      </w:r>
      <w:r>
        <w:rPr>
          <w:rFonts w:hint="eastAsia"/>
          <w:b/>
          <w:sz w:val="84"/>
          <w:szCs w:val="84"/>
        </w:rPr>
        <w:t>设计（</w:t>
      </w:r>
      <w:r>
        <w:rPr>
          <w:b/>
          <w:sz w:val="84"/>
          <w:szCs w:val="84"/>
        </w:rPr>
        <w:t>论文</w:t>
      </w:r>
      <w:r>
        <w:rPr>
          <w:rFonts w:hint="eastAsia"/>
          <w:b/>
          <w:sz w:val="84"/>
          <w:szCs w:val="84"/>
        </w:rPr>
        <w:t>）</w:t>
      </w:r>
    </w:p>
    <w:p w14:paraId="2177531A" w14:textId="77777777" w:rsidR="000E7101" w:rsidRDefault="000E7101">
      <w:pPr>
        <w:wordWrap w:val="0"/>
        <w:jc w:val="center"/>
        <w:rPr>
          <w:sz w:val="44"/>
          <w:szCs w:val="44"/>
        </w:rPr>
      </w:pPr>
    </w:p>
    <w:p w14:paraId="79BBD319" w14:textId="77777777" w:rsidR="000E7101" w:rsidRDefault="000E7101">
      <w:pPr>
        <w:wordWrap w:val="0"/>
        <w:jc w:val="center"/>
        <w:rPr>
          <w:sz w:val="44"/>
          <w:szCs w:val="44"/>
        </w:rPr>
      </w:pPr>
    </w:p>
    <w:p w14:paraId="359E714D" w14:textId="77777777" w:rsidR="000E7101" w:rsidRDefault="000E7101">
      <w:pPr>
        <w:wordWrap w:val="0"/>
        <w:jc w:val="center"/>
        <w:rPr>
          <w:sz w:val="44"/>
          <w:szCs w:val="44"/>
        </w:rPr>
      </w:pPr>
    </w:p>
    <w:tbl>
      <w:tblPr>
        <w:tblStyle w:val="af0"/>
        <w:tblpPr w:leftFromText="180" w:rightFromText="180" w:vertAnchor="text" w:horzAnchor="margin" w:tblpY="293"/>
        <w:tblW w:w="8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08"/>
        <w:gridCol w:w="6778"/>
      </w:tblGrid>
      <w:tr w:rsidR="000E7101" w14:paraId="1DB8249E" w14:textId="77777777">
        <w:tc>
          <w:tcPr>
            <w:tcW w:w="1908" w:type="dxa"/>
          </w:tcPr>
          <w:p w14:paraId="1A6D5D55" w14:textId="77777777" w:rsidR="000E7101" w:rsidRDefault="00000000">
            <w:pPr>
              <w:pStyle w:val="TOC1"/>
              <w:wordWrap w:val="0"/>
              <w:rPr>
                <w:u w:val="single"/>
              </w:rPr>
            </w:pPr>
            <w:r>
              <w:rPr>
                <w:rFonts w:cs="宋体" w:hint="eastAsia"/>
                <w:sz w:val="32"/>
              </w:rPr>
              <w:t>课题名称</w:t>
            </w:r>
            <w:r>
              <w:rPr>
                <w:rFonts w:cs="宋体"/>
                <w:sz w:val="32"/>
              </w:rPr>
              <w:t>：</w:t>
            </w:r>
          </w:p>
        </w:tc>
        <w:tc>
          <w:tcPr>
            <w:tcW w:w="6778" w:type="dxa"/>
            <w:tcBorders>
              <w:bottom w:val="single" w:sz="4" w:space="0" w:color="auto"/>
            </w:tcBorders>
          </w:tcPr>
          <w:p w14:paraId="70A24EDB" w14:textId="77777777" w:rsidR="000E7101" w:rsidRDefault="00000000">
            <w:pPr>
              <w:wordWrap w:val="0"/>
              <w:spacing w:before="100" w:beforeAutospacing="1" w:after="100" w:afterAutospacing="1"/>
              <w:jc w:val="center"/>
              <w:rPr>
                <w:rFonts w:cs="宋体"/>
                <w:b/>
                <w:sz w:val="32"/>
              </w:rPr>
            </w:pPr>
            <w:r>
              <w:rPr>
                <w:rFonts w:cs="宋体" w:hint="eastAsia"/>
                <w:b/>
                <w:sz w:val="32"/>
              </w:rPr>
              <w:t>基于</w:t>
            </w:r>
            <w:r>
              <w:rPr>
                <w:rFonts w:cs="宋体" w:hint="eastAsia"/>
                <w:b/>
                <w:sz w:val="32"/>
              </w:rPr>
              <w:t>STM32</w:t>
            </w:r>
            <w:r>
              <w:rPr>
                <w:rFonts w:cs="宋体" w:hint="eastAsia"/>
                <w:b/>
                <w:sz w:val="32"/>
              </w:rPr>
              <w:t>的云平台楼宇安防与光伏并网系统设计</w:t>
            </w:r>
          </w:p>
        </w:tc>
      </w:tr>
      <w:tr w:rsidR="000E7101" w14:paraId="17509BC9" w14:textId="77777777">
        <w:tc>
          <w:tcPr>
            <w:tcW w:w="1908" w:type="dxa"/>
          </w:tcPr>
          <w:p w14:paraId="3C617B05" w14:textId="77777777" w:rsidR="000E7101" w:rsidRDefault="00000000">
            <w:pPr>
              <w:wordWrap w:val="0"/>
              <w:jc w:val="distribute"/>
              <w:rPr>
                <w:rFonts w:cs="宋体"/>
                <w:b/>
                <w:sz w:val="32"/>
                <w:u w:val="single"/>
              </w:rPr>
            </w:pPr>
            <w:r>
              <w:rPr>
                <w:rFonts w:cs="宋体" w:hint="eastAsia"/>
                <w:b/>
                <w:sz w:val="32"/>
              </w:rPr>
              <w:t>院</w:t>
            </w:r>
            <w:r>
              <w:rPr>
                <w:rFonts w:cs="宋体" w:hint="eastAsia"/>
                <w:b/>
                <w:sz w:val="32"/>
              </w:rPr>
              <w:t xml:space="preserve">  </w:t>
            </w:r>
            <w:r>
              <w:rPr>
                <w:rFonts w:cs="宋体" w:hint="eastAsia"/>
                <w:b/>
                <w:sz w:val="32"/>
              </w:rPr>
              <w:t>系：</w:t>
            </w:r>
          </w:p>
        </w:tc>
        <w:tc>
          <w:tcPr>
            <w:tcW w:w="6778" w:type="dxa"/>
            <w:tcBorders>
              <w:top w:val="single" w:sz="4" w:space="0" w:color="auto"/>
              <w:bottom w:val="single" w:sz="4" w:space="0" w:color="000000"/>
            </w:tcBorders>
          </w:tcPr>
          <w:p w14:paraId="02B93C72" w14:textId="77777777" w:rsidR="000E7101" w:rsidRDefault="00000000">
            <w:pPr>
              <w:wordWrap w:val="0"/>
              <w:spacing w:before="100" w:beforeAutospacing="1" w:after="100" w:afterAutospacing="1"/>
              <w:jc w:val="center"/>
              <w:rPr>
                <w:rFonts w:cs="宋体"/>
                <w:b/>
                <w:sz w:val="32"/>
              </w:rPr>
            </w:pPr>
            <w:r>
              <w:rPr>
                <w:rFonts w:cs="宋体" w:hint="eastAsia"/>
                <w:b/>
                <w:sz w:val="32"/>
              </w:rPr>
              <w:t>电子与信息工程学院</w:t>
            </w:r>
          </w:p>
        </w:tc>
      </w:tr>
      <w:tr w:rsidR="000E7101" w14:paraId="59DD8F01" w14:textId="77777777">
        <w:tc>
          <w:tcPr>
            <w:tcW w:w="1908" w:type="dxa"/>
          </w:tcPr>
          <w:p w14:paraId="0A75349C" w14:textId="77777777" w:rsidR="000E7101" w:rsidRDefault="00000000">
            <w:pPr>
              <w:wordWrap w:val="0"/>
              <w:jc w:val="distribute"/>
              <w:rPr>
                <w:rFonts w:cs="宋体"/>
                <w:b/>
                <w:sz w:val="32"/>
                <w:u w:val="single"/>
              </w:rPr>
            </w:pPr>
            <w:r>
              <w:rPr>
                <w:rFonts w:cs="宋体" w:hint="eastAsia"/>
                <w:b/>
                <w:sz w:val="32"/>
              </w:rPr>
              <w:t>专业班级：</w:t>
            </w:r>
          </w:p>
        </w:tc>
        <w:tc>
          <w:tcPr>
            <w:tcW w:w="6778" w:type="dxa"/>
            <w:tcBorders>
              <w:top w:val="single" w:sz="4" w:space="0" w:color="000000"/>
              <w:bottom w:val="single" w:sz="4" w:space="0" w:color="000000"/>
            </w:tcBorders>
          </w:tcPr>
          <w:p w14:paraId="4D6FECD5" w14:textId="77777777" w:rsidR="000E7101" w:rsidRDefault="00000000">
            <w:pPr>
              <w:wordWrap w:val="0"/>
              <w:spacing w:before="100" w:beforeAutospacing="1" w:after="100" w:afterAutospacing="1"/>
              <w:jc w:val="center"/>
              <w:rPr>
                <w:rFonts w:cs="宋体"/>
                <w:b/>
                <w:sz w:val="32"/>
              </w:rPr>
            </w:pPr>
            <w:r>
              <w:rPr>
                <w:rFonts w:cs="宋体" w:hint="eastAsia"/>
                <w:b/>
                <w:sz w:val="32"/>
              </w:rPr>
              <w:t>电气</w:t>
            </w:r>
            <w:r>
              <w:rPr>
                <w:rFonts w:cs="宋体" w:hint="eastAsia"/>
                <w:b/>
                <w:sz w:val="32"/>
              </w:rPr>
              <w:t>211</w:t>
            </w:r>
          </w:p>
        </w:tc>
      </w:tr>
      <w:tr w:rsidR="000E7101" w14:paraId="24762701" w14:textId="77777777">
        <w:tc>
          <w:tcPr>
            <w:tcW w:w="1908" w:type="dxa"/>
          </w:tcPr>
          <w:p w14:paraId="23C3FB39" w14:textId="77777777" w:rsidR="000E7101" w:rsidRDefault="00000000">
            <w:pPr>
              <w:wordWrap w:val="0"/>
              <w:jc w:val="distribute"/>
              <w:rPr>
                <w:rFonts w:cs="宋体"/>
                <w:b/>
                <w:sz w:val="32"/>
                <w:u w:val="single"/>
              </w:rPr>
            </w:pPr>
            <w:r>
              <w:rPr>
                <w:rFonts w:cs="宋体" w:hint="eastAsia"/>
                <w:b/>
                <w:sz w:val="32"/>
              </w:rPr>
              <w:t>学生姓名：</w:t>
            </w:r>
          </w:p>
        </w:tc>
        <w:tc>
          <w:tcPr>
            <w:tcW w:w="6778" w:type="dxa"/>
            <w:tcBorders>
              <w:top w:val="single" w:sz="4" w:space="0" w:color="000000"/>
              <w:bottom w:val="single" w:sz="4" w:space="0" w:color="000000"/>
            </w:tcBorders>
          </w:tcPr>
          <w:p w14:paraId="308975BA" w14:textId="77777777" w:rsidR="000E7101" w:rsidRDefault="00000000">
            <w:pPr>
              <w:wordWrap w:val="0"/>
              <w:spacing w:before="100" w:beforeAutospacing="1" w:after="100" w:afterAutospacing="1"/>
              <w:jc w:val="center"/>
              <w:rPr>
                <w:rFonts w:cs="宋体"/>
                <w:b/>
                <w:sz w:val="32"/>
              </w:rPr>
            </w:pPr>
            <w:r>
              <w:rPr>
                <w:rFonts w:cs="宋体" w:hint="eastAsia"/>
                <w:b/>
                <w:sz w:val="32"/>
              </w:rPr>
              <w:t>宋楠</w:t>
            </w:r>
          </w:p>
        </w:tc>
      </w:tr>
      <w:tr w:rsidR="000E7101" w14:paraId="24744323" w14:textId="77777777">
        <w:tc>
          <w:tcPr>
            <w:tcW w:w="1908" w:type="dxa"/>
          </w:tcPr>
          <w:p w14:paraId="63C3214F" w14:textId="77777777" w:rsidR="000E7101" w:rsidRDefault="00000000">
            <w:pPr>
              <w:wordWrap w:val="0"/>
              <w:jc w:val="distribute"/>
              <w:rPr>
                <w:rFonts w:cs="宋体"/>
                <w:b/>
                <w:sz w:val="32"/>
                <w:u w:val="single"/>
              </w:rPr>
            </w:pPr>
            <w:r>
              <w:rPr>
                <w:rFonts w:cs="宋体" w:hint="eastAsia"/>
                <w:b/>
                <w:sz w:val="32"/>
              </w:rPr>
              <w:t>指导教师：</w:t>
            </w:r>
          </w:p>
        </w:tc>
        <w:tc>
          <w:tcPr>
            <w:tcW w:w="6778" w:type="dxa"/>
            <w:tcBorders>
              <w:top w:val="single" w:sz="4" w:space="0" w:color="000000"/>
              <w:bottom w:val="single" w:sz="4" w:space="0" w:color="000000"/>
            </w:tcBorders>
          </w:tcPr>
          <w:p w14:paraId="4FE1CCA2" w14:textId="77777777" w:rsidR="000E7101" w:rsidRDefault="00000000">
            <w:pPr>
              <w:wordWrap w:val="0"/>
              <w:spacing w:before="100" w:beforeAutospacing="1" w:after="100" w:afterAutospacing="1"/>
              <w:jc w:val="center"/>
              <w:rPr>
                <w:rFonts w:cs="宋体"/>
                <w:b/>
                <w:sz w:val="32"/>
              </w:rPr>
            </w:pPr>
            <w:r>
              <w:rPr>
                <w:rFonts w:cs="宋体" w:hint="eastAsia"/>
                <w:b/>
                <w:sz w:val="32"/>
              </w:rPr>
              <w:t>常凤筠</w:t>
            </w:r>
          </w:p>
        </w:tc>
      </w:tr>
    </w:tbl>
    <w:p w14:paraId="1B4058DA" w14:textId="77777777" w:rsidR="000E7101" w:rsidRDefault="000E7101">
      <w:pPr>
        <w:wordWrap w:val="0"/>
        <w:rPr>
          <w:b/>
          <w:sz w:val="32"/>
          <w:u w:val="single"/>
        </w:rPr>
      </w:pPr>
    </w:p>
    <w:p w14:paraId="0E9D7372" w14:textId="77777777" w:rsidR="000E7101" w:rsidRDefault="000E7101">
      <w:pPr>
        <w:wordWrap w:val="0"/>
        <w:spacing w:line="720" w:lineRule="auto"/>
        <w:jc w:val="left"/>
        <w:rPr>
          <w:rFonts w:eastAsia="黑体" w:cs="黑体"/>
          <w:szCs w:val="21"/>
        </w:rPr>
      </w:pPr>
    </w:p>
    <w:p w14:paraId="4962A47F" w14:textId="77777777" w:rsidR="000E7101" w:rsidRDefault="000E7101">
      <w:pPr>
        <w:wordWrap w:val="0"/>
        <w:spacing w:line="720" w:lineRule="auto"/>
        <w:jc w:val="left"/>
        <w:rPr>
          <w:rFonts w:eastAsia="黑体" w:cs="黑体"/>
          <w:szCs w:val="21"/>
        </w:rPr>
      </w:pPr>
    </w:p>
    <w:p w14:paraId="684D6BEF" w14:textId="77777777" w:rsidR="000E7101" w:rsidRDefault="00000000">
      <w:pPr>
        <w:wordWrap w:val="0"/>
        <w:spacing w:line="720" w:lineRule="auto"/>
        <w:jc w:val="center"/>
        <w:rPr>
          <w:rFonts w:eastAsia="黑体" w:cs="黑体"/>
          <w:szCs w:val="21"/>
        </w:rPr>
      </w:pPr>
      <w:r>
        <w:rPr>
          <w:rFonts w:eastAsia="黑体" w:cs="黑体" w:hint="eastAsia"/>
          <w:szCs w:val="21"/>
        </w:rPr>
        <w:t>辽宁科技大学教务处制</w:t>
      </w:r>
    </w:p>
    <w:p w14:paraId="7D329AD2" w14:textId="77777777" w:rsidR="000E7101" w:rsidRDefault="00000000">
      <w:pPr>
        <w:pageBreakBefore/>
        <w:spacing w:line="360" w:lineRule="auto"/>
        <w:jc w:val="center"/>
        <w:rPr>
          <w:b/>
          <w:sz w:val="36"/>
          <w:szCs w:val="36"/>
        </w:rPr>
      </w:pPr>
      <w:r>
        <w:rPr>
          <w:rFonts w:hint="eastAsia"/>
          <w:b/>
          <w:sz w:val="36"/>
          <w:szCs w:val="36"/>
        </w:rPr>
        <w:lastRenderedPageBreak/>
        <w:t>独</w:t>
      </w:r>
      <w:r>
        <w:rPr>
          <w:rFonts w:hint="eastAsia"/>
          <w:b/>
          <w:sz w:val="36"/>
          <w:szCs w:val="36"/>
        </w:rPr>
        <w:t xml:space="preserve"> </w:t>
      </w:r>
      <w:r>
        <w:rPr>
          <w:rFonts w:hint="eastAsia"/>
          <w:b/>
          <w:sz w:val="36"/>
          <w:szCs w:val="36"/>
        </w:rPr>
        <w:t>创</w:t>
      </w:r>
      <w:r>
        <w:rPr>
          <w:rFonts w:hint="eastAsia"/>
          <w:b/>
          <w:sz w:val="36"/>
          <w:szCs w:val="36"/>
        </w:rPr>
        <w:t xml:space="preserve"> </w:t>
      </w:r>
      <w:r>
        <w:rPr>
          <w:rFonts w:hint="eastAsia"/>
          <w:b/>
          <w:sz w:val="36"/>
          <w:szCs w:val="36"/>
        </w:rPr>
        <w:t>性</w:t>
      </w:r>
      <w:r>
        <w:rPr>
          <w:rFonts w:hint="eastAsia"/>
          <w:b/>
          <w:sz w:val="36"/>
          <w:szCs w:val="36"/>
        </w:rPr>
        <w:t xml:space="preserve"> </w:t>
      </w:r>
      <w:r>
        <w:rPr>
          <w:rFonts w:hint="eastAsia"/>
          <w:b/>
          <w:sz w:val="36"/>
          <w:szCs w:val="36"/>
        </w:rPr>
        <w:t>声</w:t>
      </w:r>
      <w:r>
        <w:rPr>
          <w:rFonts w:hint="eastAsia"/>
          <w:b/>
          <w:sz w:val="36"/>
          <w:szCs w:val="36"/>
        </w:rPr>
        <w:t xml:space="preserve"> </w:t>
      </w:r>
      <w:r>
        <w:rPr>
          <w:rFonts w:hint="eastAsia"/>
          <w:b/>
          <w:sz w:val="36"/>
          <w:szCs w:val="36"/>
        </w:rPr>
        <w:t>明</w:t>
      </w:r>
    </w:p>
    <w:p w14:paraId="196A52D1" w14:textId="77777777" w:rsidR="000E7101" w:rsidRDefault="000E7101">
      <w:pPr>
        <w:spacing w:line="360" w:lineRule="auto"/>
        <w:ind w:firstLine="435"/>
        <w:rPr>
          <w:sz w:val="24"/>
        </w:rPr>
      </w:pPr>
    </w:p>
    <w:p w14:paraId="1EF7DE64" w14:textId="77777777" w:rsidR="000E7101" w:rsidRDefault="00000000">
      <w:pPr>
        <w:spacing w:line="360" w:lineRule="auto"/>
        <w:ind w:firstLine="435"/>
        <w:rPr>
          <w:sz w:val="24"/>
        </w:rPr>
      </w:pPr>
      <w:r>
        <w:rPr>
          <w:rFonts w:hint="eastAsia"/>
          <w:sz w:val="24"/>
        </w:rPr>
        <w:t>本人郑重声明：本毕业设计（论文）的所有工作，是在指导教师指导下，由作者本人独立完成的。有关观点、方法、数据和文献等的引用已在文中指出，并与参考文献相对应。除文中已经注明引用的内容外，本毕业设计（论文）不包含任何其他个人或集体已经公开发表的作品成果。对本文的研究做出重要贡献的个人和集体，均已在文中以明确方式表明。本毕业设计（论文）文责自负。</w:t>
      </w:r>
    </w:p>
    <w:p w14:paraId="261B5A3A" w14:textId="77777777" w:rsidR="000E7101" w:rsidRDefault="000E7101">
      <w:pPr>
        <w:spacing w:line="360" w:lineRule="auto"/>
        <w:ind w:firstLine="435"/>
        <w:rPr>
          <w:sz w:val="24"/>
        </w:rPr>
      </w:pPr>
    </w:p>
    <w:p w14:paraId="026129E2" w14:textId="77777777" w:rsidR="000E7101" w:rsidRDefault="00000000">
      <w:pPr>
        <w:spacing w:line="360" w:lineRule="auto"/>
        <w:ind w:firstLineChars="630" w:firstLine="1512"/>
        <w:rPr>
          <w:sz w:val="30"/>
          <w:szCs w:val="30"/>
        </w:rPr>
      </w:pPr>
      <w:r>
        <w:rPr>
          <w:rFonts w:hint="eastAsia"/>
          <w:sz w:val="24"/>
        </w:rPr>
        <w:t>作者签名：</w:t>
      </w:r>
      <w:r>
        <w:rPr>
          <w:rFonts w:hint="eastAsia"/>
          <w:noProof/>
          <w:sz w:val="24"/>
        </w:rPr>
        <w:drawing>
          <wp:inline distT="0" distB="0" distL="0" distR="0" wp14:anchorId="0074992D" wp14:editId="14251164">
            <wp:extent cx="850900" cy="603885"/>
            <wp:effectExtent l="0" t="0" r="6350" b="5715"/>
            <wp:docPr id="197589916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99162" name="图片 7"/>
                    <pic:cNvPicPr>
                      <a:picLocks noChangeAspect="1" noChangeArrowheads="1"/>
                    </pic:cNvPicPr>
                  </pic:nvPicPr>
                  <pic:blipFill>
                    <a:blip r:embed="rId11" cstate="hqprint">
                      <a:extLst>
                        <a:ext uri="{28A0092B-C50C-407E-A947-70E740481C1C}">
                          <a14:useLocalDpi xmlns:a14="http://schemas.microsoft.com/office/drawing/2010/main" val="0"/>
                        </a:ext>
                      </a:extLst>
                    </a:blip>
                    <a:srcRect/>
                    <a:stretch>
                      <a:fillRect/>
                    </a:stretch>
                  </pic:blipFill>
                  <pic:spPr>
                    <a:xfrm rot="10800000" flipH="1" flipV="1">
                      <a:off x="0" y="0"/>
                      <a:ext cx="889356" cy="631358"/>
                    </a:xfrm>
                    <a:prstGeom prst="rect">
                      <a:avLst/>
                    </a:prstGeom>
                    <a:noFill/>
                    <a:ln>
                      <a:noFill/>
                    </a:ln>
                  </pic:spPr>
                </pic:pic>
              </a:graphicData>
            </a:graphic>
          </wp:inline>
        </w:drawing>
      </w:r>
      <w:r>
        <w:rPr>
          <w:rFonts w:hint="eastAsia"/>
          <w:sz w:val="24"/>
        </w:rPr>
        <w:t xml:space="preserve">   </w:t>
      </w:r>
      <w:r>
        <w:rPr>
          <w:rFonts w:hint="eastAsia"/>
          <w:sz w:val="24"/>
        </w:rPr>
        <w:t>签字日期：</w:t>
      </w:r>
      <w:r>
        <w:rPr>
          <w:rFonts w:hint="eastAsia"/>
          <w:sz w:val="24"/>
        </w:rPr>
        <w:t>2025</w:t>
      </w:r>
      <w:r>
        <w:rPr>
          <w:rFonts w:hint="eastAsia"/>
          <w:sz w:val="24"/>
        </w:rPr>
        <w:t>年</w:t>
      </w:r>
      <w:r>
        <w:rPr>
          <w:rFonts w:hint="eastAsia"/>
          <w:sz w:val="24"/>
        </w:rPr>
        <w:t xml:space="preserve"> 6</w:t>
      </w:r>
      <w:r>
        <w:rPr>
          <w:rFonts w:hint="eastAsia"/>
          <w:sz w:val="24"/>
        </w:rPr>
        <w:t>月</w:t>
      </w:r>
      <w:r>
        <w:rPr>
          <w:rFonts w:hint="eastAsia"/>
          <w:sz w:val="24"/>
        </w:rPr>
        <w:t xml:space="preserve"> 4</w:t>
      </w:r>
      <w:r>
        <w:rPr>
          <w:rFonts w:hint="eastAsia"/>
          <w:sz w:val="24"/>
        </w:rPr>
        <w:t>日</w:t>
      </w:r>
    </w:p>
    <w:p w14:paraId="6490692A" w14:textId="77777777" w:rsidR="000E7101" w:rsidRDefault="000E7101">
      <w:pPr>
        <w:spacing w:line="360" w:lineRule="auto"/>
        <w:ind w:firstLine="435"/>
        <w:rPr>
          <w:sz w:val="30"/>
          <w:szCs w:val="30"/>
        </w:rPr>
      </w:pPr>
    </w:p>
    <w:p w14:paraId="131F5498" w14:textId="77777777" w:rsidR="000E7101" w:rsidRDefault="000E7101">
      <w:pPr>
        <w:spacing w:line="360" w:lineRule="auto"/>
        <w:ind w:firstLine="435"/>
        <w:rPr>
          <w:sz w:val="30"/>
          <w:szCs w:val="30"/>
        </w:rPr>
      </w:pPr>
    </w:p>
    <w:p w14:paraId="33FCF7A7" w14:textId="77777777" w:rsidR="000E7101" w:rsidRDefault="00000000">
      <w:pPr>
        <w:spacing w:line="360" w:lineRule="auto"/>
        <w:jc w:val="center"/>
        <w:rPr>
          <w:b/>
          <w:sz w:val="36"/>
          <w:szCs w:val="36"/>
        </w:rPr>
      </w:pPr>
      <w:r>
        <w:rPr>
          <w:rFonts w:hint="eastAsia"/>
          <w:b/>
          <w:sz w:val="36"/>
          <w:szCs w:val="36"/>
        </w:rPr>
        <w:t>毕业设计（论文）版权使用授权书</w:t>
      </w:r>
    </w:p>
    <w:p w14:paraId="0AB5907F" w14:textId="77777777" w:rsidR="000E7101" w:rsidRDefault="000E7101">
      <w:pPr>
        <w:spacing w:line="360" w:lineRule="auto"/>
        <w:ind w:firstLineChars="192" w:firstLine="461"/>
        <w:rPr>
          <w:sz w:val="24"/>
        </w:rPr>
      </w:pPr>
    </w:p>
    <w:p w14:paraId="72750EE8" w14:textId="77777777" w:rsidR="000E7101" w:rsidRDefault="00000000">
      <w:pPr>
        <w:spacing w:line="360" w:lineRule="auto"/>
        <w:ind w:firstLineChars="192" w:firstLine="461"/>
        <w:rPr>
          <w:sz w:val="24"/>
        </w:rPr>
      </w:pPr>
      <w:r>
        <w:rPr>
          <w:rFonts w:hint="eastAsia"/>
          <w:sz w:val="24"/>
        </w:rPr>
        <w:t>本毕业设计（论文）作者特授权辽宁科技大学可以将毕业设计（论文）的全部或部分内容编入有关数据库进行检索，并采用影印、缩印或扫描等复制手段保存、汇编以供查阅和借阅。同意学校向国家有关部门或机构送交论文的复印件或电子版。</w:t>
      </w:r>
    </w:p>
    <w:p w14:paraId="0FC9D205" w14:textId="77777777" w:rsidR="000E7101" w:rsidRDefault="00000000">
      <w:pPr>
        <w:spacing w:line="360" w:lineRule="auto"/>
        <w:rPr>
          <w:sz w:val="24"/>
        </w:rPr>
      </w:pPr>
      <w:r>
        <w:rPr>
          <w:rFonts w:hint="eastAsia"/>
          <w:sz w:val="24"/>
        </w:rPr>
        <w:t xml:space="preserve">          </w:t>
      </w:r>
    </w:p>
    <w:p w14:paraId="4C8AC77B" w14:textId="77777777" w:rsidR="000E7101" w:rsidRDefault="00000000">
      <w:pPr>
        <w:spacing w:line="360" w:lineRule="auto"/>
        <w:ind w:firstLineChars="500" w:firstLine="1200"/>
        <w:rPr>
          <w:sz w:val="24"/>
        </w:rPr>
      </w:pPr>
      <w:r>
        <w:rPr>
          <w:rFonts w:hint="eastAsia"/>
          <w:sz w:val="24"/>
        </w:rPr>
        <w:t xml:space="preserve">              </w:t>
      </w:r>
      <w:r>
        <w:rPr>
          <w:rFonts w:ascii="宋体" w:hAnsi="宋体" w:hint="eastAsia"/>
          <w:sz w:val="24"/>
        </w:rPr>
        <w:t xml:space="preserve">   □保密      在  年解密后适用本授权书。</w:t>
      </w:r>
    </w:p>
    <w:p w14:paraId="0313A655" w14:textId="77777777" w:rsidR="000E7101" w:rsidRDefault="00000000">
      <w:pPr>
        <w:spacing w:line="360" w:lineRule="auto"/>
        <w:ind w:firstLineChars="200" w:firstLine="480"/>
        <w:rPr>
          <w:sz w:val="24"/>
        </w:rPr>
      </w:pPr>
      <w:r>
        <w:rPr>
          <w:rFonts w:hint="eastAsia"/>
          <w:sz w:val="24"/>
        </w:rPr>
        <w:t>本毕业设计（论文）属于</w:t>
      </w:r>
    </w:p>
    <w:p w14:paraId="23E0CCE5" w14:textId="77777777" w:rsidR="000E7101" w:rsidRDefault="00000000">
      <w:pPr>
        <w:spacing w:line="360" w:lineRule="auto"/>
        <w:rPr>
          <w:sz w:val="24"/>
        </w:rPr>
      </w:pPr>
      <w:r>
        <w:rPr>
          <w:rFonts w:hint="eastAsia"/>
          <w:noProof/>
          <w:sz w:val="24"/>
        </w:rPr>
        <mc:AlternateContent>
          <mc:Choice Requires="wpi">
            <w:drawing>
              <wp:anchor distT="0" distB="0" distL="114300" distR="114300" simplePos="0" relativeHeight="251658240" behindDoc="0" locked="0" layoutInCell="1" allowOverlap="1" wp14:anchorId="6D18EC17" wp14:editId="70260DA0">
                <wp:simplePos x="0" y="0"/>
                <wp:positionH relativeFrom="column">
                  <wp:posOffset>2037715</wp:posOffset>
                </wp:positionH>
                <wp:positionV relativeFrom="paragraph">
                  <wp:posOffset>-43180</wp:posOffset>
                </wp:positionV>
                <wp:extent cx="287020" cy="227330"/>
                <wp:effectExtent l="38100" t="38100" r="36830" b="39370"/>
                <wp:wrapNone/>
                <wp:docPr id="1107193215" name="墨迹 8"/>
                <wp:cNvGraphicFramePr/>
                <a:graphic xmlns:a="http://schemas.openxmlformats.org/drawingml/2006/main">
                  <a:graphicData uri="http://schemas.microsoft.com/office/word/2010/wordprocessingInk">
                    <w14:contentPart bwMode="auto" r:id="rId12">
                      <w14:nvContentPartPr>
                        <w14:cNvContentPartPr/>
                      </w14:nvContentPartPr>
                      <w14:xfrm>
                        <a:off x="0" y="0"/>
                        <a:ext cx="287020" cy="227330"/>
                      </w14:xfrm>
                    </w14:contentPart>
                  </a:graphicData>
                </a:graphic>
              </wp:anchor>
            </w:drawing>
          </mc:Choice>
          <mc:Fallback>
            <w:pict>
              <v:shapetype w14:anchorId="08AD745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8" o:spid="_x0000_s1026" type="#_x0000_t75" style="position:absolute;margin-left:159.95pt;margin-top:-3.9pt;width:23.55pt;height:18.8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">
                <v:imagedata r:id="rId13" o:title=""/>
              </v:shape>
            </w:pict>
          </mc:Fallback>
        </mc:AlternateContent>
      </w:r>
      <w:r>
        <w:rPr>
          <w:rFonts w:hint="eastAsia"/>
          <w:sz w:val="24"/>
        </w:rPr>
        <w:t xml:space="preserve">                           </w:t>
      </w:r>
      <w:r>
        <w:rPr>
          <w:rFonts w:ascii="宋体" w:hAnsi="宋体" w:hint="eastAsia"/>
          <w:sz w:val="24"/>
        </w:rPr>
        <w:t>□不保密</w:t>
      </w:r>
    </w:p>
    <w:p w14:paraId="022121A6" w14:textId="77777777" w:rsidR="000E7101" w:rsidRDefault="000E7101">
      <w:pPr>
        <w:spacing w:line="360" w:lineRule="auto"/>
        <w:rPr>
          <w:sz w:val="24"/>
        </w:rPr>
      </w:pPr>
    </w:p>
    <w:p w14:paraId="4C14871D" w14:textId="77777777" w:rsidR="000E7101" w:rsidRDefault="00000000">
      <w:pPr>
        <w:spacing w:line="360" w:lineRule="auto"/>
        <w:ind w:firstLineChars="200" w:firstLine="480"/>
        <w:rPr>
          <w:sz w:val="24"/>
        </w:rPr>
      </w:pPr>
      <w:r>
        <w:rPr>
          <w:rFonts w:hint="eastAsia"/>
          <w:sz w:val="24"/>
        </w:rPr>
        <w:t>作者签名：</w:t>
      </w:r>
      <w:r>
        <w:rPr>
          <w:rFonts w:hint="eastAsia"/>
          <w:noProof/>
          <w:sz w:val="24"/>
        </w:rPr>
        <w:drawing>
          <wp:inline distT="0" distB="0" distL="0" distR="0" wp14:anchorId="7EE59E7E" wp14:editId="49FE5337">
            <wp:extent cx="850900" cy="603885"/>
            <wp:effectExtent l="0" t="0" r="6350" b="5715"/>
            <wp:docPr id="134011486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4868" name="图片 7"/>
                    <pic:cNvPicPr>
                      <a:picLocks noChangeAspect="1" noChangeArrowheads="1"/>
                    </pic:cNvPicPr>
                  </pic:nvPicPr>
                  <pic:blipFill>
                    <a:blip r:embed="rId11" cstate="hqprint">
                      <a:extLst>
                        <a:ext uri="{28A0092B-C50C-407E-A947-70E740481C1C}">
                          <a14:useLocalDpi xmlns:a14="http://schemas.microsoft.com/office/drawing/2010/main" val="0"/>
                        </a:ext>
                      </a:extLst>
                    </a:blip>
                    <a:srcRect/>
                    <a:stretch>
                      <a:fillRect/>
                    </a:stretch>
                  </pic:blipFill>
                  <pic:spPr>
                    <a:xfrm rot="10800000" flipH="1" flipV="1">
                      <a:off x="0" y="0"/>
                      <a:ext cx="889356" cy="631358"/>
                    </a:xfrm>
                    <a:prstGeom prst="rect">
                      <a:avLst/>
                    </a:prstGeom>
                    <a:noFill/>
                    <a:ln>
                      <a:noFill/>
                    </a:ln>
                  </pic:spPr>
                </pic:pic>
              </a:graphicData>
            </a:graphic>
          </wp:inline>
        </w:drawing>
      </w:r>
      <w:r>
        <w:rPr>
          <w:sz w:val="24"/>
        </w:rPr>
        <w:t xml:space="preserve">              </w:t>
      </w:r>
      <w:r>
        <w:rPr>
          <w:rFonts w:hint="eastAsia"/>
          <w:sz w:val="24"/>
        </w:rPr>
        <w:t xml:space="preserve">        </w:t>
      </w:r>
      <w:r>
        <w:rPr>
          <w:rFonts w:hint="eastAsia"/>
          <w:sz w:val="24"/>
        </w:rPr>
        <w:t>导师签名：</w:t>
      </w:r>
      <w:r>
        <w:rPr>
          <w:noProof/>
          <w:sz w:val="24"/>
        </w:rPr>
        <w:drawing>
          <wp:inline distT="0" distB="0" distL="0" distR="0" wp14:anchorId="3CCB402B" wp14:editId="5C698DA2">
            <wp:extent cx="1051560" cy="480695"/>
            <wp:effectExtent l="0" t="0" r="0" b="0"/>
            <wp:docPr id="1580654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5438" name="图片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053385" cy="481868"/>
                    </a:xfrm>
                    <a:prstGeom prst="rect">
                      <a:avLst/>
                    </a:prstGeom>
                    <a:noFill/>
                  </pic:spPr>
                </pic:pic>
              </a:graphicData>
            </a:graphic>
          </wp:inline>
        </w:drawing>
      </w:r>
    </w:p>
    <w:p w14:paraId="4A904B03" w14:textId="77777777" w:rsidR="000E7101" w:rsidRDefault="00000000">
      <w:pPr>
        <w:spacing w:line="360" w:lineRule="auto"/>
        <w:ind w:firstLineChars="200" w:firstLine="480"/>
        <w:rPr>
          <w:sz w:val="24"/>
        </w:rPr>
      </w:pPr>
      <w:r>
        <w:rPr>
          <w:rFonts w:hint="eastAsia"/>
          <w:sz w:val="24"/>
        </w:rPr>
        <w:t>签字日期：</w:t>
      </w:r>
      <w:r>
        <w:rPr>
          <w:rFonts w:hint="eastAsia"/>
          <w:sz w:val="24"/>
        </w:rPr>
        <w:t>2025</w:t>
      </w:r>
      <w:r>
        <w:rPr>
          <w:rFonts w:hint="eastAsia"/>
          <w:sz w:val="24"/>
        </w:rPr>
        <w:t>年</w:t>
      </w:r>
      <w:r>
        <w:rPr>
          <w:sz w:val="24"/>
        </w:rPr>
        <w:t xml:space="preserve">  </w:t>
      </w:r>
      <w:r>
        <w:rPr>
          <w:rFonts w:hint="eastAsia"/>
          <w:sz w:val="24"/>
        </w:rPr>
        <w:t>6</w:t>
      </w:r>
      <w:r>
        <w:rPr>
          <w:rFonts w:hint="eastAsia"/>
          <w:sz w:val="24"/>
        </w:rPr>
        <w:t>月</w:t>
      </w:r>
      <w:r>
        <w:rPr>
          <w:sz w:val="24"/>
        </w:rPr>
        <w:t xml:space="preserve">  </w:t>
      </w:r>
      <w:r>
        <w:rPr>
          <w:rFonts w:hint="eastAsia"/>
          <w:sz w:val="24"/>
        </w:rPr>
        <w:t>4</w:t>
      </w:r>
      <w:r>
        <w:rPr>
          <w:rFonts w:hint="eastAsia"/>
          <w:sz w:val="24"/>
        </w:rPr>
        <w:t>日</w:t>
      </w:r>
      <w:r>
        <w:rPr>
          <w:sz w:val="24"/>
        </w:rPr>
        <w:t xml:space="preserve">            </w:t>
      </w:r>
      <w:r>
        <w:rPr>
          <w:rFonts w:hint="eastAsia"/>
          <w:sz w:val="24"/>
        </w:rPr>
        <w:t>签字日期：</w:t>
      </w:r>
      <w:r>
        <w:rPr>
          <w:rFonts w:hint="eastAsia"/>
          <w:sz w:val="24"/>
        </w:rPr>
        <w:t>2025</w:t>
      </w:r>
      <w:r>
        <w:rPr>
          <w:rFonts w:hint="eastAsia"/>
          <w:sz w:val="24"/>
        </w:rPr>
        <w:t>年</w:t>
      </w:r>
      <w:r>
        <w:rPr>
          <w:sz w:val="24"/>
        </w:rPr>
        <w:t xml:space="preserve">  </w:t>
      </w:r>
      <w:r>
        <w:rPr>
          <w:rFonts w:hint="eastAsia"/>
          <w:sz w:val="24"/>
        </w:rPr>
        <w:t>6</w:t>
      </w:r>
      <w:r>
        <w:rPr>
          <w:rFonts w:hint="eastAsia"/>
          <w:sz w:val="24"/>
        </w:rPr>
        <w:t>月</w:t>
      </w:r>
      <w:r>
        <w:rPr>
          <w:sz w:val="24"/>
        </w:rPr>
        <w:t xml:space="preserve">  </w:t>
      </w:r>
      <w:r>
        <w:rPr>
          <w:rFonts w:hint="eastAsia"/>
          <w:sz w:val="24"/>
        </w:rPr>
        <w:t>4</w:t>
      </w:r>
      <w:r>
        <w:rPr>
          <w:rFonts w:hint="eastAsia"/>
          <w:sz w:val="24"/>
        </w:rPr>
        <w:t>日</w:t>
      </w:r>
      <w:r>
        <w:rPr>
          <w:sz w:val="24"/>
        </w:rPr>
        <w:t xml:space="preserve"> </w:t>
      </w:r>
    </w:p>
    <w:p w14:paraId="1C9A9D04" w14:textId="77777777" w:rsidR="000E7101" w:rsidRDefault="000E7101">
      <w:pPr>
        <w:spacing w:line="360" w:lineRule="auto"/>
      </w:pPr>
    </w:p>
    <w:p w14:paraId="72865DA5" w14:textId="77777777" w:rsidR="000E7101" w:rsidRDefault="000E7101">
      <w:pPr>
        <w:wordWrap w:val="0"/>
        <w:rPr>
          <w:rFonts w:ascii="黑体" w:eastAsia="黑体"/>
          <w:w w:val="90"/>
          <w:sz w:val="44"/>
          <w:szCs w:val="44"/>
        </w:rPr>
        <w:sectPr w:rsidR="000E7101">
          <w:headerReference w:type="default" r:id="rId15"/>
          <w:type w:val="continuous"/>
          <w:pgSz w:w="11906" w:h="16838"/>
          <w:pgMar w:top="1701" w:right="1417" w:bottom="1417" w:left="1417" w:header="851" w:footer="992" w:gutter="0"/>
          <w:cols w:space="720"/>
          <w:docGrid w:type="lines" w:linePitch="312"/>
        </w:sectPr>
      </w:pPr>
    </w:p>
    <w:p w14:paraId="27C36FD0" w14:textId="77777777" w:rsidR="000E7101" w:rsidRDefault="000E7101">
      <w:pPr>
        <w:wordWrap w:val="0"/>
        <w:rPr>
          <w:rFonts w:ascii="黑体" w:eastAsia="黑体"/>
          <w:w w:val="90"/>
          <w:sz w:val="44"/>
          <w:szCs w:val="44"/>
        </w:rPr>
        <w:sectPr w:rsidR="000E7101">
          <w:type w:val="continuous"/>
          <w:pgSz w:w="11906" w:h="16838"/>
          <w:pgMar w:top="1701" w:right="1417" w:bottom="1417" w:left="1417" w:header="851" w:footer="992" w:gutter="0"/>
          <w:cols w:space="720"/>
          <w:docGrid w:type="lines" w:linePitch="312"/>
        </w:sectPr>
      </w:pPr>
    </w:p>
    <w:p w14:paraId="0FA5558F" w14:textId="77777777" w:rsidR="000E7101" w:rsidRDefault="00000000">
      <w:pPr>
        <w:pageBreakBefore/>
        <w:wordWrap w:val="0"/>
        <w:spacing w:line="360" w:lineRule="auto"/>
        <w:jc w:val="center"/>
        <w:rPr>
          <w:rFonts w:ascii="黑体" w:eastAsia="黑体"/>
          <w:w w:val="90"/>
          <w:sz w:val="44"/>
          <w:szCs w:val="44"/>
        </w:rPr>
      </w:pPr>
      <w:r>
        <w:rPr>
          <w:rFonts w:ascii="黑体" w:eastAsia="黑体" w:hint="eastAsia"/>
          <w:w w:val="90"/>
          <w:sz w:val="44"/>
          <w:szCs w:val="44"/>
        </w:rPr>
        <w:lastRenderedPageBreak/>
        <w:t>基于</w:t>
      </w:r>
      <w:r w:rsidRPr="004C3636">
        <w:rPr>
          <w:rFonts w:eastAsia="黑体"/>
          <w:w w:val="90"/>
          <w:sz w:val="44"/>
          <w:szCs w:val="44"/>
        </w:rPr>
        <w:t>STM32</w:t>
      </w:r>
      <w:r>
        <w:rPr>
          <w:rFonts w:ascii="黑体" w:eastAsia="黑体" w:hint="eastAsia"/>
          <w:w w:val="90"/>
          <w:sz w:val="44"/>
          <w:szCs w:val="44"/>
        </w:rPr>
        <w:t>的云平台楼宇安防与光伏并网系统设计</w:t>
      </w:r>
    </w:p>
    <w:p w14:paraId="54CFFE01" w14:textId="77777777" w:rsidR="000E7101" w:rsidRDefault="00000000">
      <w:pPr>
        <w:wordWrap w:val="0"/>
        <w:spacing w:line="360" w:lineRule="auto"/>
        <w:jc w:val="center"/>
        <w:rPr>
          <w:rFonts w:ascii="黑体" w:eastAsia="黑体" w:hAnsi="黑体" w:cs="黑体" w:hint="eastAsia"/>
          <w:sz w:val="32"/>
          <w:szCs w:val="32"/>
        </w:rPr>
      </w:pPr>
      <w:r>
        <w:rPr>
          <w:rFonts w:ascii="黑体" w:eastAsia="黑体" w:hAnsi="黑体" w:cs="黑体" w:hint="eastAsia"/>
          <w:sz w:val="32"/>
          <w:szCs w:val="32"/>
        </w:rPr>
        <w:t>摘　　要</w:t>
      </w:r>
    </w:p>
    <w:p w14:paraId="4A5048E6" w14:textId="77777777" w:rsidR="000E7101" w:rsidRDefault="00000000">
      <w:pPr>
        <w:wordWrap w:val="0"/>
        <w:spacing w:line="360" w:lineRule="auto"/>
        <w:ind w:firstLineChars="200" w:firstLine="480"/>
        <w:rPr>
          <w:rFonts w:ascii="楷体" w:eastAsia="楷体" w:hAnsi="楷体" w:hint="eastAsia"/>
          <w:sz w:val="24"/>
          <w:szCs w:val="28"/>
        </w:rPr>
      </w:pPr>
      <w:r>
        <w:rPr>
          <w:rFonts w:ascii="楷体" w:eastAsia="楷体" w:hAnsi="楷体" w:hint="eastAsia"/>
          <w:sz w:val="24"/>
          <w:szCs w:val="28"/>
        </w:rPr>
        <w:t>随着城市化进程加速，高层建筑数量激增，消防安全与能源管理问题日益突出。本文设计并实现了一种基于</w:t>
      </w:r>
      <w:r w:rsidRPr="00B4133D">
        <w:rPr>
          <w:rFonts w:eastAsia="楷体"/>
          <w:sz w:val="24"/>
          <w:szCs w:val="28"/>
        </w:rPr>
        <w:t>STM32</w:t>
      </w:r>
      <w:r>
        <w:rPr>
          <w:rFonts w:ascii="楷体" w:eastAsia="楷体" w:hAnsi="楷体" w:hint="eastAsia"/>
          <w:sz w:val="24"/>
          <w:szCs w:val="28"/>
        </w:rPr>
        <w:t>的智慧楼宇综合管理系统，集成火灾监测、人员身份识别、节能照明及太阳能逆变并网等功能，旨在提升楼宇安全性、能效与管理智能化水平。</w:t>
      </w:r>
    </w:p>
    <w:p w14:paraId="050985E9" w14:textId="77777777" w:rsidR="000E7101" w:rsidRDefault="00000000">
      <w:pPr>
        <w:wordWrap w:val="0"/>
        <w:spacing w:line="360" w:lineRule="auto"/>
        <w:ind w:firstLineChars="200" w:firstLine="480"/>
        <w:rPr>
          <w:rFonts w:ascii="楷体" w:eastAsia="楷体" w:hAnsi="楷体" w:hint="eastAsia"/>
          <w:sz w:val="24"/>
          <w:szCs w:val="28"/>
        </w:rPr>
      </w:pPr>
      <w:r>
        <w:rPr>
          <w:rFonts w:ascii="楷体" w:eastAsia="楷体" w:hAnsi="楷体" w:hint="eastAsia"/>
          <w:sz w:val="24"/>
          <w:szCs w:val="28"/>
        </w:rPr>
        <w:t>系统采用多传感器融合技术，通</w:t>
      </w:r>
      <w:r w:rsidRPr="00B4133D">
        <w:rPr>
          <w:rFonts w:eastAsia="楷体" w:hint="eastAsia"/>
          <w:sz w:val="24"/>
          <w:szCs w:val="28"/>
        </w:rPr>
        <w:t>过</w:t>
      </w:r>
      <w:r w:rsidRPr="00B4133D">
        <w:rPr>
          <w:rFonts w:eastAsia="楷体" w:hint="eastAsia"/>
          <w:sz w:val="24"/>
          <w:szCs w:val="28"/>
        </w:rPr>
        <w:t>MQ-2</w:t>
      </w:r>
      <w:r>
        <w:rPr>
          <w:rFonts w:ascii="楷体" w:eastAsia="楷体" w:hAnsi="楷体" w:hint="eastAsia"/>
          <w:sz w:val="24"/>
          <w:szCs w:val="28"/>
        </w:rPr>
        <w:t>烟雾</w:t>
      </w:r>
      <w:r w:rsidRPr="00B4133D">
        <w:rPr>
          <w:rFonts w:eastAsia="楷体" w:hint="eastAsia"/>
          <w:sz w:val="24"/>
          <w:szCs w:val="28"/>
        </w:rPr>
        <w:t>传感器与</w:t>
      </w:r>
      <w:r w:rsidRPr="00B4133D">
        <w:rPr>
          <w:rFonts w:eastAsia="楷体" w:hint="eastAsia"/>
          <w:sz w:val="24"/>
          <w:szCs w:val="28"/>
        </w:rPr>
        <w:t>HY-01</w:t>
      </w:r>
      <w:r w:rsidRPr="00B4133D">
        <w:rPr>
          <w:rFonts w:eastAsia="楷体" w:hint="eastAsia"/>
          <w:sz w:val="24"/>
          <w:szCs w:val="28"/>
        </w:rPr>
        <w:t>火焰传感器协同检测火情，并通过红外热释电传感器实现人员活动感知与自动照明控制；利用</w:t>
      </w:r>
      <w:r w:rsidRPr="00B4133D">
        <w:rPr>
          <w:rFonts w:eastAsia="楷体" w:hint="eastAsia"/>
          <w:sz w:val="24"/>
          <w:szCs w:val="28"/>
        </w:rPr>
        <w:t>RFID</w:t>
      </w:r>
      <w:r w:rsidRPr="00B4133D">
        <w:rPr>
          <w:rFonts w:eastAsia="楷体" w:hint="eastAsia"/>
          <w:sz w:val="24"/>
          <w:szCs w:val="28"/>
        </w:rPr>
        <w:t>、指纹识别及</w:t>
      </w:r>
      <w:r w:rsidRPr="00B4133D">
        <w:rPr>
          <w:rFonts w:eastAsia="楷体" w:hint="eastAsia"/>
          <w:sz w:val="24"/>
          <w:szCs w:val="28"/>
        </w:rPr>
        <w:t>RDK-X5</w:t>
      </w:r>
      <w:r w:rsidRPr="00B4133D">
        <w:rPr>
          <w:rFonts w:eastAsia="楷体" w:hint="eastAsia"/>
          <w:sz w:val="24"/>
          <w:szCs w:val="28"/>
        </w:rPr>
        <w:t>人脸识别模块构建多重身份验证机制，确保楼宇出入安全；还采用晶闸管有源逆变技术，将楼顶太阳能板发电并网，辅以</w:t>
      </w:r>
      <w:r w:rsidRPr="00B4133D">
        <w:rPr>
          <w:rFonts w:eastAsia="楷体" w:hint="eastAsia"/>
          <w:sz w:val="24"/>
          <w:szCs w:val="28"/>
        </w:rPr>
        <w:t>HLW8032</w:t>
      </w:r>
      <w:r w:rsidRPr="00B4133D">
        <w:rPr>
          <w:rFonts w:eastAsia="楷体" w:hint="eastAsia"/>
          <w:sz w:val="24"/>
          <w:szCs w:val="28"/>
        </w:rPr>
        <w:t>电能监测模块实现闭环调控和电能计算。系统还通过</w:t>
      </w:r>
      <w:r w:rsidRPr="00B4133D">
        <w:rPr>
          <w:rFonts w:eastAsia="楷体" w:hint="eastAsia"/>
          <w:sz w:val="24"/>
          <w:szCs w:val="28"/>
        </w:rPr>
        <w:t>ESP8266</w:t>
      </w:r>
      <w:r w:rsidRPr="00B4133D">
        <w:rPr>
          <w:rFonts w:eastAsia="楷体" w:hint="eastAsia"/>
          <w:sz w:val="24"/>
          <w:szCs w:val="28"/>
        </w:rPr>
        <w:t>物联网模块与点灯科技、巴法云平台对接，可以实现火灾实时报警、远程状态监控及微信推送功能，并采用</w:t>
      </w:r>
      <w:r w:rsidRPr="00B4133D">
        <w:rPr>
          <w:rFonts w:eastAsia="楷体" w:hint="eastAsia"/>
          <w:sz w:val="24"/>
          <w:szCs w:val="28"/>
        </w:rPr>
        <w:t>AIR780E 4G</w:t>
      </w:r>
      <w:r w:rsidRPr="00B4133D">
        <w:rPr>
          <w:rFonts w:eastAsia="楷体" w:hint="eastAsia"/>
          <w:sz w:val="24"/>
          <w:szCs w:val="28"/>
        </w:rPr>
        <w:t>模块作为</w:t>
      </w:r>
      <w:r>
        <w:rPr>
          <w:rFonts w:ascii="楷体" w:eastAsia="楷体" w:hAnsi="楷体" w:hint="eastAsia"/>
          <w:sz w:val="24"/>
          <w:szCs w:val="28"/>
        </w:rPr>
        <w:t>通信冗余，增强系统的可靠性。</w:t>
      </w:r>
    </w:p>
    <w:p w14:paraId="5962F3C4" w14:textId="77777777" w:rsidR="000E7101" w:rsidRDefault="00000000">
      <w:pPr>
        <w:wordWrap w:val="0"/>
        <w:spacing w:line="360" w:lineRule="auto"/>
        <w:ind w:firstLineChars="200" w:firstLine="480"/>
        <w:rPr>
          <w:rFonts w:ascii="楷体" w:eastAsia="楷体" w:hAnsi="楷体" w:hint="eastAsia"/>
          <w:sz w:val="24"/>
          <w:szCs w:val="28"/>
        </w:rPr>
      </w:pPr>
      <w:r>
        <w:rPr>
          <w:rFonts w:ascii="楷体" w:eastAsia="楷体" w:hAnsi="楷体" w:hint="eastAsia"/>
          <w:sz w:val="24"/>
          <w:szCs w:val="28"/>
        </w:rPr>
        <w:t>测试结果表明，系统火灾检测响应时间小</w:t>
      </w:r>
      <w:r w:rsidRPr="00B4133D">
        <w:rPr>
          <w:rFonts w:eastAsia="楷体" w:hint="eastAsia"/>
          <w:sz w:val="24"/>
          <w:szCs w:val="28"/>
        </w:rPr>
        <w:t>于</w:t>
      </w:r>
      <w:r w:rsidRPr="00B4133D">
        <w:rPr>
          <w:rFonts w:eastAsia="楷体" w:hint="eastAsia"/>
          <w:sz w:val="24"/>
          <w:szCs w:val="28"/>
        </w:rPr>
        <w:t>5</w:t>
      </w:r>
      <w:r w:rsidRPr="00B4133D">
        <w:rPr>
          <w:rFonts w:eastAsia="楷体" w:hint="eastAsia"/>
          <w:sz w:val="24"/>
          <w:szCs w:val="28"/>
        </w:rPr>
        <w:t>秒，人员识别准确率超过</w:t>
      </w:r>
      <w:r w:rsidRPr="00B4133D">
        <w:rPr>
          <w:rFonts w:eastAsia="楷体" w:hint="eastAsia"/>
          <w:sz w:val="24"/>
          <w:szCs w:val="28"/>
        </w:rPr>
        <w:t>90%</w:t>
      </w:r>
      <w:r w:rsidRPr="00B4133D">
        <w:rPr>
          <w:rFonts w:eastAsia="楷体" w:hint="eastAsia"/>
          <w:sz w:val="24"/>
          <w:szCs w:val="28"/>
        </w:rPr>
        <w:t>，太阳能逆变效率达</w:t>
      </w:r>
      <w:r w:rsidRPr="00B4133D">
        <w:rPr>
          <w:rFonts w:eastAsia="楷体" w:hint="eastAsia"/>
          <w:sz w:val="24"/>
          <w:szCs w:val="28"/>
        </w:rPr>
        <w:t>40%</w:t>
      </w:r>
      <w:r w:rsidRPr="00B4133D">
        <w:rPr>
          <w:rFonts w:eastAsia="楷体" w:hint="eastAsia"/>
          <w:sz w:val="24"/>
          <w:szCs w:val="28"/>
        </w:rPr>
        <w:t>，且在市电断</w:t>
      </w:r>
      <w:r>
        <w:rPr>
          <w:rFonts w:ascii="楷体" w:eastAsia="楷体" w:hAnsi="楷体" w:hint="eastAsia"/>
          <w:sz w:val="24"/>
          <w:szCs w:val="28"/>
        </w:rPr>
        <w:t>开时可自动切换备用电源。本系统为现代楼宇提供了安全、节能、智能的一体化解决方案，具有较高的实用价值与推广潜力，为智慧城市建筑管理提供了新思路。</w:t>
      </w:r>
    </w:p>
    <w:p w14:paraId="442E81EA" w14:textId="77777777" w:rsidR="000E7101" w:rsidRDefault="000E7101">
      <w:pPr>
        <w:wordWrap w:val="0"/>
        <w:spacing w:line="360" w:lineRule="auto"/>
        <w:ind w:firstLineChars="200" w:firstLine="480"/>
        <w:rPr>
          <w:rFonts w:ascii="楷体" w:eastAsia="楷体" w:hAnsi="楷体" w:hint="eastAsia"/>
          <w:sz w:val="24"/>
          <w:szCs w:val="28"/>
        </w:rPr>
      </w:pPr>
    </w:p>
    <w:p w14:paraId="473AD46F" w14:textId="77777777" w:rsidR="000E7101" w:rsidRDefault="00000000">
      <w:pPr>
        <w:wordWrap w:val="0"/>
        <w:spacing w:line="360" w:lineRule="auto"/>
        <w:ind w:firstLineChars="200" w:firstLine="560"/>
        <w:rPr>
          <w:rFonts w:ascii="楷体" w:eastAsia="楷体" w:hAnsi="楷体" w:cs="楷体" w:hint="eastAsia"/>
          <w:sz w:val="24"/>
        </w:rPr>
        <w:sectPr w:rsidR="000E7101">
          <w:headerReference w:type="default" r:id="rId16"/>
          <w:type w:val="continuous"/>
          <w:pgSz w:w="11906" w:h="16838"/>
          <w:pgMar w:top="1701" w:right="1417" w:bottom="1417" w:left="1417" w:header="851" w:footer="992" w:gutter="0"/>
          <w:cols w:space="720"/>
          <w:docGrid w:type="lines" w:linePitch="312"/>
        </w:sectPr>
      </w:pPr>
      <w:r>
        <w:rPr>
          <w:rFonts w:ascii="黑体" w:eastAsia="黑体" w:hAnsi="黑体" w:cs="黑体" w:hint="eastAsia"/>
          <w:sz w:val="28"/>
          <w:szCs w:val="28"/>
        </w:rPr>
        <w:t>关键词</w:t>
      </w:r>
      <w:r>
        <w:rPr>
          <w:rFonts w:ascii="黑体" w:eastAsia="黑体" w:hAnsi="黑体" w:cs="黑体" w:hint="eastAsia"/>
          <w:sz w:val="30"/>
          <w:szCs w:val="30"/>
        </w:rPr>
        <w:t>：</w:t>
      </w:r>
      <w:r>
        <w:rPr>
          <w:rFonts w:ascii="楷体" w:eastAsia="楷体" w:hAnsi="楷体" w:hint="eastAsia"/>
          <w:sz w:val="24"/>
          <w:szCs w:val="28"/>
        </w:rPr>
        <w:t>消防安全，物联网，云端，逆变并网</w:t>
      </w:r>
    </w:p>
    <w:p w14:paraId="36F48BC7" w14:textId="77777777" w:rsidR="000E7101" w:rsidRDefault="00000000">
      <w:pPr>
        <w:pageBreakBefore/>
        <w:spacing w:line="360" w:lineRule="auto"/>
        <w:jc w:val="center"/>
        <w:rPr>
          <w:sz w:val="44"/>
          <w:szCs w:val="44"/>
        </w:rPr>
      </w:pPr>
      <w:r>
        <w:rPr>
          <w:sz w:val="44"/>
          <w:szCs w:val="44"/>
        </w:rPr>
        <w:lastRenderedPageBreak/>
        <w:t>Design of Cloud Platform Building Security and Photovoltaic Grid-connected System Based on STM32</w:t>
      </w:r>
    </w:p>
    <w:p w14:paraId="5EA328E2" w14:textId="77777777" w:rsidR="000E7101" w:rsidRDefault="00000000">
      <w:pPr>
        <w:spacing w:line="360" w:lineRule="auto"/>
        <w:jc w:val="center"/>
        <w:rPr>
          <w:sz w:val="32"/>
          <w:szCs w:val="32"/>
        </w:rPr>
      </w:pPr>
      <w:r>
        <w:rPr>
          <w:rFonts w:hint="eastAsia"/>
          <w:sz w:val="32"/>
          <w:szCs w:val="32"/>
        </w:rPr>
        <w:t>Abstract</w:t>
      </w:r>
    </w:p>
    <w:p w14:paraId="34644CE7" w14:textId="77777777" w:rsidR="000E7101" w:rsidRDefault="00000000">
      <w:pPr>
        <w:spacing w:line="360" w:lineRule="auto"/>
        <w:ind w:firstLineChars="200" w:firstLine="480"/>
        <w:rPr>
          <w:rFonts w:eastAsia="PingFang SC"/>
          <w:sz w:val="24"/>
        </w:rPr>
      </w:pPr>
      <w:r>
        <w:rPr>
          <w:rFonts w:eastAsia="PingFang SC"/>
          <w:sz w:val="24"/>
        </w:rPr>
        <w:t>With the acceleration of urbanization, the number of high-rise buildings has soared, and the problems of fire safety and energy management have become increasingly prominent. This paper designs and implements a smart building integrated management system based on STM32, which integrates fire monitoring, personnel identification, energy-saving lighting and solar inverter grid-connected functions, aiming to improve building safety, energy efficiency and management intelligence.</w:t>
      </w:r>
    </w:p>
    <w:p w14:paraId="06E71BDA" w14:textId="77777777" w:rsidR="000E7101" w:rsidRDefault="00000000">
      <w:pPr>
        <w:spacing w:line="360" w:lineRule="auto"/>
        <w:ind w:firstLineChars="200" w:firstLine="480"/>
        <w:rPr>
          <w:rFonts w:eastAsia="PingFang SC"/>
          <w:sz w:val="24"/>
        </w:rPr>
      </w:pPr>
      <w:r>
        <w:rPr>
          <w:rFonts w:eastAsia="PingFang SC"/>
          <w:sz w:val="24"/>
        </w:rPr>
        <w:t>The system uses multi-sensor fusion technology to detect fire through MQ-2 smoke sensor and HY-01 flame sensor, and realizes personnel activity perception and automatic lighting control through infrared pyroelectric sensor. Using RFID, fingerprint recognition and RDK-X5 face recognition module to build a multi-identity authentication mechanism to ensure the safety of building access. Thyristor active inverter technology is also used to connect the roof solar panel power generation to the grid, supplemented by HLW8032 power monitoring module to achieve closed-loop control and power calculation. Through the ESP8266 Internet of Things module, the system is docked with the lighting technology and Bafayun platform, which can realize real-time fire alarm, remote state monitoring and WeChat push function. The AIR780E 4G module is used as communication redundancy to enhance the reliability of the system.</w:t>
      </w:r>
    </w:p>
    <w:p w14:paraId="6B243D2E" w14:textId="77777777" w:rsidR="000E7101" w:rsidRDefault="00000000">
      <w:pPr>
        <w:spacing w:line="360" w:lineRule="auto"/>
        <w:ind w:firstLineChars="200" w:firstLine="480"/>
        <w:rPr>
          <w:rFonts w:eastAsia="PingFang SC"/>
          <w:sz w:val="24"/>
        </w:rPr>
      </w:pPr>
      <w:r>
        <w:rPr>
          <w:rFonts w:eastAsia="PingFang SC"/>
          <w:sz w:val="24"/>
        </w:rPr>
        <w:t xml:space="preserve">The test results show that the system fire detection response time is less than 5 seconds, the personnel identification accuracy is more than </w:t>
      </w:r>
      <w:r>
        <w:rPr>
          <w:rFonts w:hint="eastAsia"/>
          <w:sz w:val="24"/>
        </w:rPr>
        <w:t>9</w:t>
      </w:r>
      <w:r>
        <w:rPr>
          <w:rFonts w:eastAsia="PingFang SC"/>
          <w:sz w:val="24"/>
        </w:rPr>
        <w:t>0 %, the solar inverter efficiency is 40 %, and the standby power supply can be automatically switched when the main power is disconnected. This system provides a safe, energy-saving and intelligent integrated solution for modern buildings. It has high practical value and promotion potential, and provides a new idea for smart city building management.</w:t>
      </w:r>
    </w:p>
    <w:p w14:paraId="684BF662" w14:textId="77777777" w:rsidR="000E7101" w:rsidRDefault="000E7101">
      <w:pPr>
        <w:spacing w:line="360" w:lineRule="auto"/>
        <w:ind w:firstLineChars="200" w:firstLine="480"/>
        <w:rPr>
          <w:rFonts w:eastAsia="PingFang SC"/>
          <w:sz w:val="24"/>
        </w:rPr>
      </w:pPr>
    </w:p>
    <w:p w14:paraId="4538045D" w14:textId="77777777" w:rsidR="000E7101" w:rsidRDefault="00000000">
      <w:pPr>
        <w:wordWrap w:val="0"/>
        <w:spacing w:line="360" w:lineRule="auto"/>
        <w:ind w:firstLineChars="200" w:firstLine="560"/>
        <w:rPr>
          <w:sz w:val="24"/>
        </w:rPr>
      </w:pPr>
      <w:r>
        <w:rPr>
          <w:sz w:val="28"/>
          <w:szCs w:val="28"/>
        </w:rPr>
        <w:lastRenderedPageBreak/>
        <w:t>Key </w:t>
      </w:r>
      <w:r>
        <w:rPr>
          <w:rFonts w:hint="eastAsia"/>
          <w:sz w:val="28"/>
          <w:szCs w:val="28"/>
        </w:rPr>
        <w:t>W</w:t>
      </w:r>
      <w:r>
        <w:rPr>
          <w:sz w:val="28"/>
          <w:szCs w:val="28"/>
        </w:rPr>
        <w:t>ords</w:t>
      </w:r>
      <w:r>
        <w:rPr>
          <w:sz w:val="24"/>
        </w:rPr>
        <w:t>:</w:t>
      </w:r>
      <w:r>
        <w:rPr>
          <w:rFonts w:hint="eastAsia"/>
          <w:sz w:val="24"/>
        </w:rPr>
        <w:t xml:space="preserve"> F</w:t>
      </w:r>
      <w:r>
        <w:rPr>
          <w:sz w:val="24"/>
        </w:rPr>
        <w:t>ire safety</w:t>
      </w:r>
      <w:r>
        <w:rPr>
          <w:rFonts w:hint="eastAsia"/>
          <w:sz w:val="24"/>
        </w:rPr>
        <w:t>,</w:t>
      </w:r>
      <w:r>
        <w:rPr>
          <w:sz w:val="24"/>
        </w:rPr>
        <w:t xml:space="preserve"> Internet of Things</w:t>
      </w:r>
      <w:r>
        <w:rPr>
          <w:rFonts w:hint="eastAsia"/>
          <w:sz w:val="24"/>
        </w:rPr>
        <w:t xml:space="preserve">, </w:t>
      </w:r>
      <w:r>
        <w:rPr>
          <w:sz w:val="24"/>
        </w:rPr>
        <w:t>Cloud</w:t>
      </w:r>
      <w:r>
        <w:rPr>
          <w:rFonts w:hint="eastAsia"/>
          <w:sz w:val="24"/>
        </w:rPr>
        <w:t xml:space="preserve">, </w:t>
      </w:r>
      <w:r>
        <w:rPr>
          <w:sz w:val="24"/>
        </w:rPr>
        <w:t>Inverter grid-connected</w:t>
      </w:r>
      <w:r>
        <w:rPr>
          <w:rFonts w:hint="eastAsia"/>
          <w:sz w:val="24"/>
        </w:rPr>
        <w:t xml:space="preserve"> </w:t>
      </w:r>
    </w:p>
    <w:p w14:paraId="110C39CE" w14:textId="77777777" w:rsidR="000E7101" w:rsidRDefault="000E7101">
      <w:pPr>
        <w:spacing w:line="360" w:lineRule="auto"/>
        <w:rPr>
          <w:sz w:val="28"/>
          <w:szCs w:val="28"/>
        </w:rPr>
      </w:pPr>
    </w:p>
    <w:p w14:paraId="1D125B65" w14:textId="77777777" w:rsidR="000E7101" w:rsidRDefault="000E7101">
      <w:pPr>
        <w:pStyle w:val="TOC1"/>
        <w:tabs>
          <w:tab w:val="right" w:leader="dot" w:pos="9072"/>
        </w:tabs>
        <w:wordWrap w:val="0"/>
        <w:rPr>
          <w:rFonts w:ascii="黑体" w:hAnsi="黑体" w:cs="黑体" w:hint="eastAsia"/>
          <w:sz w:val="32"/>
          <w:szCs w:val="32"/>
        </w:rPr>
        <w:sectPr w:rsidR="000E7101" w:rsidSect="00BD78F7">
          <w:headerReference w:type="default" r:id="rId17"/>
          <w:type w:val="continuous"/>
          <w:pgSz w:w="11906" w:h="16838"/>
          <w:pgMar w:top="1701" w:right="1417" w:bottom="1417" w:left="1417" w:header="851" w:footer="992" w:gutter="0"/>
          <w:pgNumType w:start="3"/>
          <w:cols w:space="720"/>
          <w:docGrid w:type="lines" w:linePitch="312"/>
        </w:sectPr>
      </w:pPr>
    </w:p>
    <w:p w14:paraId="6448F713" w14:textId="77777777" w:rsidR="000E7101" w:rsidRDefault="00000000">
      <w:pPr>
        <w:pStyle w:val="TOC1"/>
        <w:tabs>
          <w:tab w:val="right" w:leader="dot" w:pos="9072"/>
        </w:tabs>
        <w:wordWrap w:val="0"/>
        <w:spacing w:line="360" w:lineRule="auto"/>
        <w:jc w:val="center"/>
        <w:rPr>
          <w:rFonts w:ascii="黑体" w:hAnsi="黑体" w:cs="黑体" w:hint="eastAsia"/>
          <w:sz w:val="32"/>
          <w:szCs w:val="32"/>
        </w:rPr>
      </w:pPr>
      <w:r>
        <w:rPr>
          <w:rFonts w:ascii="黑体" w:hAnsi="黑体" w:cs="黑体" w:hint="eastAsia"/>
          <w:sz w:val="32"/>
          <w:szCs w:val="32"/>
        </w:rPr>
        <w:lastRenderedPageBreak/>
        <w:t>目　　录</w:t>
      </w:r>
    </w:p>
    <w:bookmarkStart w:id="0" w:name="_Toc17279"/>
    <w:bookmarkStart w:id="1" w:name="_Toc29546"/>
    <w:p w14:paraId="5E3B7562" w14:textId="62AA9156" w:rsidR="000E7101" w:rsidRDefault="00000000">
      <w:pPr>
        <w:pStyle w:val="TOC1"/>
        <w:tabs>
          <w:tab w:val="right" w:leader="dot" w:pos="9062"/>
        </w:tabs>
        <w:spacing w:line="360" w:lineRule="auto"/>
        <w:rPr>
          <w:rFonts w:asciiTheme="minorHAnsi" w:eastAsiaTheme="minorEastAsia" w:hAnsiTheme="minorHAnsi" w:cstheme="minorBidi"/>
          <w:sz w:val="24"/>
          <w14:ligatures w14:val="standardContextual"/>
        </w:rPr>
      </w:pPr>
      <w:r>
        <w:rPr>
          <w:rFonts w:eastAsiaTheme="majorEastAsia"/>
          <w:sz w:val="24"/>
        </w:rPr>
        <w:fldChar w:fldCharType="begin"/>
      </w:r>
      <w:r>
        <w:rPr>
          <w:rFonts w:eastAsiaTheme="majorEastAsia"/>
          <w:sz w:val="24"/>
        </w:rPr>
        <w:instrText xml:space="preserve">TOC \o "1-3" \h \u </w:instrText>
      </w:r>
      <w:r>
        <w:rPr>
          <w:rFonts w:eastAsiaTheme="majorEastAsia"/>
          <w:sz w:val="24"/>
        </w:rPr>
        <w:fldChar w:fldCharType="separate"/>
      </w:r>
      <w:hyperlink w:anchor="_Toc199448537" w:history="1">
        <w:r w:rsidR="000E7101">
          <w:rPr>
            <w:rStyle w:val="af5"/>
            <w:rFonts w:hint="eastAsia"/>
            <w:sz w:val="24"/>
          </w:rPr>
          <w:t>1</w:t>
        </w:r>
        <w:r w:rsidR="000E7101">
          <w:rPr>
            <w:rStyle w:val="af5"/>
            <w:rFonts w:hint="eastAsia"/>
            <w:sz w:val="24"/>
          </w:rPr>
          <w:t xml:space="preserve">　</w:t>
        </w:r>
        <w:r w:rsidR="000E7101">
          <w:rPr>
            <w:rStyle w:val="af5"/>
            <w:rFonts w:ascii="黑体" w:hAnsi="黑体" w:cs="黑体" w:hint="eastAsia"/>
            <w:sz w:val="24"/>
          </w:rPr>
          <w:t>绪论</w:t>
        </w:r>
        <w:r w:rsidR="000E7101" w:rsidRPr="00E44208">
          <w:rPr>
            <w:rFonts w:ascii="宋体" w:eastAsia="宋体" w:hAnsi="宋体" w:hint="eastAsia"/>
            <w:sz w:val="24"/>
          </w:rPr>
          <w:tab/>
        </w:r>
        <w:r w:rsidR="000E7101">
          <w:rPr>
            <w:rFonts w:hint="eastAsia"/>
            <w:sz w:val="24"/>
          </w:rPr>
          <w:fldChar w:fldCharType="begin"/>
        </w:r>
        <w:r w:rsidR="000E7101">
          <w:rPr>
            <w:rFonts w:hint="eastAsia"/>
            <w:sz w:val="24"/>
          </w:rPr>
          <w:instrText xml:space="preserve"> </w:instrText>
        </w:r>
        <w:r w:rsidR="000E7101">
          <w:rPr>
            <w:sz w:val="24"/>
          </w:rPr>
          <w:instrText>PAGEREF _Toc199448537 \h</w:instrText>
        </w:r>
        <w:r w:rsidR="000E7101">
          <w:rPr>
            <w:rFonts w:hint="eastAsia"/>
            <w:sz w:val="24"/>
          </w:rPr>
          <w:instrText xml:space="preserve"> </w:instrText>
        </w:r>
        <w:r w:rsidR="000E7101">
          <w:rPr>
            <w:rFonts w:hint="eastAsia"/>
            <w:sz w:val="24"/>
          </w:rPr>
        </w:r>
        <w:r w:rsidR="000E7101">
          <w:rPr>
            <w:rFonts w:hint="eastAsia"/>
            <w:sz w:val="24"/>
          </w:rPr>
          <w:fldChar w:fldCharType="separate"/>
        </w:r>
        <w:r w:rsidR="00340390">
          <w:rPr>
            <w:noProof/>
            <w:sz w:val="24"/>
          </w:rPr>
          <w:t>1</w:t>
        </w:r>
        <w:r w:rsidR="000E7101">
          <w:rPr>
            <w:rFonts w:hint="eastAsia"/>
            <w:sz w:val="24"/>
          </w:rPr>
          <w:fldChar w:fldCharType="end"/>
        </w:r>
      </w:hyperlink>
    </w:p>
    <w:p w14:paraId="2A131681" w14:textId="273CBACC" w:rsidR="000E7101" w:rsidRDefault="000E7101">
      <w:pPr>
        <w:pStyle w:val="TOC2"/>
        <w:tabs>
          <w:tab w:val="right" w:leader="dot" w:pos="9062"/>
        </w:tabs>
        <w:spacing w:line="360" w:lineRule="auto"/>
        <w:rPr>
          <w:rFonts w:ascii="宋体" w:hAnsi="宋体" w:hint="eastAsia"/>
          <w:sz w:val="24"/>
          <w14:ligatures w14:val="standardContextual"/>
        </w:rPr>
      </w:pPr>
      <w:hyperlink w:anchor="_Toc199448538" w:history="1">
        <w:r>
          <w:rPr>
            <w:rStyle w:val="af5"/>
            <w:sz w:val="24"/>
          </w:rPr>
          <w:t>1.1</w:t>
        </w:r>
        <w:r>
          <w:rPr>
            <w:rStyle w:val="af5"/>
            <w:rFonts w:ascii="宋体" w:hAnsi="宋体"/>
            <w:sz w:val="24"/>
          </w:rPr>
          <w:t xml:space="preserve">　引言</w:t>
        </w:r>
        <w:r>
          <w:rPr>
            <w:rFonts w:ascii="宋体" w:hAnsi="宋体"/>
            <w:sz w:val="24"/>
          </w:rPr>
          <w:tab/>
        </w:r>
        <w:r>
          <w:rPr>
            <w:rFonts w:eastAsia="黑体"/>
            <w:sz w:val="24"/>
          </w:rPr>
          <w:fldChar w:fldCharType="begin"/>
        </w:r>
        <w:r>
          <w:rPr>
            <w:rFonts w:eastAsia="黑体"/>
            <w:sz w:val="24"/>
          </w:rPr>
          <w:instrText xml:space="preserve"> PAGEREF _Toc199448538 \h </w:instrText>
        </w:r>
        <w:r>
          <w:rPr>
            <w:rFonts w:eastAsia="黑体"/>
            <w:sz w:val="24"/>
          </w:rPr>
        </w:r>
        <w:r>
          <w:rPr>
            <w:rFonts w:eastAsia="黑体"/>
            <w:sz w:val="24"/>
          </w:rPr>
          <w:fldChar w:fldCharType="separate"/>
        </w:r>
        <w:r w:rsidR="00340390">
          <w:rPr>
            <w:rFonts w:eastAsia="黑体"/>
            <w:noProof/>
            <w:sz w:val="24"/>
          </w:rPr>
          <w:t>1</w:t>
        </w:r>
        <w:r>
          <w:rPr>
            <w:rFonts w:eastAsia="黑体"/>
            <w:sz w:val="24"/>
          </w:rPr>
          <w:fldChar w:fldCharType="end"/>
        </w:r>
      </w:hyperlink>
    </w:p>
    <w:p w14:paraId="39532DE7" w14:textId="51FF3CCF" w:rsidR="000E7101" w:rsidRDefault="000E7101">
      <w:pPr>
        <w:pStyle w:val="TOC2"/>
        <w:tabs>
          <w:tab w:val="right" w:leader="dot" w:pos="9062"/>
        </w:tabs>
        <w:spacing w:line="360" w:lineRule="auto"/>
        <w:rPr>
          <w:rFonts w:ascii="宋体" w:hAnsi="宋体" w:hint="eastAsia"/>
          <w:sz w:val="24"/>
          <w14:ligatures w14:val="standardContextual"/>
        </w:rPr>
      </w:pPr>
      <w:hyperlink w:anchor="_Toc199448539" w:history="1">
        <w:r>
          <w:rPr>
            <w:rStyle w:val="af5"/>
            <w:sz w:val="24"/>
          </w:rPr>
          <w:t>1.2</w:t>
        </w:r>
        <w:r>
          <w:rPr>
            <w:rStyle w:val="af5"/>
            <w:rFonts w:ascii="宋体" w:hAnsi="宋体"/>
            <w:sz w:val="24"/>
          </w:rPr>
          <w:t xml:space="preserve">　课题研究的背景及意义</w:t>
        </w:r>
        <w:r>
          <w:rPr>
            <w:rFonts w:ascii="宋体" w:hAnsi="宋体"/>
            <w:sz w:val="24"/>
          </w:rPr>
          <w:tab/>
        </w:r>
        <w:r>
          <w:rPr>
            <w:rFonts w:eastAsia="黑体"/>
            <w:sz w:val="24"/>
          </w:rPr>
          <w:fldChar w:fldCharType="begin"/>
        </w:r>
        <w:r>
          <w:rPr>
            <w:rFonts w:eastAsia="黑体"/>
            <w:sz w:val="24"/>
          </w:rPr>
          <w:instrText xml:space="preserve"> PAGEREF _Toc199448539 \h </w:instrText>
        </w:r>
        <w:r>
          <w:rPr>
            <w:rFonts w:eastAsia="黑体"/>
            <w:sz w:val="24"/>
          </w:rPr>
        </w:r>
        <w:r>
          <w:rPr>
            <w:rFonts w:eastAsia="黑体"/>
            <w:sz w:val="24"/>
          </w:rPr>
          <w:fldChar w:fldCharType="separate"/>
        </w:r>
        <w:r w:rsidR="00340390">
          <w:rPr>
            <w:rFonts w:eastAsia="黑体"/>
            <w:noProof/>
            <w:sz w:val="24"/>
          </w:rPr>
          <w:t>1</w:t>
        </w:r>
        <w:r>
          <w:rPr>
            <w:rFonts w:eastAsia="黑体"/>
            <w:sz w:val="24"/>
          </w:rPr>
          <w:fldChar w:fldCharType="end"/>
        </w:r>
      </w:hyperlink>
    </w:p>
    <w:p w14:paraId="4714C4FE" w14:textId="130981F4" w:rsidR="000E7101" w:rsidRDefault="000E7101">
      <w:pPr>
        <w:pStyle w:val="TOC2"/>
        <w:tabs>
          <w:tab w:val="right" w:leader="dot" w:pos="9062"/>
        </w:tabs>
        <w:spacing w:line="360" w:lineRule="auto"/>
        <w:rPr>
          <w:rFonts w:ascii="宋体" w:hAnsi="宋体" w:hint="eastAsia"/>
          <w:sz w:val="24"/>
          <w14:ligatures w14:val="standardContextual"/>
        </w:rPr>
      </w:pPr>
      <w:hyperlink w:anchor="_Toc199448540" w:history="1">
        <w:r>
          <w:rPr>
            <w:rStyle w:val="af5"/>
            <w:sz w:val="24"/>
          </w:rPr>
          <w:t>1.3</w:t>
        </w:r>
        <w:r>
          <w:rPr>
            <w:rStyle w:val="af5"/>
            <w:rFonts w:ascii="宋体" w:hAnsi="宋体"/>
            <w:sz w:val="24"/>
          </w:rPr>
          <w:t xml:space="preserve">　国内外研究现状</w:t>
        </w:r>
        <w:r>
          <w:rPr>
            <w:rFonts w:ascii="宋体" w:hAnsi="宋体"/>
            <w:sz w:val="24"/>
          </w:rPr>
          <w:tab/>
        </w:r>
        <w:r>
          <w:rPr>
            <w:rFonts w:eastAsia="黑体"/>
            <w:sz w:val="24"/>
          </w:rPr>
          <w:fldChar w:fldCharType="begin"/>
        </w:r>
        <w:r>
          <w:rPr>
            <w:rFonts w:eastAsia="黑体"/>
            <w:sz w:val="24"/>
          </w:rPr>
          <w:instrText xml:space="preserve"> PAGEREF _Toc199448540 \h </w:instrText>
        </w:r>
        <w:r>
          <w:rPr>
            <w:rFonts w:eastAsia="黑体"/>
            <w:sz w:val="24"/>
          </w:rPr>
        </w:r>
        <w:r>
          <w:rPr>
            <w:rFonts w:eastAsia="黑体"/>
            <w:sz w:val="24"/>
          </w:rPr>
          <w:fldChar w:fldCharType="separate"/>
        </w:r>
        <w:r w:rsidR="00340390">
          <w:rPr>
            <w:rFonts w:eastAsia="黑体"/>
            <w:noProof/>
            <w:sz w:val="24"/>
          </w:rPr>
          <w:t>2</w:t>
        </w:r>
        <w:r>
          <w:rPr>
            <w:rFonts w:eastAsia="黑体"/>
            <w:sz w:val="24"/>
          </w:rPr>
          <w:fldChar w:fldCharType="end"/>
        </w:r>
      </w:hyperlink>
    </w:p>
    <w:p w14:paraId="02D62875" w14:textId="0221294E" w:rsidR="000E7101" w:rsidRDefault="000E7101">
      <w:pPr>
        <w:pStyle w:val="TOC2"/>
        <w:tabs>
          <w:tab w:val="right" w:leader="dot" w:pos="9062"/>
        </w:tabs>
        <w:spacing w:line="360" w:lineRule="auto"/>
        <w:rPr>
          <w:rFonts w:ascii="宋体" w:hAnsi="宋体" w:hint="eastAsia"/>
          <w:sz w:val="24"/>
          <w14:ligatures w14:val="standardContextual"/>
        </w:rPr>
      </w:pPr>
      <w:hyperlink w:anchor="_Toc199448541" w:history="1">
        <w:r>
          <w:rPr>
            <w:rStyle w:val="af5"/>
            <w:sz w:val="24"/>
          </w:rPr>
          <w:t>1.4</w:t>
        </w:r>
        <w:r>
          <w:rPr>
            <w:rStyle w:val="af5"/>
            <w:rFonts w:ascii="宋体" w:hAnsi="宋体"/>
            <w:sz w:val="24"/>
          </w:rPr>
          <w:t xml:space="preserve">　本文的主要研究内容和论文结构安排</w:t>
        </w:r>
        <w:r>
          <w:rPr>
            <w:rFonts w:ascii="宋体" w:hAnsi="宋体"/>
            <w:sz w:val="24"/>
          </w:rPr>
          <w:tab/>
        </w:r>
        <w:r>
          <w:rPr>
            <w:rFonts w:eastAsia="黑体"/>
            <w:sz w:val="24"/>
          </w:rPr>
          <w:fldChar w:fldCharType="begin"/>
        </w:r>
        <w:r>
          <w:rPr>
            <w:rFonts w:eastAsia="黑体"/>
            <w:sz w:val="24"/>
          </w:rPr>
          <w:instrText xml:space="preserve"> PAGEREF _Toc199448541 \h </w:instrText>
        </w:r>
        <w:r>
          <w:rPr>
            <w:rFonts w:eastAsia="黑体"/>
            <w:sz w:val="24"/>
          </w:rPr>
        </w:r>
        <w:r>
          <w:rPr>
            <w:rFonts w:eastAsia="黑体"/>
            <w:sz w:val="24"/>
          </w:rPr>
          <w:fldChar w:fldCharType="separate"/>
        </w:r>
        <w:r w:rsidR="00340390">
          <w:rPr>
            <w:rFonts w:eastAsia="黑体"/>
            <w:noProof/>
            <w:sz w:val="24"/>
          </w:rPr>
          <w:t>3</w:t>
        </w:r>
        <w:r>
          <w:rPr>
            <w:rFonts w:eastAsia="黑体"/>
            <w:sz w:val="24"/>
          </w:rPr>
          <w:fldChar w:fldCharType="end"/>
        </w:r>
      </w:hyperlink>
    </w:p>
    <w:p w14:paraId="6CDABE5C" w14:textId="529787C0" w:rsidR="000E7101" w:rsidRDefault="000E7101">
      <w:pPr>
        <w:pStyle w:val="TOC1"/>
        <w:tabs>
          <w:tab w:val="right" w:leader="dot" w:pos="9062"/>
        </w:tabs>
        <w:spacing w:line="360" w:lineRule="auto"/>
        <w:rPr>
          <w:rFonts w:asciiTheme="minorHAnsi" w:eastAsiaTheme="minorEastAsia" w:hAnsiTheme="minorHAnsi" w:cstheme="minorBidi"/>
          <w:sz w:val="24"/>
          <w14:ligatures w14:val="standardContextual"/>
        </w:rPr>
      </w:pPr>
      <w:hyperlink w:anchor="_Toc199448542" w:history="1">
        <w:r>
          <w:rPr>
            <w:rStyle w:val="af5"/>
            <w:rFonts w:eastAsia="宋体" w:hint="eastAsia"/>
            <w:sz w:val="24"/>
          </w:rPr>
          <w:t>2</w:t>
        </w:r>
        <w:r>
          <w:rPr>
            <w:rStyle w:val="af5"/>
            <w:rFonts w:hint="eastAsia"/>
            <w:sz w:val="24"/>
          </w:rPr>
          <w:t xml:space="preserve">　系统总体设计方案</w:t>
        </w:r>
        <w:r w:rsidRPr="00E44208">
          <w:rPr>
            <w:rFonts w:ascii="宋体" w:eastAsia="宋体" w:hAnsi="宋体" w:hint="eastAsia"/>
            <w:sz w:val="24"/>
          </w:rPr>
          <w:tab/>
        </w:r>
        <w:r>
          <w:rPr>
            <w:rFonts w:hint="eastAsia"/>
            <w:sz w:val="24"/>
          </w:rPr>
          <w:fldChar w:fldCharType="begin"/>
        </w:r>
        <w:r>
          <w:rPr>
            <w:rFonts w:hint="eastAsia"/>
            <w:sz w:val="24"/>
          </w:rPr>
          <w:instrText xml:space="preserve"> </w:instrText>
        </w:r>
        <w:r>
          <w:rPr>
            <w:sz w:val="24"/>
          </w:rPr>
          <w:instrText>PAGEREF _Toc199448542 \h</w:instrText>
        </w:r>
        <w:r>
          <w:rPr>
            <w:rFonts w:hint="eastAsia"/>
            <w:sz w:val="24"/>
          </w:rPr>
          <w:instrText xml:space="preserve"> </w:instrText>
        </w:r>
        <w:r>
          <w:rPr>
            <w:rFonts w:hint="eastAsia"/>
            <w:sz w:val="24"/>
          </w:rPr>
        </w:r>
        <w:r>
          <w:rPr>
            <w:rFonts w:hint="eastAsia"/>
            <w:sz w:val="24"/>
          </w:rPr>
          <w:fldChar w:fldCharType="separate"/>
        </w:r>
        <w:r w:rsidR="00340390">
          <w:rPr>
            <w:noProof/>
            <w:sz w:val="24"/>
          </w:rPr>
          <w:t>5</w:t>
        </w:r>
        <w:r>
          <w:rPr>
            <w:rFonts w:hint="eastAsia"/>
            <w:sz w:val="24"/>
          </w:rPr>
          <w:fldChar w:fldCharType="end"/>
        </w:r>
      </w:hyperlink>
    </w:p>
    <w:p w14:paraId="1EC5AF8F" w14:textId="180D0E31"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43" w:history="1">
        <w:r>
          <w:rPr>
            <w:rStyle w:val="af5"/>
            <w:rFonts w:hint="eastAsia"/>
            <w:sz w:val="24"/>
          </w:rPr>
          <w:t>2.1</w:t>
        </w:r>
        <w:r>
          <w:rPr>
            <w:rStyle w:val="af5"/>
            <w:rFonts w:ascii="宋体" w:hAnsi="宋体" w:hint="eastAsia"/>
            <w:sz w:val="24"/>
          </w:rPr>
          <w:t xml:space="preserve">　系统总体设计</w:t>
        </w:r>
        <w:r>
          <w:rPr>
            <w:rFonts w:ascii="宋体" w:hAnsi="宋体" w:hint="eastAsia"/>
            <w:sz w:val="24"/>
          </w:rPr>
          <w:tab/>
        </w:r>
        <w:r>
          <w:rPr>
            <w:rFonts w:eastAsia="黑体" w:hint="eastAsia"/>
            <w:sz w:val="24"/>
          </w:rPr>
          <w:fldChar w:fldCharType="begin"/>
        </w:r>
        <w:r>
          <w:rPr>
            <w:rFonts w:eastAsia="黑体" w:hint="eastAsia"/>
            <w:sz w:val="24"/>
          </w:rPr>
          <w:instrText xml:space="preserve"> PAGEREF _Toc199448543 \h </w:instrText>
        </w:r>
        <w:r>
          <w:rPr>
            <w:rFonts w:eastAsia="黑体" w:hint="eastAsia"/>
            <w:sz w:val="24"/>
          </w:rPr>
        </w:r>
        <w:r>
          <w:rPr>
            <w:rFonts w:eastAsia="黑体" w:hint="eastAsia"/>
            <w:sz w:val="24"/>
          </w:rPr>
          <w:fldChar w:fldCharType="separate"/>
        </w:r>
        <w:r w:rsidR="00340390">
          <w:rPr>
            <w:rFonts w:eastAsia="黑体"/>
            <w:noProof/>
            <w:sz w:val="24"/>
          </w:rPr>
          <w:t>5</w:t>
        </w:r>
        <w:r>
          <w:rPr>
            <w:rFonts w:eastAsia="黑体" w:hint="eastAsia"/>
            <w:sz w:val="24"/>
          </w:rPr>
          <w:fldChar w:fldCharType="end"/>
        </w:r>
      </w:hyperlink>
    </w:p>
    <w:p w14:paraId="20ECCD27" w14:textId="66C1E27C"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44" w:history="1">
        <w:r>
          <w:rPr>
            <w:rStyle w:val="af5"/>
            <w:rFonts w:hint="eastAsia"/>
            <w:sz w:val="24"/>
          </w:rPr>
          <w:t>2.2</w:t>
        </w:r>
        <w:r>
          <w:rPr>
            <w:rStyle w:val="af5"/>
            <w:rFonts w:ascii="宋体" w:hAnsi="宋体" w:hint="eastAsia"/>
            <w:sz w:val="24"/>
          </w:rPr>
          <w:t xml:space="preserve">　系统方案选择</w:t>
        </w:r>
        <w:r>
          <w:rPr>
            <w:rFonts w:ascii="宋体" w:hAnsi="宋体" w:hint="eastAsia"/>
            <w:sz w:val="24"/>
          </w:rPr>
          <w:tab/>
        </w:r>
        <w:r>
          <w:rPr>
            <w:rFonts w:eastAsia="黑体" w:hint="eastAsia"/>
            <w:sz w:val="24"/>
          </w:rPr>
          <w:fldChar w:fldCharType="begin"/>
        </w:r>
        <w:r>
          <w:rPr>
            <w:rFonts w:eastAsia="黑体" w:hint="eastAsia"/>
            <w:sz w:val="24"/>
          </w:rPr>
          <w:instrText xml:space="preserve"> PAGEREF _Toc199448544 \h </w:instrText>
        </w:r>
        <w:r>
          <w:rPr>
            <w:rFonts w:eastAsia="黑体" w:hint="eastAsia"/>
            <w:sz w:val="24"/>
          </w:rPr>
        </w:r>
        <w:r>
          <w:rPr>
            <w:rFonts w:eastAsia="黑体" w:hint="eastAsia"/>
            <w:sz w:val="24"/>
          </w:rPr>
          <w:fldChar w:fldCharType="separate"/>
        </w:r>
        <w:r w:rsidR="00340390">
          <w:rPr>
            <w:rFonts w:eastAsia="黑体"/>
            <w:noProof/>
            <w:sz w:val="24"/>
          </w:rPr>
          <w:t>6</w:t>
        </w:r>
        <w:r>
          <w:rPr>
            <w:rFonts w:eastAsia="黑体" w:hint="eastAsia"/>
            <w:sz w:val="24"/>
          </w:rPr>
          <w:fldChar w:fldCharType="end"/>
        </w:r>
      </w:hyperlink>
    </w:p>
    <w:p w14:paraId="37872098" w14:textId="10C89537" w:rsidR="000E7101" w:rsidRDefault="000E7101">
      <w:pPr>
        <w:pStyle w:val="TOC3"/>
        <w:tabs>
          <w:tab w:val="right" w:leader="dot" w:pos="9062"/>
        </w:tabs>
        <w:spacing w:line="360" w:lineRule="auto"/>
        <w:rPr>
          <w:rFonts w:ascii="宋体" w:hAnsi="宋体" w:cstheme="minorBidi" w:hint="eastAsia"/>
          <w:sz w:val="24"/>
          <w14:ligatures w14:val="standardContextual"/>
        </w:rPr>
      </w:pPr>
      <w:hyperlink w:anchor="_Toc199448545" w:history="1">
        <w:r>
          <w:rPr>
            <w:rStyle w:val="af5"/>
            <w:rFonts w:hint="eastAsia"/>
            <w:sz w:val="24"/>
          </w:rPr>
          <w:t>2.2.1</w:t>
        </w:r>
        <w:r>
          <w:rPr>
            <w:rStyle w:val="af5"/>
            <w:rFonts w:ascii="宋体" w:hAnsi="宋体" w:hint="eastAsia"/>
            <w:sz w:val="24"/>
          </w:rPr>
          <w:t xml:space="preserve">　主控（</w:t>
        </w:r>
        <w:r>
          <w:rPr>
            <w:rStyle w:val="af5"/>
            <w:sz w:val="24"/>
          </w:rPr>
          <w:t>CPU</w:t>
        </w:r>
        <w:r>
          <w:rPr>
            <w:rStyle w:val="af5"/>
            <w:rFonts w:ascii="宋体" w:hAnsi="宋体" w:hint="eastAsia"/>
            <w:sz w:val="24"/>
          </w:rPr>
          <w:t>）的选择</w:t>
        </w:r>
        <w:r>
          <w:rPr>
            <w:rFonts w:ascii="宋体" w:hAnsi="宋体" w:hint="eastAsia"/>
            <w:sz w:val="24"/>
          </w:rPr>
          <w:tab/>
        </w:r>
        <w:r>
          <w:rPr>
            <w:rFonts w:eastAsia="黑体" w:hint="eastAsia"/>
            <w:sz w:val="24"/>
          </w:rPr>
          <w:fldChar w:fldCharType="begin"/>
        </w:r>
        <w:r>
          <w:rPr>
            <w:rFonts w:eastAsia="黑体" w:hint="eastAsia"/>
            <w:sz w:val="24"/>
          </w:rPr>
          <w:instrText xml:space="preserve"> PAGEREF _Toc199448545 \h </w:instrText>
        </w:r>
        <w:r>
          <w:rPr>
            <w:rFonts w:eastAsia="黑体" w:hint="eastAsia"/>
            <w:sz w:val="24"/>
          </w:rPr>
        </w:r>
        <w:r>
          <w:rPr>
            <w:rFonts w:eastAsia="黑体" w:hint="eastAsia"/>
            <w:sz w:val="24"/>
          </w:rPr>
          <w:fldChar w:fldCharType="separate"/>
        </w:r>
        <w:r w:rsidR="00340390">
          <w:rPr>
            <w:rFonts w:eastAsia="黑体"/>
            <w:noProof/>
            <w:sz w:val="24"/>
          </w:rPr>
          <w:t>6</w:t>
        </w:r>
        <w:r>
          <w:rPr>
            <w:rFonts w:eastAsia="黑体" w:hint="eastAsia"/>
            <w:sz w:val="24"/>
          </w:rPr>
          <w:fldChar w:fldCharType="end"/>
        </w:r>
      </w:hyperlink>
    </w:p>
    <w:p w14:paraId="55FA2F60" w14:textId="7F4DDE05" w:rsidR="000E7101" w:rsidRDefault="000E7101">
      <w:pPr>
        <w:pStyle w:val="TOC3"/>
        <w:tabs>
          <w:tab w:val="right" w:leader="dot" w:pos="9062"/>
        </w:tabs>
        <w:spacing w:line="360" w:lineRule="auto"/>
        <w:rPr>
          <w:rFonts w:ascii="宋体" w:hAnsi="宋体" w:cstheme="minorBidi" w:hint="eastAsia"/>
          <w:sz w:val="24"/>
          <w14:ligatures w14:val="standardContextual"/>
        </w:rPr>
      </w:pPr>
      <w:hyperlink w:anchor="_Toc199448546" w:history="1">
        <w:r>
          <w:rPr>
            <w:rStyle w:val="af5"/>
            <w:rFonts w:hint="eastAsia"/>
            <w:sz w:val="24"/>
          </w:rPr>
          <w:t>2.2.2</w:t>
        </w:r>
        <w:r>
          <w:rPr>
            <w:rStyle w:val="af5"/>
            <w:rFonts w:ascii="宋体" w:hAnsi="宋体" w:hint="eastAsia"/>
            <w:sz w:val="24"/>
          </w:rPr>
          <w:t xml:space="preserve">　显示模块选择</w:t>
        </w:r>
        <w:r>
          <w:rPr>
            <w:rFonts w:ascii="宋体" w:hAnsi="宋体" w:hint="eastAsia"/>
            <w:sz w:val="24"/>
          </w:rPr>
          <w:tab/>
        </w:r>
        <w:r>
          <w:rPr>
            <w:rFonts w:eastAsia="黑体" w:hint="eastAsia"/>
            <w:sz w:val="24"/>
          </w:rPr>
          <w:fldChar w:fldCharType="begin"/>
        </w:r>
        <w:r>
          <w:rPr>
            <w:rFonts w:eastAsia="黑体" w:hint="eastAsia"/>
            <w:sz w:val="24"/>
          </w:rPr>
          <w:instrText xml:space="preserve"> PAGEREF _Toc199448546 \h </w:instrText>
        </w:r>
        <w:r>
          <w:rPr>
            <w:rFonts w:eastAsia="黑体" w:hint="eastAsia"/>
            <w:sz w:val="24"/>
          </w:rPr>
        </w:r>
        <w:r>
          <w:rPr>
            <w:rFonts w:eastAsia="黑体" w:hint="eastAsia"/>
            <w:sz w:val="24"/>
          </w:rPr>
          <w:fldChar w:fldCharType="separate"/>
        </w:r>
        <w:r w:rsidR="00340390">
          <w:rPr>
            <w:rFonts w:eastAsia="黑体"/>
            <w:noProof/>
            <w:sz w:val="24"/>
          </w:rPr>
          <w:t>7</w:t>
        </w:r>
        <w:r>
          <w:rPr>
            <w:rFonts w:eastAsia="黑体" w:hint="eastAsia"/>
            <w:sz w:val="24"/>
          </w:rPr>
          <w:fldChar w:fldCharType="end"/>
        </w:r>
      </w:hyperlink>
    </w:p>
    <w:p w14:paraId="79F84CA4" w14:textId="5476047C" w:rsidR="000E7101" w:rsidRDefault="000E7101">
      <w:pPr>
        <w:pStyle w:val="TOC3"/>
        <w:tabs>
          <w:tab w:val="right" w:leader="dot" w:pos="9062"/>
        </w:tabs>
        <w:spacing w:line="360" w:lineRule="auto"/>
        <w:rPr>
          <w:rFonts w:ascii="宋体" w:hAnsi="宋体" w:cstheme="minorBidi" w:hint="eastAsia"/>
          <w:sz w:val="24"/>
          <w14:ligatures w14:val="standardContextual"/>
        </w:rPr>
      </w:pPr>
      <w:hyperlink w:anchor="_Toc199448547" w:history="1">
        <w:r>
          <w:rPr>
            <w:rStyle w:val="af5"/>
            <w:rFonts w:hint="eastAsia"/>
            <w:sz w:val="24"/>
          </w:rPr>
          <w:t>2.2.3</w:t>
        </w:r>
        <w:r w:rsidR="00466DD0" w:rsidRPr="00466DD0">
          <w:rPr>
            <w:rStyle w:val="af5"/>
            <w:rFonts w:ascii="宋体" w:hAnsi="宋体" w:hint="eastAsia"/>
            <w:sz w:val="24"/>
          </w:rPr>
          <w:t xml:space="preserve">　</w:t>
        </w:r>
        <w:r>
          <w:rPr>
            <w:rStyle w:val="af5"/>
            <w:rFonts w:ascii="宋体" w:hAnsi="宋体" w:hint="eastAsia"/>
            <w:sz w:val="24"/>
          </w:rPr>
          <w:t>温湿度检测模块的选择</w:t>
        </w:r>
        <w:r>
          <w:rPr>
            <w:rFonts w:ascii="宋体" w:hAnsi="宋体" w:hint="eastAsia"/>
            <w:sz w:val="24"/>
          </w:rPr>
          <w:tab/>
        </w:r>
        <w:r>
          <w:rPr>
            <w:rFonts w:eastAsia="黑体" w:hint="eastAsia"/>
            <w:sz w:val="24"/>
          </w:rPr>
          <w:fldChar w:fldCharType="begin"/>
        </w:r>
        <w:r>
          <w:rPr>
            <w:rFonts w:eastAsia="黑体" w:hint="eastAsia"/>
            <w:sz w:val="24"/>
          </w:rPr>
          <w:instrText xml:space="preserve"> PAGEREF _Toc199448547 \h </w:instrText>
        </w:r>
        <w:r>
          <w:rPr>
            <w:rFonts w:eastAsia="黑体" w:hint="eastAsia"/>
            <w:sz w:val="24"/>
          </w:rPr>
        </w:r>
        <w:r>
          <w:rPr>
            <w:rFonts w:eastAsia="黑体" w:hint="eastAsia"/>
            <w:sz w:val="24"/>
          </w:rPr>
          <w:fldChar w:fldCharType="separate"/>
        </w:r>
        <w:r w:rsidR="00340390">
          <w:rPr>
            <w:rFonts w:eastAsia="黑体"/>
            <w:noProof/>
            <w:sz w:val="24"/>
          </w:rPr>
          <w:t>8</w:t>
        </w:r>
        <w:r>
          <w:rPr>
            <w:rFonts w:eastAsia="黑体" w:hint="eastAsia"/>
            <w:sz w:val="24"/>
          </w:rPr>
          <w:fldChar w:fldCharType="end"/>
        </w:r>
      </w:hyperlink>
    </w:p>
    <w:p w14:paraId="45A11674" w14:textId="1009136E" w:rsidR="000E7101" w:rsidRDefault="000E7101">
      <w:pPr>
        <w:pStyle w:val="TOC3"/>
        <w:tabs>
          <w:tab w:val="right" w:leader="dot" w:pos="9062"/>
        </w:tabs>
        <w:spacing w:line="360" w:lineRule="auto"/>
        <w:rPr>
          <w:rFonts w:ascii="宋体" w:hAnsi="宋体" w:cstheme="minorBidi" w:hint="eastAsia"/>
          <w:sz w:val="24"/>
          <w14:ligatures w14:val="standardContextual"/>
        </w:rPr>
      </w:pPr>
      <w:hyperlink w:anchor="_Toc199448548" w:history="1">
        <w:r>
          <w:rPr>
            <w:rStyle w:val="af5"/>
            <w:rFonts w:hint="eastAsia"/>
            <w:sz w:val="24"/>
          </w:rPr>
          <w:t>2.2.4</w:t>
        </w:r>
        <w:r w:rsidR="00466DD0" w:rsidRPr="00466DD0">
          <w:rPr>
            <w:rStyle w:val="af5"/>
            <w:rFonts w:ascii="宋体" w:hAnsi="宋体" w:hint="eastAsia"/>
            <w:sz w:val="24"/>
          </w:rPr>
          <w:t xml:space="preserve">　</w:t>
        </w:r>
        <w:r>
          <w:rPr>
            <w:rStyle w:val="af5"/>
            <w:rFonts w:ascii="宋体" w:hAnsi="宋体" w:hint="eastAsia"/>
            <w:sz w:val="24"/>
          </w:rPr>
          <w:t>云平台及</w:t>
        </w:r>
        <w:r w:rsidRPr="00FD0748">
          <w:rPr>
            <w:rStyle w:val="af5"/>
            <w:sz w:val="24"/>
          </w:rPr>
          <w:t>APP</w:t>
        </w:r>
        <w:r>
          <w:rPr>
            <w:rStyle w:val="af5"/>
            <w:rFonts w:ascii="宋体" w:hAnsi="宋体" w:hint="eastAsia"/>
            <w:sz w:val="24"/>
          </w:rPr>
          <w:t>选择</w:t>
        </w:r>
        <w:r>
          <w:rPr>
            <w:rFonts w:ascii="宋体" w:hAnsi="宋体" w:hint="eastAsia"/>
            <w:sz w:val="24"/>
          </w:rPr>
          <w:tab/>
        </w:r>
        <w:r>
          <w:rPr>
            <w:rFonts w:eastAsia="黑体" w:hint="eastAsia"/>
            <w:sz w:val="24"/>
          </w:rPr>
          <w:fldChar w:fldCharType="begin"/>
        </w:r>
        <w:r>
          <w:rPr>
            <w:rFonts w:eastAsia="黑体" w:hint="eastAsia"/>
            <w:sz w:val="24"/>
          </w:rPr>
          <w:instrText xml:space="preserve"> PAGEREF _Toc199448548 \h </w:instrText>
        </w:r>
        <w:r>
          <w:rPr>
            <w:rFonts w:eastAsia="黑体" w:hint="eastAsia"/>
            <w:sz w:val="24"/>
          </w:rPr>
        </w:r>
        <w:r>
          <w:rPr>
            <w:rFonts w:eastAsia="黑体" w:hint="eastAsia"/>
            <w:sz w:val="24"/>
          </w:rPr>
          <w:fldChar w:fldCharType="separate"/>
        </w:r>
        <w:r w:rsidR="00340390">
          <w:rPr>
            <w:rFonts w:eastAsia="黑体"/>
            <w:noProof/>
            <w:sz w:val="24"/>
          </w:rPr>
          <w:t>8</w:t>
        </w:r>
        <w:r>
          <w:rPr>
            <w:rFonts w:eastAsia="黑体" w:hint="eastAsia"/>
            <w:sz w:val="24"/>
          </w:rPr>
          <w:fldChar w:fldCharType="end"/>
        </w:r>
      </w:hyperlink>
    </w:p>
    <w:p w14:paraId="4FE7491D" w14:textId="67A02A98" w:rsidR="000E7101" w:rsidRDefault="000E7101">
      <w:pPr>
        <w:pStyle w:val="TOC3"/>
        <w:tabs>
          <w:tab w:val="right" w:leader="dot" w:pos="9062"/>
        </w:tabs>
        <w:spacing w:line="360" w:lineRule="auto"/>
        <w:rPr>
          <w:rFonts w:ascii="宋体" w:hAnsi="宋体" w:cstheme="minorBidi" w:hint="eastAsia"/>
          <w:sz w:val="24"/>
          <w14:ligatures w14:val="standardContextual"/>
        </w:rPr>
      </w:pPr>
      <w:hyperlink w:anchor="_Toc199448549" w:history="1">
        <w:r>
          <w:rPr>
            <w:rStyle w:val="af5"/>
            <w:rFonts w:hint="eastAsia"/>
            <w:sz w:val="24"/>
          </w:rPr>
          <w:t>2.2.5</w:t>
        </w:r>
        <w:r>
          <w:rPr>
            <w:rStyle w:val="af5"/>
            <w:rFonts w:ascii="宋体" w:hAnsi="宋体" w:hint="eastAsia"/>
            <w:sz w:val="24"/>
          </w:rPr>
          <w:t xml:space="preserve">  短信平台的选择</w:t>
        </w:r>
        <w:r>
          <w:rPr>
            <w:rFonts w:ascii="宋体" w:hAnsi="宋体" w:hint="eastAsia"/>
            <w:sz w:val="24"/>
          </w:rPr>
          <w:tab/>
        </w:r>
        <w:r>
          <w:rPr>
            <w:rFonts w:eastAsia="黑体" w:hint="eastAsia"/>
            <w:sz w:val="24"/>
          </w:rPr>
          <w:fldChar w:fldCharType="begin"/>
        </w:r>
        <w:r>
          <w:rPr>
            <w:rFonts w:eastAsia="黑体" w:hint="eastAsia"/>
            <w:sz w:val="24"/>
          </w:rPr>
          <w:instrText xml:space="preserve"> PAGEREF _Toc199448549 \h </w:instrText>
        </w:r>
        <w:r>
          <w:rPr>
            <w:rFonts w:eastAsia="黑体" w:hint="eastAsia"/>
            <w:sz w:val="24"/>
          </w:rPr>
        </w:r>
        <w:r>
          <w:rPr>
            <w:rFonts w:eastAsia="黑体" w:hint="eastAsia"/>
            <w:sz w:val="24"/>
          </w:rPr>
          <w:fldChar w:fldCharType="separate"/>
        </w:r>
        <w:r w:rsidR="00340390">
          <w:rPr>
            <w:rFonts w:eastAsia="黑体"/>
            <w:noProof/>
            <w:sz w:val="24"/>
          </w:rPr>
          <w:t>9</w:t>
        </w:r>
        <w:r>
          <w:rPr>
            <w:rFonts w:eastAsia="黑体" w:hint="eastAsia"/>
            <w:sz w:val="24"/>
          </w:rPr>
          <w:fldChar w:fldCharType="end"/>
        </w:r>
      </w:hyperlink>
    </w:p>
    <w:p w14:paraId="76ECC9BB" w14:textId="473B1BD5" w:rsidR="000E7101" w:rsidRDefault="000E7101">
      <w:pPr>
        <w:pStyle w:val="TOC3"/>
        <w:tabs>
          <w:tab w:val="right" w:leader="dot" w:pos="9062"/>
        </w:tabs>
        <w:spacing w:line="360" w:lineRule="auto"/>
        <w:rPr>
          <w:rFonts w:ascii="宋体" w:hAnsi="宋体" w:cstheme="minorBidi" w:hint="eastAsia"/>
          <w:sz w:val="24"/>
          <w14:ligatures w14:val="standardContextual"/>
        </w:rPr>
      </w:pPr>
      <w:hyperlink w:anchor="_Toc199448550" w:history="1">
        <w:r>
          <w:rPr>
            <w:rStyle w:val="af5"/>
            <w:rFonts w:hint="eastAsia"/>
            <w:sz w:val="24"/>
          </w:rPr>
          <w:t>2.2.6</w:t>
        </w:r>
        <w:r w:rsidR="00466DD0" w:rsidRPr="00466DD0">
          <w:rPr>
            <w:rStyle w:val="af5"/>
            <w:rFonts w:hint="eastAsia"/>
            <w:sz w:val="24"/>
          </w:rPr>
          <w:t xml:space="preserve">　</w:t>
        </w:r>
        <w:r>
          <w:rPr>
            <w:rStyle w:val="af5"/>
            <w:rFonts w:ascii="宋体" w:hAnsi="宋体" w:hint="eastAsia"/>
            <w:sz w:val="24"/>
          </w:rPr>
          <w:t>人脸识别系统的选择</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_Toc199448550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10</w:t>
        </w:r>
        <w:r>
          <w:rPr>
            <w:rFonts w:eastAsia="黑体" w:hint="eastAsia"/>
            <w:sz w:val="24"/>
          </w:rPr>
          <w:fldChar w:fldCharType="end"/>
        </w:r>
      </w:hyperlink>
    </w:p>
    <w:p w14:paraId="7503EFDC" w14:textId="0A0F0422" w:rsidR="000E7101" w:rsidRDefault="000E7101">
      <w:pPr>
        <w:pStyle w:val="TOC1"/>
        <w:tabs>
          <w:tab w:val="right" w:leader="dot" w:pos="9062"/>
        </w:tabs>
        <w:spacing w:line="360" w:lineRule="auto"/>
        <w:rPr>
          <w:rFonts w:asciiTheme="minorHAnsi" w:eastAsiaTheme="minorEastAsia" w:hAnsiTheme="minorHAnsi" w:cstheme="minorBidi"/>
          <w:sz w:val="24"/>
          <w14:ligatures w14:val="standardContextual"/>
        </w:rPr>
      </w:pPr>
      <w:hyperlink w:anchor="_Toc199448551" w:history="1">
        <w:r>
          <w:rPr>
            <w:rStyle w:val="af5"/>
            <w:rFonts w:hint="eastAsia"/>
            <w:sz w:val="24"/>
          </w:rPr>
          <w:t>3</w:t>
        </w:r>
        <w:r>
          <w:rPr>
            <w:rStyle w:val="af5"/>
            <w:rFonts w:hint="eastAsia"/>
            <w:sz w:val="24"/>
          </w:rPr>
          <w:t xml:space="preserve">　系统硬件设计</w:t>
        </w:r>
        <w:r w:rsidRPr="00E44208">
          <w:rPr>
            <w:rFonts w:ascii="宋体" w:eastAsia="宋体" w:hAnsi="宋体" w:hint="eastAsia"/>
            <w:sz w:val="24"/>
          </w:rPr>
          <w:tab/>
        </w:r>
        <w:r>
          <w:rPr>
            <w:rFonts w:hint="eastAsia"/>
            <w:sz w:val="24"/>
          </w:rPr>
          <w:fldChar w:fldCharType="begin"/>
        </w:r>
        <w:r>
          <w:rPr>
            <w:rFonts w:hint="eastAsia"/>
            <w:sz w:val="24"/>
          </w:rPr>
          <w:instrText xml:space="preserve"> </w:instrText>
        </w:r>
        <w:r>
          <w:rPr>
            <w:sz w:val="24"/>
          </w:rPr>
          <w:instrText>PAGEREF _Toc199448551 \h</w:instrText>
        </w:r>
        <w:r>
          <w:rPr>
            <w:rFonts w:hint="eastAsia"/>
            <w:sz w:val="24"/>
          </w:rPr>
          <w:instrText xml:space="preserve"> </w:instrText>
        </w:r>
        <w:r>
          <w:rPr>
            <w:rFonts w:hint="eastAsia"/>
            <w:sz w:val="24"/>
          </w:rPr>
        </w:r>
        <w:r>
          <w:rPr>
            <w:rFonts w:hint="eastAsia"/>
            <w:sz w:val="24"/>
          </w:rPr>
          <w:fldChar w:fldCharType="separate"/>
        </w:r>
        <w:r w:rsidR="00340390">
          <w:rPr>
            <w:noProof/>
            <w:sz w:val="24"/>
          </w:rPr>
          <w:t>12</w:t>
        </w:r>
        <w:r>
          <w:rPr>
            <w:rFonts w:hint="eastAsia"/>
            <w:sz w:val="24"/>
          </w:rPr>
          <w:fldChar w:fldCharType="end"/>
        </w:r>
      </w:hyperlink>
    </w:p>
    <w:p w14:paraId="3315BE8A" w14:textId="0B8964F1"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52" w:history="1">
        <w:r>
          <w:rPr>
            <w:rStyle w:val="af5"/>
            <w:rFonts w:hint="eastAsia"/>
            <w:sz w:val="24"/>
          </w:rPr>
          <w:t>3.1</w:t>
        </w:r>
        <w:r>
          <w:rPr>
            <w:rStyle w:val="af5"/>
            <w:rFonts w:ascii="宋体" w:hAnsi="宋体" w:hint="eastAsia"/>
            <w:sz w:val="24"/>
          </w:rPr>
          <w:t xml:space="preserve">　系统硬件原理图</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_Toc199448552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12</w:t>
        </w:r>
        <w:r>
          <w:rPr>
            <w:rFonts w:eastAsia="黑体" w:hint="eastAsia"/>
            <w:sz w:val="24"/>
          </w:rPr>
          <w:fldChar w:fldCharType="end"/>
        </w:r>
      </w:hyperlink>
    </w:p>
    <w:p w14:paraId="643B7219" w14:textId="5671B8F8"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53" w:history="1">
        <w:r>
          <w:rPr>
            <w:rStyle w:val="af5"/>
            <w:rFonts w:hint="eastAsia"/>
            <w:sz w:val="24"/>
          </w:rPr>
          <w:t>3.2</w:t>
        </w:r>
        <w:r>
          <w:rPr>
            <w:rStyle w:val="af5"/>
            <w:rFonts w:ascii="宋体" w:hAnsi="宋体" w:hint="eastAsia"/>
            <w:sz w:val="24"/>
          </w:rPr>
          <w:t xml:space="preserve">　</w:t>
        </w:r>
        <w:r>
          <w:rPr>
            <w:rStyle w:val="af5"/>
            <w:rFonts w:hint="eastAsia"/>
            <w:sz w:val="24"/>
          </w:rPr>
          <w:t>STM32</w:t>
        </w:r>
        <w:r>
          <w:rPr>
            <w:rStyle w:val="af5"/>
            <w:rFonts w:ascii="宋体" w:hAnsi="宋体" w:hint="eastAsia"/>
            <w:sz w:val="24"/>
          </w:rPr>
          <w:t>控制器</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_Toc199448553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15</w:t>
        </w:r>
        <w:r>
          <w:rPr>
            <w:rFonts w:eastAsia="黑体" w:hint="eastAsia"/>
            <w:sz w:val="24"/>
          </w:rPr>
          <w:fldChar w:fldCharType="end"/>
        </w:r>
      </w:hyperlink>
    </w:p>
    <w:p w14:paraId="57950B3D" w14:textId="07E04F9E"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54" w:history="1">
        <w:r>
          <w:rPr>
            <w:rStyle w:val="af5"/>
            <w:rFonts w:hint="eastAsia"/>
            <w:sz w:val="24"/>
          </w:rPr>
          <w:t>3.3</w:t>
        </w:r>
        <w:r>
          <w:rPr>
            <w:rStyle w:val="af5"/>
            <w:rFonts w:ascii="宋体" w:hAnsi="宋体" w:hint="eastAsia"/>
            <w:sz w:val="24"/>
          </w:rPr>
          <w:t xml:space="preserve">　烟雾检测模块</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_Toc199448554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18</w:t>
        </w:r>
        <w:r>
          <w:rPr>
            <w:rFonts w:eastAsia="黑体" w:hint="eastAsia"/>
            <w:sz w:val="24"/>
          </w:rPr>
          <w:fldChar w:fldCharType="end"/>
        </w:r>
      </w:hyperlink>
    </w:p>
    <w:p w14:paraId="0BDCFB0E" w14:textId="17305465"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55" w:history="1">
        <w:r>
          <w:rPr>
            <w:rStyle w:val="af5"/>
            <w:rFonts w:hint="eastAsia"/>
            <w:sz w:val="24"/>
          </w:rPr>
          <w:t>3.4</w:t>
        </w:r>
        <w:r>
          <w:rPr>
            <w:rStyle w:val="af5"/>
            <w:rFonts w:ascii="宋体" w:hAnsi="宋体" w:hint="eastAsia"/>
            <w:sz w:val="24"/>
          </w:rPr>
          <w:t xml:space="preserve">　火焰传感器检测模块</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_Toc199448555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19</w:t>
        </w:r>
        <w:r>
          <w:rPr>
            <w:rFonts w:eastAsia="黑体" w:hint="eastAsia"/>
            <w:sz w:val="24"/>
          </w:rPr>
          <w:fldChar w:fldCharType="end"/>
        </w:r>
      </w:hyperlink>
    </w:p>
    <w:p w14:paraId="3797FE09" w14:textId="28428EC1"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56" w:history="1">
        <w:r>
          <w:rPr>
            <w:rStyle w:val="af5"/>
            <w:rFonts w:hint="eastAsia"/>
            <w:sz w:val="24"/>
          </w:rPr>
          <w:t>3.5</w:t>
        </w:r>
        <w:r>
          <w:rPr>
            <w:rStyle w:val="af5"/>
            <w:rFonts w:ascii="宋体" w:hAnsi="宋体" w:hint="eastAsia"/>
            <w:sz w:val="24"/>
          </w:rPr>
          <w:t xml:space="preserve">　红外热释电传感器</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_Toc199448556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20</w:t>
        </w:r>
        <w:r>
          <w:rPr>
            <w:rFonts w:eastAsia="黑体" w:hint="eastAsia"/>
            <w:sz w:val="24"/>
          </w:rPr>
          <w:fldChar w:fldCharType="end"/>
        </w:r>
      </w:hyperlink>
    </w:p>
    <w:p w14:paraId="5CF970B7" w14:textId="5D90F2DD"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57" w:history="1">
        <w:r>
          <w:rPr>
            <w:rStyle w:val="af5"/>
            <w:rFonts w:hint="eastAsia"/>
            <w:sz w:val="24"/>
          </w:rPr>
          <w:t>3.6</w:t>
        </w:r>
        <w:r>
          <w:rPr>
            <w:rStyle w:val="af5"/>
            <w:rFonts w:ascii="宋体" w:hAnsi="宋体" w:hint="eastAsia"/>
            <w:sz w:val="24"/>
          </w:rPr>
          <w:t xml:space="preserve">　</w:t>
        </w:r>
        <w:r>
          <w:rPr>
            <w:rStyle w:val="af5"/>
            <w:rFonts w:hint="eastAsia"/>
            <w:sz w:val="24"/>
          </w:rPr>
          <w:t>OLED</w:t>
        </w:r>
        <w:r>
          <w:rPr>
            <w:rStyle w:val="af5"/>
            <w:rFonts w:ascii="宋体" w:hAnsi="宋体" w:hint="eastAsia"/>
            <w:sz w:val="24"/>
          </w:rPr>
          <w:t>显示模块</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_Toc199448557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21</w:t>
        </w:r>
        <w:r>
          <w:rPr>
            <w:rFonts w:eastAsia="黑体" w:hint="eastAsia"/>
            <w:sz w:val="24"/>
          </w:rPr>
          <w:fldChar w:fldCharType="end"/>
        </w:r>
      </w:hyperlink>
    </w:p>
    <w:p w14:paraId="68660753" w14:textId="56A4E4EE"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58" w:history="1">
        <w:r>
          <w:rPr>
            <w:rStyle w:val="af5"/>
            <w:rFonts w:hint="eastAsia"/>
            <w:sz w:val="24"/>
          </w:rPr>
          <w:t>3.7</w:t>
        </w:r>
        <w:r>
          <w:rPr>
            <w:rStyle w:val="af5"/>
            <w:rFonts w:ascii="宋体" w:hAnsi="宋体" w:hint="eastAsia"/>
            <w:sz w:val="24"/>
          </w:rPr>
          <w:t xml:space="preserve">　</w:t>
        </w:r>
        <w:r>
          <w:rPr>
            <w:rStyle w:val="af5"/>
            <w:rFonts w:hint="eastAsia"/>
            <w:sz w:val="24"/>
          </w:rPr>
          <w:t>DHT11</w:t>
        </w:r>
        <w:r>
          <w:rPr>
            <w:rStyle w:val="af5"/>
            <w:rFonts w:ascii="宋体" w:hAnsi="宋体" w:hint="eastAsia"/>
            <w:sz w:val="24"/>
          </w:rPr>
          <w:t>温湿度检测模块</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_Toc199448558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22</w:t>
        </w:r>
        <w:r>
          <w:rPr>
            <w:rFonts w:eastAsia="黑体" w:hint="eastAsia"/>
            <w:sz w:val="24"/>
          </w:rPr>
          <w:fldChar w:fldCharType="end"/>
        </w:r>
      </w:hyperlink>
    </w:p>
    <w:p w14:paraId="2D33FC1B" w14:textId="13542305"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59" w:history="1">
        <w:r>
          <w:rPr>
            <w:rStyle w:val="af5"/>
            <w:rFonts w:hint="eastAsia"/>
            <w:sz w:val="24"/>
          </w:rPr>
          <w:t>3.8</w:t>
        </w:r>
        <w:r>
          <w:rPr>
            <w:rStyle w:val="af5"/>
            <w:rFonts w:ascii="宋体" w:hAnsi="宋体" w:hint="eastAsia"/>
            <w:sz w:val="24"/>
          </w:rPr>
          <w:t xml:space="preserve">　继电器模块</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_Toc199448559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23</w:t>
        </w:r>
        <w:r>
          <w:rPr>
            <w:rFonts w:eastAsia="黑体" w:hint="eastAsia"/>
            <w:sz w:val="24"/>
          </w:rPr>
          <w:fldChar w:fldCharType="end"/>
        </w:r>
      </w:hyperlink>
    </w:p>
    <w:p w14:paraId="3E5B6270" w14:textId="5962E958"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60" w:history="1">
        <w:r>
          <w:rPr>
            <w:rStyle w:val="af5"/>
            <w:rFonts w:hint="eastAsia"/>
            <w:sz w:val="24"/>
          </w:rPr>
          <w:t>3.9</w:t>
        </w:r>
        <w:r>
          <w:rPr>
            <w:rStyle w:val="af5"/>
            <w:rFonts w:ascii="宋体" w:hAnsi="宋体" w:hint="eastAsia"/>
            <w:sz w:val="24"/>
          </w:rPr>
          <w:t xml:space="preserve">　水泵电机驱动模块</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_Toc199448560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25</w:t>
        </w:r>
        <w:r>
          <w:rPr>
            <w:rFonts w:eastAsia="黑体" w:hint="eastAsia"/>
            <w:sz w:val="24"/>
          </w:rPr>
          <w:fldChar w:fldCharType="end"/>
        </w:r>
      </w:hyperlink>
    </w:p>
    <w:p w14:paraId="52DC393B" w14:textId="5D51851C"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61" w:history="1">
        <w:r>
          <w:rPr>
            <w:rStyle w:val="af5"/>
            <w:rFonts w:hint="eastAsia"/>
            <w:sz w:val="24"/>
          </w:rPr>
          <w:t>3.10</w:t>
        </w:r>
        <w:r>
          <w:rPr>
            <w:rStyle w:val="af5"/>
            <w:rFonts w:ascii="宋体" w:hAnsi="宋体" w:hint="eastAsia"/>
            <w:sz w:val="24"/>
          </w:rPr>
          <w:t xml:space="preserve">　报警模块</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_Toc199448561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26</w:t>
        </w:r>
        <w:r>
          <w:rPr>
            <w:rFonts w:eastAsia="黑体" w:hint="eastAsia"/>
            <w:sz w:val="24"/>
          </w:rPr>
          <w:fldChar w:fldCharType="end"/>
        </w:r>
      </w:hyperlink>
    </w:p>
    <w:p w14:paraId="658C5E67" w14:textId="2A5829D0"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62" w:history="1">
        <w:r>
          <w:rPr>
            <w:rStyle w:val="af5"/>
            <w:rFonts w:hint="eastAsia"/>
            <w:sz w:val="24"/>
          </w:rPr>
          <w:t>3.11</w:t>
        </w:r>
        <w:r>
          <w:rPr>
            <w:rStyle w:val="af5"/>
            <w:rFonts w:ascii="宋体" w:hAnsi="宋体" w:hint="eastAsia"/>
            <w:sz w:val="24"/>
          </w:rPr>
          <w:t xml:space="preserve">　</w:t>
        </w:r>
        <w:r>
          <w:rPr>
            <w:rStyle w:val="af5"/>
            <w:rFonts w:hint="eastAsia"/>
            <w:sz w:val="24"/>
          </w:rPr>
          <w:t>AT24C02</w:t>
        </w:r>
        <w:r>
          <w:rPr>
            <w:rStyle w:val="af5"/>
            <w:rFonts w:ascii="宋体" w:hAnsi="宋体" w:hint="eastAsia"/>
            <w:sz w:val="24"/>
          </w:rPr>
          <w:t>存储模块</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_Toc199448562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27</w:t>
        </w:r>
        <w:r>
          <w:rPr>
            <w:rFonts w:eastAsia="黑体" w:hint="eastAsia"/>
            <w:sz w:val="24"/>
          </w:rPr>
          <w:fldChar w:fldCharType="end"/>
        </w:r>
      </w:hyperlink>
    </w:p>
    <w:p w14:paraId="550E8AAE" w14:textId="6A4D7D07"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63" w:history="1">
        <w:r>
          <w:rPr>
            <w:rStyle w:val="af5"/>
            <w:rFonts w:hint="eastAsia"/>
            <w:sz w:val="24"/>
          </w:rPr>
          <w:t>3.12</w:t>
        </w:r>
        <w:r>
          <w:rPr>
            <w:rStyle w:val="af5"/>
            <w:rFonts w:ascii="宋体" w:hAnsi="宋体" w:hint="eastAsia"/>
            <w:sz w:val="24"/>
          </w:rPr>
          <w:t xml:space="preserve">　楼宇人员信息检测系统控制器</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_Toc199448563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28</w:t>
        </w:r>
        <w:r>
          <w:rPr>
            <w:rFonts w:eastAsia="黑体" w:hint="eastAsia"/>
            <w:sz w:val="24"/>
          </w:rPr>
          <w:fldChar w:fldCharType="end"/>
        </w:r>
      </w:hyperlink>
    </w:p>
    <w:p w14:paraId="29EB1951" w14:textId="6F12ECC5"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64" w:history="1">
        <w:r>
          <w:rPr>
            <w:rStyle w:val="af5"/>
            <w:rFonts w:hint="eastAsia"/>
            <w:sz w:val="24"/>
          </w:rPr>
          <w:t>3.13</w:t>
        </w:r>
        <w:r>
          <w:rPr>
            <w:rStyle w:val="af5"/>
            <w:rFonts w:ascii="宋体" w:hAnsi="宋体" w:hint="eastAsia"/>
            <w:sz w:val="24"/>
          </w:rPr>
          <w:t xml:space="preserve">　</w:t>
        </w:r>
        <w:r>
          <w:rPr>
            <w:rStyle w:val="af5"/>
            <w:rFonts w:hint="eastAsia"/>
            <w:sz w:val="24"/>
          </w:rPr>
          <w:t>RFID</w:t>
        </w:r>
        <w:r>
          <w:rPr>
            <w:rStyle w:val="af5"/>
            <w:rFonts w:ascii="宋体" w:hAnsi="宋体" w:hint="eastAsia"/>
            <w:sz w:val="24"/>
          </w:rPr>
          <w:t xml:space="preserve"> </w:t>
        </w:r>
        <w:r>
          <w:rPr>
            <w:rStyle w:val="af5"/>
            <w:rFonts w:hint="eastAsia"/>
            <w:sz w:val="24"/>
          </w:rPr>
          <w:t>RC522</w:t>
        </w:r>
        <w:r>
          <w:rPr>
            <w:rStyle w:val="af5"/>
            <w:rFonts w:ascii="宋体" w:hAnsi="宋体" w:hint="eastAsia"/>
            <w:sz w:val="24"/>
          </w:rPr>
          <w:t>刷卡模块</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_Toc199448564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29</w:t>
        </w:r>
        <w:r>
          <w:rPr>
            <w:rFonts w:eastAsia="黑体" w:hint="eastAsia"/>
            <w:sz w:val="24"/>
          </w:rPr>
          <w:fldChar w:fldCharType="end"/>
        </w:r>
      </w:hyperlink>
    </w:p>
    <w:p w14:paraId="3B3705AD" w14:textId="0A0D845A"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65" w:history="1">
        <w:r>
          <w:rPr>
            <w:rStyle w:val="af5"/>
            <w:rFonts w:hint="eastAsia"/>
            <w:sz w:val="24"/>
          </w:rPr>
          <w:t>3.14</w:t>
        </w:r>
        <w:r>
          <w:rPr>
            <w:rStyle w:val="af5"/>
            <w:rFonts w:ascii="宋体" w:hAnsi="宋体" w:hint="eastAsia"/>
            <w:sz w:val="24"/>
          </w:rPr>
          <w:t xml:space="preserve">　</w:t>
        </w:r>
        <w:r>
          <w:rPr>
            <w:rStyle w:val="af5"/>
            <w:rFonts w:hint="eastAsia"/>
            <w:sz w:val="24"/>
          </w:rPr>
          <w:t>AS608</w:t>
        </w:r>
        <w:r>
          <w:rPr>
            <w:rStyle w:val="af5"/>
            <w:rFonts w:ascii="宋体" w:hAnsi="宋体" w:hint="eastAsia"/>
            <w:sz w:val="24"/>
          </w:rPr>
          <w:t>指纹模块</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_Toc199448565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30</w:t>
        </w:r>
        <w:r>
          <w:rPr>
            <w:rFonts w:eastAsia="黑体" w:hint="eastAsia"/>
            <w:sz w:val="24"/>
          </w:rPr>
          <w:fldChar w:fldCharType="end"/>
        </w:r>
      </w:hyperlink>
    </w:p>
    <w:p w14:paraId="48E1A21A" w14:textId="3498FD32"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66" w:history="1">
        <w:r>
          <w:rPr>
            <w:rStyle w:val="af5"/>
            <w:rFonts w:hint="eastAsia"/>
            <w:sz w:val="24"/>
          </w:rPr>
          <w:t>3.15</w:t>
        </w:r>
        <w:r>
          <w:rPr>
            <w:rStyle w:val="af5"/>
            <w:rFonts w:ascii="宋体" w:hAnsi="宋体" w:hint="eastAsia"/>
            <w:sz w:val="24"/>
          </w:rPr>
          <w:t xml:space="preserve">　</w:t>
        </w:r>
        <w:r>
          <w:rPr>
            <w:rStyle w:val="af5"/>
            <w:rFonts w:hint="eastAsia"/>
            <w:sz w:val="24"/>
          </w:rPr>
          <w:t>RDK</w:t>
        </w:r>
        <w:r>
          <w:rPr>
            <w:rStyle w:val="af5"/>
            <w:rFonts w:ascii="宋体" w:hAnsi="宋体" w:hint="eastAsia"/>
            <w:sz w:val="24"/>
          </w:rPr>
          <w:t xml:space="preserve"> </w:t>
        </w:r>
        <w:r>
          <w:rPr>
            <w:rStyle w:val="af5"/>
            <w:rFonts w:hint="eastAsia"/>
            <w:sz w:val="24"/>
          </w:rPr>
          <w:t>X5</w:t>
        </w:r>
        <w:r>
          <w:rPr>
            <w:rStyle w:val="af5"/>
            <w:rFonts w:ascii="宋体" w:hAnsi="宋体" w:hint="eastAsia"/>
            <w:sz w:val="24"/>
          </w:rPr>
          <w:t>人脸识别模块</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_Toc199448566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31</w:t>
        </w:r>
        <w:r>
          <w:rPr>
            <w:rFonts w:eastAsia="黑体" w:hint="eastAsia"/>
            <w:sz w:val="24"/>
          </w:rPr>
          <w:fldChar w:fldCharType="end"/>
        </w:r>
      </w:hyperlink>
    </w:p>
    <w:p w14:paraId="13149AA3" w14:textId="788DF35A"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67" w:history="1">
        <w:r>
          <w:rPr>
            <w:rStyle w:val="af5"/>
            <w:rFonts w:hint="eastAsia"/>
            <w:sz w:val="24"/>
          </w:rPr>
          <w:t>3.16</w:t>
        </w:r>
        <w:r>
          <w:rPr>
            <w:rStyle w:val="af5"/>
            <w:rFonts w:ascii="宋体" w:hAnsi="宋体" w:hint="eastAsia"/>
            <w:sz w:val="24"/>
          </w:rPr>
          <w:t xml:space="preserve">　按键检测电路</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_Toc199448567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31</w:t>
        </w:r>
        <w:r>
          <w:rPr>
            <w:rFonts w:eastAsia="黑体" w:hint="eastAsia"/>
            <w:sz w:val="24"/>
          </w:rPr>
          <w:fldChar w:fldCharType="end"/>
        </w:r>
      </w:hyperlink>
    </w:p>
    <w:p w14:paraId="187D14DE" w14:textId="20BB3B34"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68" w:history="1">
        <w:r>
          <w:rPr>
            <w:rStyle w:val="af5"/>
            <w:rFonts w:hint="eastAsia"/>
            <w:sz w:val="24"/>
          </w:rPr>
          <w:t>3.17</w:t>
        </w:r>
        <w:r>
          <w:rPr>
            <w:rStyle w:val="af5"/>
            <w:rFonts w:ascii="宋体" w:hAnsi="宋体" w:hint="eastAsia"/>
            <w:sz w:val="24"/>
          </w:rPr>
          <w:t xml:space="preserve">　</w:t>
        </w:r>
        <w:r>
          <w:rPr>
            <w:rStyle w:val="af5"/>
            <w:rFonts w:hint="eastAsia"/>
            <w:sz w:val="24"/>
          </w:rPr>
          <w:t>SG90</w:t>
        </w:r>
        <w:r>
          <w:rPr>
            <w:rStyle w:val="af5"/>
            <w:rFonts w:ascii="宋体" w:hAnsi="宋体" w:hint="eastAsia"/>
            <w:sz w:val="24"/>
          </w:rPr>
          <w:t>舵机模块</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_Toc199448568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32</w:t>
        </w:r>
        <w:r>
          <w:rPr>
            <w:rFonts w:eastAsia="黑体" w:hint="eastAsia"/>
            <w:sz w:val="24"/>
          </w:rPr>
          <w:fldChar w:fldCharType="end"/>
        </w:r>
      </w:hyperlink>
    </w:p>
    <w:p w14:paraId="11963E3A" w14:textId="71C7DEAD"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69" w:history="1">
        <w:r>
          <w:rPr>
            <w:rStyle w:val="af5"/>
            <w:rFonts w:hint="eastAsia"/>
            <w:sz w:val="24"/>
          </w:rPr>
          <w:t>3.18</w:t>
        </w:r>
        <w:r>
          <w:rPr>
            <w:rStyle w:val="af5"/>
            <w:rFonts w:ascii="宋体" w:hAnsi="宋体" w:hint="eastAsia"/>
            <w:sz w:val="24"/>
          </w:rPr>
          <w:t xml:space="preserve">　太阳能并网逆变控制器</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_Toc199448569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33</w:t>
        </w:r>
        <w:r>
          <w:rPr>
            <w:rFonts w:eastAsia="黑体" w:hint="eastAsia"/>
            <w:sz w:val="24"/>
          </w:rPr>
          <w:fldChar w:fldCharType="end"/>
        </w:r>
      </w:hyperlink>
    </w:p>
    <w:p w14:paraId="4BDDE5AD" w14:textId="4412040B"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70" w:history="1">
        <w:r>
          <w:rPr>
            <w:rStyle w:val="af5"/>
            <w:rFonts w:hint="eastAsia"/>
            <w:sz w:val="24"/>
          </w:rPr>
          <w:t>3.19</w:t>
        </w:r>
        <w:r>
          <w:rPr>
            <w:rStyle w:val="af5"/>
            <w:rFonts w:ascii="宋体" w:hAnsi="宋体" w:hint="eastAsia"/>
            <w:sz w:val="24"/>
          </w:rPr>
          <w:t xml:space="preserve">　晶闸管有源逆变电路</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_Toc199448570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33</w:t>
        </w:r>
        <w:r>
          <w:rPr>
            <w:rFonts w:eastAsia="黑体" w:hint="eastAsia"/>
            <w:sz w:val="24"/>
          </w:rPr>
          <w:fldChar w:fldCharType="end"/>
        </w:r>
      </w:hyperlink>
    </w:p>
    <w:p w14:paraId="1AC0F6F1" w14:textId="4EFA2638"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71" w:history="1">
        <w:r>
          <w:rPr>
            <w:rStyle w:val="af5"/>
            <w:rFonts w:hint="eastAsia"/>
            <w:sz w:val="24"/>
          </w:rPr>
          <w:t>3.20</w:t>
        </w:r>
        <w:r>
          <w:rPr>
            <w:rStyle w:val="af5"/>
            <w:rFonts w:ascii="宋体" w:hAnsi="宋体" w:hint="eastAsia"/>
            <w:sz w:val="24"/>
          </w:rPr>
          <w:t xml:space="preserve">　电能质量采集模块</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_Toc199448571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35</w:t>
        </w:r>
        <w:r>
          <w:rPr>
            <w:rFonts w:eastAsia="黑体" w:hint="eastAsia"/>
            <w:sz w:val="24"/>
          </w:rPr>
          <w:fldChar w:fldCharType="end"/>
        </w:r>
      </w:hyperlink>
    </w:p>
    <w:p w14:paraId="77CE2DE6" w14:textId="23F0EA31"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72" w:history="1">
        <w:r>
          <w:rPr>
            <w:rStyle w:val="af5"/>
            <w:rFonts w:hint="eastAsia"/>
            <w:sz w:val="24"/>
          </w:rPr>
          <w:t>3.21</w:t>
        </w:r>
        <w:r>
          <w:rPr>
            <w:rStyle w:val="af5"/>
            <w:rFonts w:ascii="宋体" w:hAnsi="宋体" w:hint="eastAsia"/>
            <w:sz w:val="24"/>
          </w:rPr>
          <w:t xml:space="preserve">　</w:t>
        </w:r>
        <w:r>
          <w:rPr>
            <w:rStyle w:val="af5"/>
            <w:rFonts w:hint="eastAsia"/>
            <w:sz w:val="24"/>
          </w:rPr>
          <w:t>TTL</w:t>
        </w:r>
        <w:r>
          <w:rPr>
            <w:rStyle w:val="af5"/>
            <w:rFonts w:ascii="宋体" w:hAnsi="宋体" w:hint="eastAsia"/>
            <w:sz w:val="24"/>
          </w:rPr>
          <w:t>转</w:t>
        </w:r>
        <w:r>
          <w:rPr>
            <w:rStyle w:val="af5"/>
            <w:rFonts w:hint="eastAsia"/>
            <w:sz w:val="24"/>
          </w:rPr>
          <w:t>RS485</w:t>
        </w:r>
        <w:r>
          <w:rPr>
            <w:rStyle w:val="af5"/>
            <w:rFonts w:ascii="宋体" w:hAnsi="宋体" w:hint="eastAsia"/>
            <w:sz w:val="24"/>
          </w:rPr>
          <w:t>通讯模块</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_Toc199448572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37</w:t>
        </w:r>
        <w:r>
          <w:rPr>
            <w:rFonts w:eastAsia="黑体" w:hint="eastAsia"/>
            <w:sz w:val="24"/>
          </w:rPr>
          <w:fldChar w:fldCharType="end"/>
        </w:r>
      </w:hyperlink>
    </w:p>
    <w:p w14:paraId="3BC3D328" w14:textId="16AEA5AC"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73" w:history="1">
        <w:r>
          <w:rPr>
            <w:rStyle w:val="af5"/>
            <w:rFonts w:hint="eastAsia"/>
            <w:sz w:val="24"/>
          </w:rPr>
          <w:t>3.22</w:t>
        </w:r>
        <w:r>
          <w:rPr>
            <w:rStyle w:val="af5"/>
            <w:rFonts w:ascii="宋体" w:hAnsi="宋体" w:hint="eastAsia"/>
            <w:sz w:val="24"/>
          </w:rPr>
          <w:t xml:space="preserve">　</w:t>
        </w:r>
        <w:r>
          <w:rPr>
            <w:rStyle w:val="af5"/>
            <w:rFonts w:hint="eastAsia"/>
            <w:sz w:val="24"/>
          </w:rPr>
          <w:t>Wi-Fi</w:t>
        </w:r>
        <w:r>
          <w:rPr>
            <w:rStyle w:val="af5"/>
            <w:rFonts w:ascii="宋体" w:hAnsi="宋体" w:hint="eastAsia"/>
            <w:sz w:val="24"/>
          </w:rPr>
          <w:t>模块</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_Toc199448573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38</w:t>
        </w:r>
        <w:r>
          <w:rPr>
            <w:rFonts w:eastAsia="黑体" w:hint="eastAsia"/>
            <w:sz w:val="24"/>
          </w:rPr>
          <w:fldChar w:fldCharType="end"/>
        </w:r>
      </w:hyperlink>
    </w:p>
    <w:p w14:paraId="62887015" w14:textId="0C060385"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74" w:history="1">
        <w:r>
          <w:rPr>
            <w:rStyle w:val="af5"/>
            <w:rFonts w:hint="eastAsia"/>
            <w:sz w:val="24"/>
          </w:rPr>
          <w:t>3.23</w:t>
        </w:r>
        <w:r>
          <w:rPr>
            <w:rStyle w:val="af5"/>
            <w:rFonts w:ascii="宋体" w:hAnsi="宋体" w:hint="eastAsia"/>
            <w:sz w:val="24"/>
          </w:rPr>
          <w:t xml:space="preserve">　</w:t>
        </w:r>
        <w:r>
          <w:rPr>
            <w:rStyle w:val="af5"/>
            <w:rFonts w:hint="eastAsia"/>
            <w:sz w:val="24"/>
          </w:rPr>
          <w:t>AIR780E 4G</w:t>
        </w:r>
        <w:r>
          <w:rPr>
            <w:rStyle w:val="af5"/>
            <w:rFonts w:ascii="宋体" w:hAnsi="宋体" w:cs="黑体" w:hint="eastAsia"/>
            <w:bCs/>
            <w:sz w:val="24"/>
          </w:rPr>
          <w:t>模块</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_Toc199448574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40</w:t>
        </w:r>
        <w:r>
          <w:rPr>
            <w:rFonts w:eastAsia="黑体" w:hint="eastAsia"/>
            <w:sz w:val="24"/>
          </w:rPr>
          <w:fldChar w:fldCharType="end"/>
        </w:r>
      </w:hyperlink>
    </w:p>
    <w:p w14:paraId="2740CB91" w14:textId="6CDDC9C7"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75" w:history="1">
        <w:r>
          <w:rPr>
            <w:rStyle w:val="af5"/>
            <w:rFonts w:hint="eastAsia"/>
            <w:sz w:val="24"/>
          </w:rPr>
          <w:t>3.24</w:t>
        </w:r>
        <w:r>
          <w:rPr>
            <w:rStyle w:val="af5"/>
            <w:rFonts w:ascii="宋体" w:hAnsi="宋体" w:hint="eastAsia"/>
            <w:sz w:val="24"/>
          </w:rPr>
          <w:t xml:space="preserve">　楼宇云端安防监控系统</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_Toc199448575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40</w:t>
        </w:r>
        <w:r>
          <w:rPr>
            <w:rFonts w:eastAsia="黑体" w:hint="eastAsia"/>
            <w:sz w:val="24"/>
          </w:rPr>
          <w:fldChar w:fldCharType="end"/>
        </w:r>
      </w:hyperlink>
    </w:p>
    <w:p w14:paraId="7BCE4FC4" w14:textId="7F79A1E3" w:rsidR="000E7101" w:rsidRDefault="000E7101">
      <w:pPr>
        <w:pStyle w:val="TOC1"/>
        <w:tabs>
          <w:tab w:val="right" w:leader="dot" w:pos="9062"/>
        </w:tabs>
        <w:spacing w:line="360" w:lineRule="auto"/>
        <w:rPr>
          <w:rFonts w:asciiTheme="minorHAnsi" w:eastAsiaTheme="minorEastAsia" w:hAnsiTheme="minorHAnsi" w:cstheme="minorBidi"/>
          <w:sz w:val="24"/>
          <w14:ligatures w14:val="standardContextual"/>
        </w:rPr>
      </w:pPr>
      <w:hyperlink w:anchor="_Toc199448576" w:history="1">
        <w:r>
          <w:rPr>
            <w:rStyle w:val="af5"/>
            <w:rFonts w:hint="eastAsia"/>
            <w:sz w:val="24"/>
          </w:rPr>
          <w:t>4</w:t>
        </w:r>
        <w:r>
          <w:rPr>
            <w:rStyle w:val="af5"/>
            <w:rFonts w:hint="eastAsia"/>
            <w:sz w:val="24"/>
          </w:rPr>
          <w:t xml:space="preserve">　系统软件设计</w:t>
        </w:r>
        <w:r w:rsidRPr="00E44208">
          <w:rPr>
            <w:rFonts w:ascii="宋体" w:eastAsia="宋体" w:hAnsi="宋体" w:hint="eastAsia"/>
            <w:sz w:val="24"/>
          </w:rPr>
          <w:tab/>
        </w:r>
        <w:r>
          <w:rPr>
            <w:rFonts w:hint="eastAsia"/>
            <w:sz w:val="24"/>
          </w:rPr>
          <w:fldChar w:fldCharType="begin"/>
        </w:r>
        <w:r>
          <w:rPr>
            <w:rFonts w:hint="eastAsia"/>
            <w:sz w:val="24"/>
          </w:rPr>
          <w:instrText xml:space="preserve"> </w:instrText>
        </w:r>
        <w:r>
          <w:rPr>
            <w:sz w:val="24"/>
          </w:rPr>
          <w:instrText>PAGEREF _Toc199448576 \h</w:instrText>
        </w:r>
        <w:r>
          <w:rPr>
            <w:rFonts w:hint="eastAsia"/>
            <w:sz w:val="24"/>
          </w:rPr>
          <w:instrText xml:space="preserve"> </w:instrText>
        </w:r>
        <w:r>
          <w:rPr>
            <w:rFonts w:hint="eastAsia"/>
            <w:sz w:val="24"/>
          </w:rPr>
        </w:r>
        <w:r>
          <w:rPr>
            <w:rFonts w:hint="eastAsia"/>
            <w:sz w:val="24"/>
          </w:rPr>
          <w:fldChar w:fldCharType="separate"/>
        </w:r>
        <w:r w:rsidR="00340390">
          <w:rPr>
            <w:noProof/>
            <w:sz w:val="24"/>
          </w:rPr>
          <w:t>42</w:t>
        </w:r>
        <w:r>
          <w:rPr>
            <w:rFonts w:hint="eastAsia"/>
            <w:sz w:val="24"/>
          </w:rPr>
          <w:fldChar w:fldCharType="end"/>
        </w:r>
      </w:hyperlink>
    </w:p>
    <w:p w14:paraId="34D70718" w14:textId="749D0C8E"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77" w:history="1">
        <w:r>
          <w:rPr>
            <w:rStyle w:val="af5"/>
            <w:rFonts w:hint="eastAsia"/>
            <w:sz w:val="24"/>
          </w:rPr>
          <w:t>4.1</w:t>
        </w:r>
        <w:r>
          <w:rPr>
            <w:rStyle w:val="af5"/>
            <w:rFonts w:ascii="宋体" w:hAnsi="宋体" w:hint="eastAsia"/>
            <w:sz w:val="24"/>
          </w:rPr>
          <w:t xml:space="preserve">　系统软件总体流程设计</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_Toc199448577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42</w:t>
        </w:r>
        <w:r>
          <w:rPr>
            <w:rFonts w:eastAsia="黑体" w:hint="eastAsia"/>
            <w:sz w:val="24"/>
          </w:rPr>
          <w:fldChar w:fldCharType="end"/>
        </w:r>
      </w:hyperlink>
    </w:p>
    <w:p w14:paraId="3837E4FB" w14:textId="020E513D"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78" w:history="1">
        <w:r>
          <w:rPr>
            <w:rStyle w:val="af5"/>
            <w:rFonts w:hint="eastAsia"/>
            <w:sz w:val="24"/>
          </w:rPr>
          <w:t>4.2</w:t>
        </w:r>
        <w:r>
          <w:rPr>
            <w:rStyle w:val="af5"/>
            <w:rFonts w:ascii="宋体" w:hAnsi="宋体" w:hint="eastAsia"/>
            <w:sz w:val="24"/>
          </w:rPr>
          <w:t xml:space="preserve">　楼宇人员指纹检测系统流程设计</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_Toc199448578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43</w:t>
        </w:r>
        <w:r>
          <w:rPr>
            <w:rFonts w:eastAsia="黑体" w:hint="eastAsia"/>
            <w:sz w:val="24"/>
          </w:rPr>
          <w:fldChar w:fldCharType="end"/>
        </w:r>
      </w:hyperlink>
    </w:p>
    <w:p w14:paraId="5358530A" w14:textId="4C962392"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79" w:history="1">
        <w:r>
          <w:rPr>
            <w:rStyle w:val="af5"/>
            <w:rFonts w:hint="eastAsia"/>
            <w:sz w:val="24"/>
          </w:rPr>
          <w:t>4.3</w:t>
        </w:r>
        <w:r>
          <w:rPr>
            <w:rStyle w:val="af5"/>
            <w:rFonts w:ascii="宋体" w:hAnsi="宋体" w:hint="eastAsia"/>
            <w:sz w:val="24"/>
          </w:rPr>
          <w:t xml:space="preserve">　</w:t>
        </w:r>
        <w:r>
          <w:rPr>
            <w:rStyle w:val="af5"/>
            <w:rFonts w:hint="eastAsia"/>
            <w:sz w:val="24"/>
          </w:rPr>
          <w:t>RFID RC522</w:t>
        </w:r>
        <w:r>
          <w:rPr>
            <w:rStyle w:val="af5"/>
            <w:rFonts w:ascii="宋体" w:hAnsi="宋体" w:hint="eastAsia"/>
            <w:sz w:val="24"/>
          </w:rPr>
          <w:t>刷卡模块工作流程设计</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_Toc199448579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45</w:t>
        </w:r>
        <w:r>
          <w:rPr>
            <w:rFonts w:eastAsia="黑体" w:hint="eastAsia"/>
            <w:sz w:val="24"/>
          </w:rPr>
          <w:fldChar w:fldCharType="end"/>
        </w:r>
      </w:hyperlink>
    </w:p>
    <w:p w14:paraId="7E768903" w14:textId="37AFF8ED"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80" w:history="1">
        <w:r>
          <w:rPr>
            <w:rStyle w:val="af5"/>
            <w:rFonts w:hint="eastAsia"/>
            <w:sz w:val="24"/>
          </w:rPr>
          <w:t>4.4</w:t>
        </w:r>
        <w:r>
          <w:rPr>
            <w:rStyle w:val="af5"/>
            <w:rFonts w:ascii="宋体" w:hAnsi="宋体" w:hint="eastAsia"/>
            <w:sz w:val="24"/>
          </w:rPr>
          <w:t xml:space="preserve">　人脸识别流程设计</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_Toc199448580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46</w:t>
        </w:r>
        <w:r>
          <w:rPr>
            <w:rFonts w:eastAsia="黑体" w:hint="eastAsia"/>
            <w:sz w:val="24"/>
          </w:rPr>
          <w:fldChar w:fldCharType="end"/>
        </w:r>
      </w:hyperlink>
    </w:p>
    <w:p w14:paraId="247324E3" w14:textId="51ECAB3A"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81" w:history="1">
        <w:r>
          <w:rPr>
            <w:rStyle w:val="af5"/>
            <w:rFonts w:hint="eastAsia"/>
            <w:sz w:val="24"/>
          </w:rPr>
          <w:t>4.5</w:t>
        </w:r>
        <w:r>
          <w:rPr>
            <w:rStyle w:val="af5"/>
            <w:rFonts w:ascii="宋体" w:hAnsi="宋体" w:hint="eastAsia"/>
            <w:sz w:val="24"/>
          </w:rPr>
          <w:t xml:space="preserve">　晶闸管有源逆变流程设计</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_Toc199448581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49</w:t>
        </w:r>
        <w:r>
          <w:rPr>
            <w:rFonts w:eastAsia="黑体" w:hint="eastAsia"/>
            <w:sz w:val="24"/>
          </w:rPr>
          <w:fldChar w:fldCharType="end"/>
        </w:r>
      </w:hyperlink>
    </w:p>
    <w:p w14:paraId="705AE869" w14:textId="44DB34F9"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82" w:history="1">
        <w:r>
          <w:rPr>
            <w:rStyle w:val="af5"/>
            <w:rFonts w:hint="eastAsia"/>
            <w:sz w:val="24"/>
          </w:rPr>
          <w:t>4.6</w:t>
        </w:r>
        <w:r>
          <w:rPr>
            <w:rStyle w:val="af5"/>
            <w:rFonts w:ascii="宋体" w:hAnsi="宋体" w:hint="eastAsia"/>
            <w:sz w:val="24"/>
          </w:rPr>
          <w:t xml:space="preserve">　点灯科技云平台与心知天气功能介绍</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_Toc199448582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53</w:t>
        </w:r>
        <w:r>
          <w:rPr>
            <w:rFonts w:eastAsia="黑体" w:hint="eastAsia"/>
            <w:sz w:val="24"/>
          </w:rPr>
          <w:fldChar w:fldCharType="end"/>
        </w:r>
      </w:hyperlink>
    </w:p>
    <w:p w14:paraId="6A92FD14" w14:textId="21E4B613"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83" w:history="1">
        <w:r>
          <w:rPr>
            <w:rStyle w:val="af5"/>
            <w:rFonts w:hint="eastAsia"/>
            <w:sz w:val="24"/>
          </w:rPr>
          <w:t>4.7</w:t>
        </w:r>
        <w:r>
          <w:rPr>
            <w:rStyle w:val="af5"/>
            <w:rFonts w:ascii="宋体" w:hAnsi="宋体" w:hint="eastAsia"/>
            <w:sz w:val="24"/>
          </w:rPr>
          <w:t xml:space="preserve">　</w:t>
        </w:r>
        <w:r>
          <w:rPr>
            <w:rStyle w:val="af5"/>
            <w:rFonts w:hint="eastAsia"/>
            <w:sz w:val="24"/>
          </w:rPr>
          <w:t>AIR780E</w:t>
        </w:r>
        <w:r>
          <w:rPr>
            <w:rStyle w:val="af5"/>
            <w:rFonts w:ascii="宋体" w:hAnsi="宋体" w:hint="eastAsia"/>
            <w:sz w:val="24"/>
          </w:rPr>
          <w:t>模块工作原理介绍</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_Toc199448583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57</w:t>
        </w:r>
        <w:r>
          <w:rPr>
            <w:rFonts w:eastAsia="黑体" w:hint="eastAsia"/>
            <w:sz w:val="24"/>
          </w:rPr>
          <w:fldChar w:fldCharType="end"/>
        </w:r>
      </w:hyperlink>
    </w:p>
    <w:p w14:paraId="2403C8B3" w14:textId="019C4458" w:rsidR="000E7101" w:rsidRDefault="000E7101">
      <w:pPr>
        <w:pStyle w:val="TOC1"/>
        <w:tabs>
          <w:tab w:val="right" w:leader="dot" w:pos="9062"/>
        </w:tabs>
        <w:spacing w:line="360" w:lineRule="auto"/>
        <w:rPr>
          <w:rFonts w:asciiTheme="minorHAnsi" w:eastAsiaTheme="minorEastAsia" w:hAnsiTheme="minorHAnsi" w:cstheme="minorBidi"/>
          <w:sz w:val="24"/>
          <w14:ligatures w14:val="standardContextual"/>
        </w:rPr>
      </w:pPr>
      <w:hyperlink w:anchor="_Toc199448584" w:history="1">
        <w:r>
          <w:rPr>
            <w:rStyle w:val="af5"/>
            <w:rFonts w:hint="eastAsia"/>
            <w:sz w:val="24"/>
          </w:rPr>
          <w:t>5</w:t>
        </w:r>
        <w:r>
          <w:rPr>
            <w:rStyle w:val="af5"/>
            <w:rFonts w:hint="eastAsia"/>
            <w:sz w:val="24"/>
          </w:rPr>
          <w:t xml:space="preserve">　系统实现与调试</w:t>
        </w:r>
        <w:r w:rsidRPr="00E44208">
          <w:rPr>
            <w:rFonts w:ascii="宋体" w:eastAsia="宋体" w:hAnsi="宋体" w:hint="eastAsia"/>
            <w:sz w:val="24"/>
          </w:rPr>
          <w:tab/>
        </w:r>
        <w:r>
          <w:rPr>
            <w:rFonts w:hint="eastAsia"/>
            <w:sz w:val="24"/>
          </w:rPr>
          <w:fldChar w:fldCharType="begin"/>
        </w:r>
        <w:r>
          <w:rPr>
            <w:rFonts w:hint="eastAsia"/>
            <w:sz w:val="24"/>
          </w:rPr>
          <w:instrText xml:space="preserve"> </w:instrText>
        </w:r>
        <w:r>
          <w:rPr>
            <w:sz w:val="24"/>
          </w:rPr>
          <w:instrText>PAGEREF _Toc199448584 \h</w:instrText>
        </w:r>
        <w:r>
          <w:rPr>
            <w:rFonts w:hint="eastAsia"/>
            <w:sz w:val="24"/>
          </w:rPr>
          <w:instrText xml:space="preserve"> </w:instrText>
        </w:r>
        <w:r>
          <w:rPr>
            <w:rFonts w:hint="eastAsia"/>
            <w:sz w:val="24"/>
          </w:rPr>
        </w:r>
        <w:r>
          <w:rPr>
            <w:rFonts w:hint="eastAsia"/>
            <w:sz w:val="24"/>
          </w:rPr>
          <w:fldChar w:fldCharType="separate"/>
        </w:r>
        <w:r w:rsidR="00340390">
          <w:rPr>
            <w:noProof/>
            <w:sz w:val="24"/>
          </w:rPr>
          <w:t>59</w:t>
        </w:r>
        <w:r>
          <w:rPr>
            <w:rFonts w:hint="eastAsia"/>
            <w:sz w:val="24"/>
          </w:rPr>
          <w:fldChar w:fldCharType="end"/>
        </w:r>
      </w:hyperlink>
    </w:p>
    <w:p w14:paraId="40374C1A" w14:textId="26AFDE06"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85" w:history="1">
        <w:r>
          <w:rPr>
            <w:rStyle w:val="af5"/>
            <w:rFonts w:hint="eastAsia"/>
            <w:sz w:val="24"/>
          </w:rPr>
          <w:t>5.1</w:t>
        </w:r>
        <w:r>
          <w:rPr>
            <w:rStyle w:val="af5"/>
            <w:rFonts w:ascii="宋体" w:hAnsi="宋体" w:hint="eastAsia"/>
            <w:sz w:val="24"/>
          </w:rPr>
          <w:t xml:space="preserve">　系统功能设计</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_Toc199448585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59</w:t>
        </w:r>
        <w:r>
          <w:rPr>
            <w:rFonts w:eastAsia="黑体" w:hint="eastAsia"/>
            <w:sz w:val="24"/>
          </w:rPr>
          <w:fldChar w:fldCharType="end"/>
        </w:r>
      </w:hyperlink>
    </w:p>
    <w:p w14:paraId="246F4974" w14:textId="4F99613E" w:rsidR="000E7101" w:rsidRDefault="000E7101">
      <w:pPr>
        <w:pStyle w:val="TOC2"/>
        <w:tabs>
          <w:tab w:val="right" w:leader="dot" w:pos="9062"/>
        </w:tabs>
        <w:spacing w:line="360" w:lineRule="auto"/>
        <w:rPr>
          <w:rFonts w:ascii="宋体" w:hAnsi="宋体" w:cstheme="minorBidi" w:hint="eastAsia"/>
          <w:sz w:val="24"/>
          <w14:ligatures w14:val="standardContextual"/>
        </w:rPr>
      </w:pPr>
      <w:hyperlink w:anchor="_Toc199448586" w:history="1">
        <w:r>
          <w:rPr>
            <w:rStyle w:val="af5"/>
            <w:rFonts w:hint="eastAsia"/>
            <w:sz w:val="24"/>
          </w:rPr>
          <w:t>5.2</w:t>
        </w:r>
        <w:r>
          <w:rPr>
            <w:rStyle w:val="af5"/>
            <w:rFonts w:ascii="宋体" w:hAnsi="宋体" w:hint="eastAsia"/>
            <w:sz w:val="24"/>
          </w:rPr>
          <w:t xml:space="preserve">　系统测试</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_Toc199448586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63</w:t>
        </w:r>
        <w:r>
          <w:rPr>
            <w:rFonts w:eastAsia="黑体" w:hint="eastAsia"/>
            <w:sz w:val="24"/>
          </w:rPr>
          <w:fldChar w:fldCharType="end"/>
        </w:r>
      </w:hyperlink>
    </w:p>
    <w:p w14:paraId="5C61AFF8" w14:textId="56AD5CC6" w:rsidR="000E7101" w:rsidRDefault="000E7101">
      <w:pPr>
        <w:pStyle w:val="TOC3"/>
        <w:tabs>
          <w:tab w:val="right" w:leader="dot" w:pos="9062"/>
        </w:tabs>
        <w:spacing w:line="360" w:lineRule="auto"/>
        <w:rPr>
          <w:rFonts w:ascii="宋体" w:hAnsi="宋体" w:cstheme="minorBidi" w:hint="eastAsia"/>
          <w:sz w:val="24"/>
          <w14:ligatures w14:val="standardContextual"/>
        </w:rPr>
      </w:pPr>
      <w:hyperlink w:anchor="_Toc199448587" w:history="1">
        <w:r>
          <w:rPr>
            <w:rStyle w:val="af5"/>
            <w:rFonts w:hint="eastAsia"/>
            <w:sz w:val="24"/>
          </w:rPr>
          <w:t>5.2.1</w:t>
        </w:r>
        <w:r>
          <w:rPr>
            <w:rStyle w:val="af5"/>
            <w:rFonts w:ascii="宋体" w:hAnsi="宋体" w:hint="eastAsia"/>
            <w:sz w:val="24"/>
          </w:rPr>
          <w:t xml:space="preserve">　行人感应自动灯光功能</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_Toc199448587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63</w:t>
        </w:r>
        <w:r>
          <w:rPr>
            <w:rFonts w:eastAsia="黑体" w:hint="eastAsia"/>
            <w:sz w:val="24"/>
          </w:rPr>
          <w:fldChar w:fldCharType="end"/>
        </w:r>
      </w:hyperlink>
    </w:p>
    <w:p w14:paraId="2AA8AC37" w14:textId="7BCADD0D" w:rsidR="000E7101" w:rsidRDefault="000E7101">
      <w:pPr>
        <w:pStyle w:val="TOC3"/>
        <w:tabs>
          <w:tab w:val="right" w:leader="dot" w:pos="9062"/>
        </w:tabs>
        <w:spacing w:line="360" w:lineRule="auto"/>
        <w:rPr>
          <w:rFonts w:ascii="宋体" w:hAnsi="宋体" w:cstheme="minorBidi" w:hint="eastAsia"/>
          <w:sz w:val="24"/>
          <w14:ligatures w14:val="standardContextual"/>
        </w:rPr>
      </w:pPr>
      <w:hyperlink w:anchor="_Toc199448588" w:history="1">
        <w:r>
          <w:rPr>
            <w:rStyle w:val="af5"/>
            <w:rFonts w:hint="eastAsia"/>
            <w:sz w:val="24"/>
          </w:rPr>
          <w:t>5.2.2</w:t>
        </w:r>
        <w:r>
          <w:rPr>
            <w:rStyle w:val="af5"/>
            <w:rFonts w:ascii="宋体" w:hAnsi="宋体" w:hint="eastAsia"/>
            <w:sz w:val="24"/>
          </w:rPr>
          <w:t xml:space="preserve">　中央屏幕显示和中央空调功能</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_Toc199448588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64</w:t>
        </w:r>
        <w:r>
          <w:rPr>
            <w:rFonts w:eastAsia="黑体" w:hint="eastAsia"/>
            <w:sz w:val="24"/>
          </w:rPr>
          <w:fldChar w:fldCharType="end"/>
        </w:r>
      </w:hyperlink>
    </w:p>
    <w:p w14:paraId="23E37BC5" w14:textId="7EC1C9E2" w:rsidR="000E7101" w:rsidRDefault="000E7101">
      <w:pPr>
        <w:pStyle w:val="TOC3"/>
        <w:tabs>
          <w:tab w:val="right" w:leader="dot" w:pos="9062"/>
        </w:tabs>
        <w:spacing w:line="360" w:lineRule="auto"/>
        <w:rPr>
          <w:rFonts w:ascii="宋体" w:hAnsi="宋体" w:cstheme="minorBidi" w:hint="eastAsia"/>
          <w:sz w:val="24"/>
          <w14:ligatures w14:val="standardContextual"/>
        </w:rPr>
      </w:pPr>
      <w:hyperlink w:anchor="_Toc199448589" w:history="1">
        <w:r>
          <w:rPr>
            <w:rStyle w:val="af5"/>
            <w:rFonts w:hint="eastAsia"/>
            <w:sz w:val="24"/>
          </w:rPr>
          <w:t>5.2.3</w:t>
        </w:r>
        <w:r>
          <w:rPr>
            <w:rStyle w:val="af5"/>
            <w:rFonts w:ascii="宋体" w:hAnsi="宋体" w:hint="eastAsia"/>
            <w:sz w:val="24"/>
          </w:rPr>
          <w:t xml:space="preserve">　火灾报警检测与云平台操控、显示报警功能</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_Toc199448589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67</w:t>
        </w:r>
        <w:r>
          <w:rPr>
            <w:rFonts w:eastAsia="黑体" w:hint="eastAsia"/>
            <w:sz w:val="24"/>
          </w:rPr>
          <w:fldChar w:fldCharType="end"/>
        </w:r>
      </w:hyperlink>
    </w:p>
    <w:p w14:paraId="690FFA79" w14:textId="7D93A52E" w:rsidR="000E7101" w:rsidRDefault="000E7101">
      <w:pPr>
        <w:pStyle w:val="TOC3"/>
        <w:tabs>
          <w:tab w:val="right" w:leader="dot" w:pos="9062"/>
        </w:tabs>
        <w:spacing w:line="360" w:lineRule="auto"/>
        <w:rPr>
          <w:rFonts w:ascii="宋体" w:hAnsi="宋体" w:cstheme="minorBidi" w:hint="eastAsia"/>
          <w:sz w:val="24"/>
          <w14:ligatures w14:val="standardContextual"/>
        </w:rPr>
      </w:pPr>
      <w:hyperlink w:anchor="_Toc199448590" w:history="1">
        <w:r>
          <w:rPr>
            <w:rStyle w:val="af5"/>
            <w:rFonts w:hint="eastAsia"/>
            <w:sz w:val="24"/>
          </w:rPr>
          <w:t>5.2.4</w:t>
        </w:r>
        <w:r>
          <w:rPr>
            <w:rStyle w:val="af5"/>
            <w:rFonts w:ascii="宋体" w:hAnsi="宋体" w:hint="eastAsia"/>
            <w:sz w:val="24"/>
          </w:rPr>
          <w:t xml:space="preserve">　楼宇人员指纹检测功能</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_Toc199448590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71</w:t>
        </w:r>
        <w:r>
          <w:rPr>
            <w:rFonts w:eastAsia="黑体" w:hint="eastAsia"/>
            <w:sz w:val="24"/>
          </w:rPr>
          <w:fldChar w:fldCharType="end"/>
        </w:r>
      </w:hyperlink>
    </w:p>
    <w:p w14:paraId="2508DFDB" w14:textId="1BF92CFF" w:rsidR="000E7101" w:rsidRDefault="000E7101">
      <w:pPr>
        <w:pStyle w:val="TOC3"/>
        <w:tabs>
          <w:tab w:val="right" w:leader="dot" w:pos="9062"/>
        </w:tabs>
        <w:spacing w:line="360" w:lineRule="auto"/>
        <w:rPr>
          <w:rFonts w:ascii="宋体" w:hAnsi="宋体" w:cstheme="minorBidi" w:hint="eastAsia"/>
          <w:sz w:val="24"/>
          <w14:ligatures w14:val="standardContextual"/>
        </w:rPr>
      </w:pPr>
      <w:hyperlink w:anchor="_Toc199448591" w:history="1">
        <w:r>
          <w:rPr>
            <w:rStyle w:val="af5"/>
            <w:rFonts w:hint="eastAsia"/>
            <w:sz w:val="24"/>
          </w:rPr>
          <w:t>5.2.5</w:t>
        </w:r>
        <w:r>
          <w:rPr>
            <w:rStyle w:val="af5"/>
            <w:rFonts w:ascii="宋体" w:hAnsi="宋体" w:hint="eastAsia"/>
            <w:sz w:val="24"/>
          </w:rPr>
          <w:t xml:space="preserve">　楼宇人员人脸识别功能</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_Toc199448591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75</w:t>
        </w:r>
        <w:r>
          <w:rPr>
            <w:rFonts w:eastAsia="黑体" w:hint="eastAsia"/>
            <w:sz w:val="24"/>
          </w:rPr>
          <w:fldChar w:fldCharType="end"/>
        </w:r>
      </w:hyperlink>
    </w:p>
    <w:p w14:paraId="60809D9D" w14:textId="4CEFC6BF" w:rsidR="000E7101" w:rsidRDefault="000E7101">
      <w:pPr>
        <w:pStyle w:val="TOC3"/>
        <w:tabs>
          <w:tab w:val="right" w:leader="dot" w:pos="9062"/>
        </w:tabs>
        <w:spacing w:line="360" w:lineRule="auto"/>
        <w:rPr>
          <w:rFonts w:ascii="宋体" w:hAnsi="宋体" w:cstheme="minorBidi" w:hint="eastAsia"/>
          <w:sz w:val="24"/>
          <w14:ligatures w14:val="standardContextual"/>
        </w:rPr>
      </w:pPr>
      <w:hyperlink w:anchor="_Toc199448592" w:history="1">
        <w:r>
          <w:rPr>
            <w:rStyle w:val="af5"/>
            <w:rFonts w:hint="eastAsia"/>
            <w:sz w:val="24"/>
          </w:rPr>
          <w:t>5.2.6</w:t>
        </w:r>
        <w:r>
          <w:rPr>
            <w:rStyle w:val="af5"/>
            <w:rFonts w:ascii="宋体" w:hAnsi="宋体" w:hint="eastAsia"/>
            <w:sz w:val="24"/>
          </w:rPr>
          <w:t xml:space="preserve">　外来来宾进出远程控制功能</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_Toc199448592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78</w:t>
        </w:r>
        <w:r>
          <w:rPr>
            <w:rFonts w:eastAsia="黑体" w:hint="eastAsia"/>
            <w:sz w:val="24"/>
          </w:rPr>
          <w:fldChar w:fldCharType="end"/>
        </w:r>
      </w:hyperlink>
    </w:p>
    <w:p w14:paraId="412B6DB2" w14:textId="4B58AD8A" w:rsidR="000E7101" w:rsidRDefault="000E7101">
      <w:pPr>
        <w:pStyle w:val="TOC3"/>
        <w:tabs>
          <w:tab w:val="right" w:leader="dot" w:pos="9062"/>
        </w:tabs>
        <w:spacing w:line="360" w:lineRule="auto"/>
        <w:rPr>
          <w:rFonts w:ascii="宋体" w:hAnsi="宋体" w:cstheme="minorBidi" w:hint="eastAsia"/>
          <w:sz w:val="24"/>
          <w14:ligatures w14:val="standardContextual"/>
        </w:rPr>
      </w:pPr>
      <w:hyperlink w:anchor="_Toc199448593" w:history="1">
        <w:r>
          <w:rPr>
            <w:rStyle w:val="af5"/>
            <w:rFonts w:hint="eastAsia"/>
            <w:sz w:val="24"/>
          </w:rPr>
          <w:t>5.2.7</w:t>
        </w:r>
        <w:r>
          <w:rPr>
            <w:rStyle w:val="af5"/>
            <w:rFonts w:ascii="宋体" w:hAnsi="宋体" w:hint="eastAsia"/>
            <w:sz w:val="24"/>
          </w:rPr>
          <w:t xml:space="preserve">　太阳能逆变并网功能</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_Toc199448593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79</w:t>
        </w:r>
        <w:r>
          <w:rPr>
            <w:rFonts w:eastAsia="黑体" w:hint="eastAsia"/>
            <w:sz w:val="24"/>
          </w:rPr>
          <w:fldChar w:fldCharType="end"/>
        </w:r>
      </w:hyperlink>
    </w:p>
    <w:p w14:paraId="3A1C2174" w14:textId="25249239" w:rsidR="000E7101" w:rsidRDefault="000E7101">
      <w:pPr>
        <w:pStyle w:val="TOC3"/>
        <w:tabs>
          <w:tab w:val="right" w:leader="dot" w:pos="9062"/>
        </w:tabs>
        <w:spacing w:line="360" w:lineRule="auto"/>
        <w:rPr>
          <w:rFonts w:ascii="宋体" w:hAnsi="宋体" w:cstheme="minorBidi" w:hint="eastAsia"/>
          <w:sz w:val="24"/>
          <w:shd w:val="pct15" w:color="auto" w:fill="FFFFFF"/>
          <w14:ligatures w14:val="standardContextual"/>
        </w:rPr>
      </w:pPr>
      <w:hyperlink w:anchor="_Toc199448594" w:history="1">
        <w:r>
          <w:rPr>
            <w:rStyle w:val="af5"/>
            <w:rFonts w:hint="eastAsia"/>
            <w:sz w:val="24"/>
          </w:rPr>
          <w:t>5.2.8</w:t>
        </w:r>
        <w:r>
          <w:rPr>
            <w:rStyle w:val="af5"/>
            <w:rFonts w:ascii="宋体" w:hAnsi="宋体" w:hint="eastAsia"/>
            <w:sz w:val="24"/>
          </w:rPr>
          <w:t xml:space="preserve">　断电自动电源切换功能</w:t>
        </w:r>
        <w:r>
          <w:rPr>
            <w:rFonts w:ascii="宋体" w:hAnsi="宋体" w:hint="eastAsia"/>
            <w:sz w:val="24"/>
          </w:rPr>
          <w:tab/>
        </w:r>
        <w:r>
          <w:rPr>
            <w:rFonts w:eastAsia="黑体" w:hint="eastAsia"/>
            <w:sz w:val="24"/>
          </w:rPr>
          <w:fldChar w:fldCharType="begin"/>
        </w:r>
        <w:r>
          <w:rPr>
            <w:rFonts w:eastAsia="黑体" w:hint="eastAsia"/>
            <w:sz w:val="24"/>
          </w:rPr>
          <w:instrText xml:space="preserve"> </w:instrText>
        </w:r>
        <w:r>
          <w:rPr>
            <w:rFonts w:eastAsia="黑体"/>
            <w:sz w:val="24"/>
          </w:rPr>
          <w:instrText>PAGEREF _Toc199448594 \h</w:instrText>
        </w:r>
        <w:r>
          <w:rPr>
            <w:rFonts w:eastAsia="黑体" w:hint="eastAsia"/>
            <w:sz w:val="24"/>
          </w:rPr>
          <w:instrText xml:space="preserve"> </w:instrText>
        </w:r>
        <w:r>
          <w:rPr>
            <w:rFonts w:eastAsia="黑体" w:hint="eastAsia"/>
            <w:sz w:val="24"/>
          </w:rPr>
        </w:r>
        <w:r>
          <w:rPr>
            <w:rFonts w:eastAsia="黑体" w:hint="eastAsia"/>
            <w:sz w:val="24"/>
          </w:rPr>
          <w:fldChar w:fldCharType="separate"/>
        </w:r>
        <w:r w:rsidR="00340390">
          <w:rPr>
            <w:rFonts w:eastAsia="黑体"/>
            <w:noProof/>
            <w:sz w:val="24"/>
          </w:rPr>
          <w:t>83</w:t>
        </w:r>
        <w:r>
          <w:rPr>
            <w:rFonts w:eastAsia="黑体" w:hint="eastAsia"/>
            <w:sz w:val="24"/>
          </w:rPr>
          <w:fldChar w:fldCharType="end"/>
        </w:r>
      </w:hyperlink>
    </w:p>
    <w:p w14:paraId="643C262C" w14:textId="34F53168" w:rsidR="000E7101" w:rsidRDefault="000E7101">
      <w:pPr>
        <w:pStyle w:val="TOC1"/>
        <w:tabs>
          <w:tab w:val="right" w:leader="dot" w:pos="9062"/>
        </w:tabs>
        <w:spacing w:line="360" w:lineRule="auto"/>
        <w:rPr>
          <w:rFonts w:asciiTheme="minorHAnsi" w:eastAsiaTheme="minorEastAsia" w:hAnsiTheme="minorHAnsi" w:cstheme="minorBidi"/>
          <w:sz w:val="24"/>
          <w14:ligatures w14:val="standardContextual"/>
        </w:rPr>
      </w:pPr>
      <w:hyperlink w:anchor="_Toc199448595" w:history="1">
        <w:r>
          <w:rPr>
            <w:rStyle w:val="af5"/>
            <w:rFonts w:ascii="黑体" w:hAnsi="黑体" w:cs="黑体" w:hint="eastAsia"/>
            <w:sz w:val="24"/>
          </w:rPr>
          <w:t>结　　论</w:t>
        </w:r>
        <w:r w:rsidRPr="00E44208">
          <w:rPr>
            <w:rFonts w:ascii="宋体" w:eastAsia="宋体" w:hAnsi="宋体" w:hint="eastAsia"/>
            <w:sz w:val="24"/>
          </w:rPr>
          <w:tab/>
        </w:r>
        <w:r>
          <w:rPr>
            <w:rFonts w:hint="eastAsia"/>
            <w:sz w:val="24"/>
          </w:rPr>
          <w:fldChar w:fldCharType="begin"/>
        </w:r>
        <w:r>
          <w:rPr>
            <w:rFonts w:hint="eastAsia"/>
            <w:sz w:val="24"/>
          </w:rPr>
          <w:instrText xml:space="preserve"> </w:instrText>
        </w:r>
        <w:r>
          <w:rPr>
            <w:sz w:val="24"/>
          </w:rPr>
          <w:instrText>PAGEREF _Toc199448595 \h</w:instrText>
        </w:r>
        <w:r>
          <w:rPr>
            <w:rFonts w:hint="eastAsia"/>
            <w:sz w:val="24"/>
          </w:rPr>
          <w:instrText xml:space="preserve"> </w:instrText>
        </w:r>
        <w:r>
          <w:rPr>
            <w:rFonts w:hint="eastAsia"/>
            <w:sz w:val="24"/>
          </w:rPr>
        </w:r>
        <w:r>
          <w:rPr>
            <w:rFonts w:hint="eastAsia"/>
            <w:sz w:val="24"/>
          </w:rPr>
          <w:fldChar w:fldCharType="separate"/>
        </w:r>
        <w:r w:rsidR="00340390">
          <w:rPr>
            <w:noProof/>
            <w:sz w:val="24"/>
          </w:rPr>
          <w:t>85</w:t>
        </w:r>
        <w:r>
          <w:rPr>
            <w:rFonts w:hint="eastAsia"/>
            <w:sz w:val="24"/>
          </w:rPr>
          <w:fldChar w:fldCharType="end"/>
        </w:r>
      </w:hyperlink>
    </w:p>
    <w:p w14:paraId="72914750" w14:textId="51DABD04" w:rsidR="000E7101" w:rsidRDefault="000E7101">
      <w:pPr>
        <w:pStyle w:val="TOC1"/>
        <w:tabs>
          <w:tab w:val="right" w:leader="dot" w:pos="9062"/>
        </w:tabs>
        <w:spacing w:line="360" w:lineRule="auto"/>
        <w:rPr>
          <w:rFonts w:asciiTheme="minorHAnsi" w:eastAsiaTheme="minorEastAsia" w:hAnsiTheme="minorHAnsi" w:cstheme="minorBidi"/>
          <w:sz w:val="24"/>
          <w14:ligatures w14:val="standardContextual"/>
        </w:rPr>
      </w:pPr>
      <w:hyperlink w:anchor="_Toc199448596" w:history="1">
        <w:r>
          <w:rPr>
            <w:rStyle w:val="af5"/>
            <w:rFonts w:ascii="黑体" w:hAnsi="黑体" w:cs="黑体" w:hint="eastAsia"/>
            <w:sz w:val="24"/>
          </w:rPr>
          <w:t>致　　谢</w:t>
        </w:r>
        <w:r w:rsidRPr="00E44208">
          <w:rPr>
            <w:rFonts w:ascii="宋体" w:eastAsia="宋体" w:hAnsi="宋体" w:hint="eastAsia"/>
            <w:sz w:val="24"/>
          </w:rPr>
          <w:tab/>
        </w:r>
        <w:r>
          <w:rPr>
            <w:rFonts w:hint="eastAsia"/>
            <w:sz w:val="24"/>
          </w:rPr>
          <w:fldChar w:fldCharType="begin"/>
        </w:r>
        <w:r>
          <w:rPr>
            <w:rFonts w:hint="eastAsia"/>
            <w:sz w:val="24"/>
          </w:rPr>
          <w:instrText xml:space="preserve"> </w:instrText>
        </w:r>
        <w:r>
          <w:rPr>
            <w:sz w:val="24"/>
          </w:rPr>
          <w:instrText>PAGEREF _Toc199448596 \h</w:instrText>
        </w:r>
        <w:r>
          <w:rPr>
            <w:rFonts w:hint="eastAsia"/>
            <w:sz w:val="24"/>
          </w:rPr>
          <w:instrText xml:space="preserve"> </w:instrText>
        </w:r>
        <w:r>
          <w:rPr>
            <w:rFonts w:hint="eastAsia"/>
            <w:sz w:val="24"/>
          </w:rPr>
        </w:r>
        <w:r>
          <w:rPr>
            <w:rFonts w:hint="eastAsia"/>
            <w:sz w:val="24"/>
          </w:rPr>
          <w:fldChar w:fldCharType="separate"/>
        </w:r>
        <w:r w:rsidR="00340390">
          <w:rPr>
            <w:noProof/>
            <w:sz w:val="24"/>
          </w:rPr>
          <w:t>86</w:t>
        </w:r>
        <w:r>
          <w:rPr>
            <w:rFonts w:hint="eastAsia"/>
            <w:sz w:val="24"/>
          </w:rPr>
          <w:fldChar w:fldCharType="end"/>
        </w:r>
      </w:hyperlink>
    </w:p>
    <w:p w14:paraId="4A69C664" w14:textId="346B0E60" w:rsidR="000E7101" w:rsidRDefault="000E7101">
      <w:pPr>
        <w:pStyle w:val="TOC1"/>
        <w:tabs>
          <w:tab w:val="right" w:leader="dot" w:pos="9062"/>
        </w:tabs>
        <w:spacing w:line="360" w:lineRule="auto"/>
        <w:rPr>
          <w:rFonts w:asciiTheme="minorHAnsi" w:eastAsiaTheme="minorEastAsia" w:hAnsiTheme="minorHAnsi" w:cstheme="minorBidi"/>
          <w:sz w:val="24"/>
          <w14:ligatures w14:val="standardContextual"/>
        </w:rPr>
      </w:pPr>
      <w:hyperlink w:anchor="_Toc199448597" w:history="1">
        <w:r>
          <w:rPr>
            <w:rStyle w:val="af5"/>
            <w:rFonts w:ascii="黑体" w:hAnsi="黑体" w:cs="黑体" w:hint="eastAsia"/>
            <w:sz w:val="24"/>
          </w:rPr>
          <w:t>参考文献</w:t>
        </w:r>
        <w:r w:rsidRPr="00E44208">
          <w:rPr>
            <w:rFonts w:ascii="宋体" w:eastAsia="宋体" w:hAnsi="宋体" w:hint="eastAsia"/>
            <w:sz w:val="24"/>
          </w:rPr>
          <w:tab/>
        </w:r>
        <w:r>
          <w:rPr>
            <w:rFonts w:hint="eastAsia"/>
            <w:sz w:val="24"/>
          </w:rPr>
          <w:fldChar w:fldCharType="begin"/>
        </w:r>
        <w:r>
          <w:rPr>
            <w:rFonts w:hint="eastAsia"/>
            <w:sz w:val="24"/>
          </w:rPr>
          <w:instrText xml:space="preserve"> </w:instrText>
        </w:r>
        <w:r>
          <w:rPr>
            <w:sz w:val="24"/>
          </w:rPr>
          <w:instrText>PAGEREF _Toc199448597 \h</w:instrText>
        </w:r>
        <w:r>
          <w:rPr>
            <w:rFonts w:hint="eastAsia"/>
            <w:sz w:val="24"/>
          </w:rPr>
          <w:instrText xml:space="preserve"> </w:instrText>
        </w:r>
        <w:r>
          <w:rPr>
            <w:rFonts w:hint="eastAsia"/>
            <w:sz w:val="24"/>
          </w:rPr>
        </w:r>
        <w:r>
          <w:rPr>
            <w:rFonts w:hint="eastAsia"/>
            <w:sz w:val="24"/>
          </w:rPr>
          <w:fldChar w:fldCharType="separate"/>
        </w:r>
        <w:r w:rsidR="00340390">
          <w:rPr>
            <w:noProof/>
            <w:sz w:val="24"/>
          </w:rPr>
          <w:t>88</w:t>
        </w:r>
        <w:r>
          <w:rPr>
            <w:rFonts w:hint="eastAsia"/>
            <w:sz w:val="24"/>
          </w:rPr>
          <w:fldChar w:fldCharType="end"/>
        </w:r>
      </w:hyperlink>
    </w:p>
    <w:p w14:paraId="56ECCDC2" w14:textId="1FDDC4BC" w:rsidR="000E7101" w:rsidRDefault="000E7101">
      <w:pPr>
        <w:pStyle w:val="TOC1"/>
        <w:tabs>
          <w:tab w:val="right" w:leader="dot" w:pos="9062"/>
        </w:tabs>
        <w:spacing w:line="360" w:lineRule="auto"/>
        <w:rPr>
          <w:rFonts w:ascii="黑体" w:hAnsi="黑体" w:cstheme="minorBidi" w:hint="eastAsia"/>
          <w:sz w:val="24"/>
          <w14:ligatures w14:val="standardContextual"/>
        </w:rPr>
      </w:pPr>
      <w:hyperlink w:anchor="_Toc199448598" w:history="1">
        <w:r>
          <w:rPr>
            <w:rStyle w:val="af5"/>
            <w:rFonts w:ascii="黑体" w:hAnsi="黑体" w:cs="黑体" w:hint="eastAsia"/>
            <w:sz w:val="24"/>
          </w:rPr>
          <w:t>附录</w:t>
        </w:r>
        <w:r>
          <w:rPr>
            <w:rStyle w:val="af5"/>
            <w:rFonts w:hint="eastAsia"/>
            <w:sz w:val="24"/>
          </w:rPr>
          <w:t>A</w:t>
        </w:r>
        <w:r>
          <w:rPr>
            <w:rStyle w:val="af5"/>
            <w:rFonts w:ascii="黑体" w:hAnsi="黑体" w:cs="黑体" w:hint="eastAsia"/>
            <w:sz w:val="24"/>
          </w:rPr>
          <w:t xml:space="preserve"> 本设计全部资料链接</w:t>
        </w:r>
        <w:r>
          <w:rPr>
            <w:rFonts w:ascii="黑体" w:hAnsi="黑体" w:hint="eastAsia"/>
            <w:sz w:val="24"/>
          </w:rPr>
          <w:tab/>
        </w:r>
        <w:r>
          <w:rPr>
            <w:sz w:val="24"/>
          </w:rPr>
          <w:fldChar w:fldCharType="begin"/>
        </w:r>
        <w:r>
          <w:rPr>
            <w:sz w:val="24"/>
          </w:rPr>
          <w:instrText xml:space="preserve"> PAGEREF _Toc199448598 \h </w:instrText>
        </w:r>
        <w:r>
          <w:rPr>
            <w:sz w:val="24"/>
          </w:rPr>
        </w:r>
        <w:r>
          <w:rPr>
            <w:sz w:val="24"/>
          </w:rPr>
          <w:fldChar w:fldCharType="separate"/>
        </w:r>
        <w:r w:rsidR="00340390">
          <w:rPr>
            <w:noProof/>
            <w:sz w:val="24"/>
          </w:rPr>
          <w:t>90</w:t>
        </w:r>
        <w:r>
          <w:rPr>
            <w:sz w:val="24"/>
          </w:rPr>
          <w:fldChar w:fldCharType="end"/>
        </w:r>
      </w:hyperlink>
    </w:p>
    <w:p w14:paraId="559E66BD" w14:textId="0920945E" w:rsidR="000E7101" w:rsidRDefault="000E7101">
      <w:pPr>
        <w:pStyle w:val="TOC1"/>
        <w:tabs>
          <w:tab w:val="right" w:leader="dot" w:pos="9062"/>
        </w:tabs>
        <w:spacing w:line="360" w:lineRule="auto"/>
        <w:rPr>
          <w:rFonts w:ascii="黑体" w:hAnsi="黑体" w:cstheme="minorBidi" w:hint="eastAsia"/>
          <w:sz w:val="24"/>
          <w14:ligatures w14:val="standardContextual"/>
        </w:rPr>
      </w:pPr>
      <w:hyperlink w:anchor="_Toc199448599" w:history="1">
        <w:r>
          <w:rPr>
            <w:rStyle w:val="af5"/>
            <w:rFonts w:ascii="黑体" w:hAnsi="黑体" w:cs="黑体" w:hint="eastAsia"/>
            <w:sz w:val="24"/>
          </w:rPr>
          <w:t>附录</w:t>
        </w:r>
        <w:r>
          <w:rPr>
            <w:rStyle w:val="af5"/>
            <w:rFonts w:hint="eastAsia"/>
            <w:sz w:val="24"/>
          </w:rPr>
          <w:t>B</w:t>
        </w:r>
        <w:r>
          <w:rPr>
            <w:rStyle w:val="af5"/>
            <w:rFonts w:ascii="黑体" w:hAnsi="黑体" w:cs="黑体" w:hint="eastAsia"/>
            <w:sz w:val="24"/>
          </w:rPr>
          <w:t xml:space="preserve"> 系统核心板</w:t>
        </w:r>
        <w:r>
          <w:rPr>
            <w:rStyle w:val="af5"/>
            <w:rFonts w:hint="eastAsia"/>
            <w:sz w:val="24"/>
          </w:rPr>
          <w:t>STM32</w:t>
        </w:r>
        <w:r>
          <w:rPr>
            <w:rStyle w:val="af5"/>
            <w:rFonts w:ascii="黑体" w:hAnsi="黑体" w:cs="黑体" w:hint="eastAsia"/>
            <w:sz w:val="24"/>
          </w:rPr>
          <w:t>的代码</w:t>
        </w:r>
        <w:r>
          <w:rPr>
            <w:rFonts w:ascii="黑体" w:hAnsi="黑体" w:hint="eastAsia"/>
            <w:sz w:val="24"/>
          </w:rPr>
          <w:tab/>
        </w:r>
        <w:r>
          <w:rPr>
            <w:sz w:val="24"/>
          </w:rPr>
          <w:fldChar w:fldCharType="begin"/>
        </w:r>
        <w:r>
          <w:rPr>
            <w:sz w:val="24"/>
          </w:rPr>
          <w:instrText xml:space="preserve"> PAGEREF _Toc199448599 \h </w:instrText>
        </w:r>
        <w:r>
          <w:rPr>
            <w:sz w:val="24"/>
          </w:rPr>
        </w:r>
        <w:r>
          <w:rPr>
            <w:sz w:val="24"/>
          </w:rPr>
          <w:fldChar w:fldCharType="separate"/>
        </w:r>
        <w:r w:rsidR="00340390">
          <w:rPr>
            <w:noProof/>
            <w:sz w:val="24"/>
          </w:rPr>
          <w:t>91</w:t>
        </w:r>
        <w:r>
          <w:rPr>
            <w:sz w:val="24"/>
          </w:rPr>
          <w:fldChar w:fldCharType="end"/>
        </w:r>
      </w:hyperlink>
    </w:p>
    <w:p w14:paraId="38D843A4" w14:textId="77777777" w:rsidR="000E7101" w:rsidRDefault="000E7101">
      <w:pPr>
        <w:pStyle w:val="TOC1"/>
        <w:tabs>
          <w:tab w:val="right" w:leader="dot" w:pos="9062"/>
        </w:tabs>
        <w:spacing w:line="360" w:lineRule="auto"/>
        <w:rPr>
          <w:rFonts w:ascii="黑体" w:hAnsi="黑体" w:cstheme="minorBidi" w:hint="eastAsia"/>
          <w:sz w:val="24"/>
          <w14:ligatures w14:val="standardContextual"/>
        </w:rPr>
      </w:pPr>
      <w:hyperlink w:anchor="_Toc199448600" w:history="1">
        <w:r>
          <w:rPr>
            <w:rStyle w:val="af5"/>
            <w:rFonts w:ascii="黑体" w:hAnsi="黑体" w:hint="eastAsia"/>
            <w:sz w:val="24"/>
          </w:rPr>
          <w:t>附录</w:t>
        </w:r>
        <w:r>
          <w:rPr>
            <w:rStyle w:val="af5"/>
            <w:rFonts w:hint="eastAsia"/>
            <w:sz w:val="24"/>
          </w:rPr>
          <w:t>C</w:t>
        </w:r>
        <w:r>
          <w:rPr>
            <w:rStyle w:val="af5"/>
            <w:rFonts w:ascii="黑体" w:hAnsi="黑体" w:hint="eastAsia"/>
            <w:sz w:val="24"/>
          </w:rPr>
          <w:t xml:space="preserve"> 心知天气和云平台部分的代码</w:t>
        </w:r>
        <w:r>
          <w:rPr>
            <w:rStyle w:val="af5"/>
            <w:rFonts w:ascii="黑体" w:hAnsi="黑体" w:hint="eastAsia"/>
          </w:rPr>
          <w:tab/>
        </w:r>
        <w:r>
          <w:rPr>
            <w:rStyle w:val="af5"/>
            <w:rFonts w:hint="eastAsia"/>
            <w:sz w:val="24"/>
          </w:rPr>
          <w:t>97</w:t>
        </w:r>
      </w:hyperlink>
    </w:p>
    <w:p w14:paraId="5BA7C265" w14:textId="77777777" w:rsidR="000E7101" w:rsidRDefault="000E7101">
      <w:pPr>
        <w:pStyle w:val="TOC1"/>
        <w:tabs>
          <w:tab w:val="right" w:leader="dot" w:pos="9062"/>
        </w:tabs>
        <w:spacing w:line="360" w:lineRule="auto"/>
        <w:rPr>
          <w:sz w:val="24"/>
        </w:rPr>
      </w:pPr>
      <w:hyperlink w:anchor="_Toc199448601" w:history="1">
        <w:r>
          <w:rPr>
            <w:rStyle w:val="af5"/>
            <w:rFonts w:ascii="黑体" w:hAnsi="黑体" w:cs="黑体" w:hint="eastAsia"/>
            <w:sz w:val="24"/>
          </w:rPr>
          <w:t>附录</w:t>
        </w:r>
        <w:r>
          <w:rPr>
            <w:rStyle w:val="af5"/>
            <w:rFonts w:hint="eastAsia"/>
            <w:sz w:val="24"/>
          </w:rPr>
          <w:t>D</w:t>
        </w:r>
        <w:r>
          <w:rPr>
            <w:rStyle w:val="af5"/>
            <w:rFonts w:ascii="黑体" w:hAnsi="黑体" w:cs="黑体" w:hint="eastAsia"/>
            <w:sz w:val="24"/>
          </w:rPr>
          <w:t xml:space="preserve"> 太阳能逆变并网</w:t>
        </w:r>
        <w:r>
          <w:rPr>
            <w:rStyle w:val="af5"/>
            <w:rFonts w:hint="eastAsia"/>
            <w:sz w:val="24"/>
          </w:rPr>
          <w:t>STM32</w:t>
        </w:r>
        <w:r>
          <w:rPr>
            <w:rStyle w:val="af5"/>
            <w:rFonts w:ascii="黑体" w:hAnsi="黑体" w:cs="黑体" w:hint="eastAsia"/>
            <w:sz w:val="24"/>
          </w:rPr>
          <w:t>的代码</w:t>
        </w:r>
        <w:r>
          <w:rPr>
            <w:rFonts w:ascii="黑体" w:hAnsi="黑体" w:hint="eastAsia"/>
            <w:sz w:val="24"/>
          </w:rPr>
          <w:tab/>
        </w:r>
        <w:r>
          <w:rPr>
            <w:rFonts w:hint="eastAsia"/>
            <w:sz w:val="24"/>
          </w:rPr>
          <w:t>99</w:t>
        </w:r>
      </w:hyperlink>
    </w:p>
    <w:p w14:paraId="4DD97209" w14:textId="77777777" w:rsidR="000E7101" w:rsidRDefault="000E7101">
      <w:pPr>
        <w:pStyle w:val="TOC1"/>
        <w:tabs>
          <w:tab w:val="right" w:leader="dot" w:pos="9062"/>
        </w:tabs>
        <w:spacing w:line="360" w:lineRule="auto"/>
        <w:rPr>
          <w:rFonts w:ascii="黑体" w:hAnsi="黑体" w:cstheme="minorBidi" w:hint="eastAsia"/>
          <w:sz w:val="24"/>
          <w14:ligatures w14:val="standardContextual"/>
        </w:rPr>
      </w:pPr>
      <w:hyperlink w:anchor="_Toc199448602" w:history="1">
        <w:r>
          <w:rPr>
            <w:rStyle w:val="af5"/>
            <w:rFonts w:ascii="黑体" w:hAnsi="黑体" w:cs="黑体" w:hint="eastAsia"/>
            <w:sz w:val="24"/>
          </w:rPr>
          <w:t>附录</w:t>
        </w:r>
        <w:r>
          <w:rPr>
            <w:rStyle w:val="af5"/>
            <w:rFonts w:hint="eastAsia"/>
            <w:sz w:val="24"/>
          </w:rPr>
          <w:t>E</w:t>
        </w:r>
        <w:r>
          <w:rPr>
            <w:rStyle w:val="af5"/>
            <w:rFonts w:ascii="黑体" w:hAnsi="黑体" w:cs="黑体" w:hint="eastAsia"/>
            <w:sz w:val="24"/>
          </w:rPr>
          <w:t xml:space="preserve"> 关于人脸识别实现的技术细节和指令</w:t>
        </w:r>
        <w:r>
          <w:rPr>
            <w:rFonts w:ascii="黑体" w:hAnsi="黑体" w:hint="eastAsia"/>
            <w:sz w:val="24"/>
          </w:rPr>
          <w:tab/>
        </w:r>
      </w:hyperlink>
      <w:r>
        <w:rPr>
          <w:rFonts w:hint="eastAsia"/>
          <w:sz w:val="24"/>
        </w:rPr>
        <w:t>102</w:t>
      </w:r>
    </w:p>
    <w:p w14:paraId="29F898D7" w14:textId="77777777" w:rsidR="000E7101" w:rsidRDefault="00000000">
      <w:pPr>
        <w:spacing w:line="360" w:lineRule="auto"/>
        <w:rPr>
          <w:rFonts w:ascii="黑体" w:eastAsia="黑体" w:hAnsi="黑体" w:cs="黑体" w:hint="eastAsia"/>
          <w:sz w:val="24"/>
        </w:rPr>
        <w:sectPr w:rsidR="000E7101" w:rsidSect="00081F3E">
          <w:headerReference w:type="default" r:id="rId18"/>
          <w:footerReference w:type="default" r:id="rId19"/>
          <w:pgSz w:w="11906" w:h="16838"/>
          <w:pgMar w:top="1701" w:right="1417" w:bottom="1417" w:left="1417" w:header="851" w:footer="992" w:gutter="0"/>
          <w:cols w:space="720"/>
          <w:docGrid w:type="lines" w:linePitch="312"/>
        </w:sectPr>
      </w:pPr>
      <w:r>
        <w:rPr>
          <w:rFonts w:eastAsiaTheme="majorEastAsia"/>
          <w:sz w:val="24"/>
        </w:rPr>
        <w:fldChar w:fldCharType="end"/>
      </w:r>
    </w:p>
    <w:p w14:paraId="410C3437" w14:textId="77777777" w:rsidR="000E7101" w:rsidRDefault="00000000">
      <w:pPr>
        <w:pageBreakBefore/>
        <w:wordWrap w:val="0"/>
        <w:spacing w:beforeLines="50" w:before="156" w:afterLines="50" w:after="156" w:line="360" w:lineRule="auto"/>
        <w:jc w:val="center"/>
        <w:rPr>
          <w:rStyle w:val="af1"/>
          <w:rFonts w:cstheme="minorBidi"/>
          <w:kern w:val="44"/>
        </w:rPr>
      </w:pPr>
      <w:bookmarkStart w:id="2" w:name="_Toc627"/>
      <w:bookmarkStart w:id="3" w:name="_Toc31103"/>
      <w:bookmarkEnd w:id="0"/>
      <w:bookmarkEnd w:id="1"/>
      <w:r>
        <w:rPr>
          <w:rStyle w:val="af1"/>
          <w:rFonts w:cstheme="minorBidi" w:hint="eastAsia"/>
          <w:kern w:val="44"/>
          <w:sz w:val="44"/>
          <w:szCs w:val="44"/>
        </w:rPr>
        <w:lastRenderedPageBreak/>
        <w:t>基于</w:t>
      </w:r>
      <w:r>
        <w:rPr>
          <w:rStyle w:val="af1"/>
          <w:rFonts w:cstheme="minorBidi" w:hint="eastAsia"/>
          <w:kern w:val="44"/>
          <w:sz w:val="44"/>
          <w:szCs w:val="44"/>
        </w:rPr>
        <w:t>STM32</w:t>
      </w:r>
      <w:r>
        <w:rPr>
          <w:rStyle w:val="af1"/>
          <w:rFonts w:cstheme="minorBidi" w:hint="eastAsia"/>
          <w:kern w:val="44"/>
          <w:sz w:val="44"/>
          <w:szCs w:val="44"/>
        </w:rPr>
        <w:t>的云平台楼宇安防与光伏并网系统设计</w:t>
      </w:r>
    </w:p>
    <w:p w14:paraId="0C3C0018" w14:textId="0204276A" w:rsidR="000E7101" w:rsidRDefault="00000000">
      <w:pPr>
        <w:wordWrap w:val="0"/>
        <w:spacing w:beforeLines="50" w:before="156" w:afterLines="50" w:after="156" w:line="360" w:lineRule="auto"/>
        <w:outlineLvl w:val="0"/>
        <w:rPr>
          <w:rFonts w:ascii="黑体" w:eastAsia="黑体" w:hAnsi="黑体" w:cs="黑体" w:hint="eastAsia"/>
          <w:sz w:val="32"/>
          <w:szCs w:val="32"/>
        </w:rPr>
      </w:pPr>
      <w:bookmarkStart w:id="4" w:name="_Toc199448537"/>
      <w:bookmarkStart w:id="5" w:name="_Toc17750"/>
      <w:r>
        <w:rPr>
          <w:rFonts w:eastAsia="黑体"/>
          <w:sz w:val="32"/>
          <w:szCs w:val="32"/>
        </w:rPr>
        <w:t>1</w:t>
      </w:r>
      <w:r>
        <w:rPr>
          <w:rFonts w:eastAsia="黑体" w:hint="eastAsia"/>
          <w:sz w:val="32"/>
          <w:szCs w:val="32"/>
        </w:rPr>
        <w:t xml:space="preserve">　</w:t>
      </w:r>
      <w:r>
        <w:rPr>
          <w:rFonts w:ascii="黑体" w:eastAsia="黑体" w:hAnsi="黑体" w:cs="黑体" w:hint="eastAsia"/>
          <w:sz w:val="32"/>
          <w:szCs w:val="32"/>
        </w:rPr>
        <w:t>绪论</w:t>
      </w:r>
      <w:bookmarkEnd w:id="2"/>
      <w:bookmarkEnd w:id="4"/>
      <w:bookmarkEnd w:id="5"/>
      <w:r>
        <w:rPr>
          <w:rFonts w:ascii="黑体" w:eastAsia="黑体" w:hAnsi="黑体" w:cs="黑体" w:hint="eastAsia"/>
          <w:sz w:val="32"/>
          <w:szCs w:val="32"/>
        </w:rPr>
        <w:fldChar w:fldCharType="begin"/>
      </w:r>
      <w:r>
        <w:rPr>
          <w:rFonts w:ascii="黑体" w:eastAsia="黑体" w:hAnsi="黑体" w:cs="黑体" w:hint="eastAsia"/>
          <w:sz w:val="32"/>
          <w:szCs w:val="32"/>
        </w:rPr>
        <w:instrText xml:space="preserve"> </w:instrText>
      </w:r>
      <w:r>
        <w:rPr>
          <w:rFonts w:ascii="黑体" w:eastAsia="黑体" w:hAnsi="黑体" w:cs="黑体"/>
          <w:sz w:val="32"/>
          <w:szCs w:val="32"/>
        </w:rPr>
        <w:instrText>Seq eq \h</w:instrText>
      </w:r>
      <w:r>
        <w:rPr>
          <w:rFonts w:ascii="黑体" w:eastAsia="黑体" w:hAnsi="黑体" w:cs="黑体" w:hint="eastAsia"/>
          <w:sz w:val="32"/>
          <w:szCs w:val="32"/>
        </w:rPr>
        <w:instrText xml:space="preserve"> </w:instrText>
      </w:r>
      <w:r>
        <w:rPr>
          <w:rFonts w:ascii="黑体" w:eastAsia="黑体" w:hAnsi="黑体" w:cs="黑体" w:hint="eastAsia"/>
          <w:sz w:val="32"/>
          <w:szCs w:val="32"/>
        </w:rPr>
        <w:fldChar w:fldCharType="end"/>
      </w:r>
      <w:r>
        <w:rPr>
          <w:rFonts w:ascii="黑体" w:eastAsia="黑体" w:hAnsi="黑体" w:cs="黑体" w:hint="eastAsia"/>
          <w:sz w:val="32"/>
          <w:szCs w:val="32"/>
        </w:rPr>
        <w:fldChar w:fldCharType="begin"/>
      </w:r>
      <w:r>
        <w:rPr>
          <w:rFonts w:ascii="黑体" w:eastAsia="黑体" w:hAnsi="黑体" w:cs="黑体" w:hint="eastAsia"/>
          <w:sz w:val="32"/>
          <w:szCs w:val="32"/>
        </w:rPr>
        <w:instrText xml:space="preserve"> </w:instrText>
      </w:r>
      <w:r>
        <w:rPr>
          <w:rFonts w:ascii="黑体" w:eastAsia="黑体" w:hAnsi="黑体" w:cs="黑体"/>
          <w:sz w:val="32"/>
          <w:szCs w:val="32"/>
        </w:rPr>
        <w:instrText>Seq list \r \h</w:instrText>
      </w:r>
      <w:r>
        <w:rPr>
          <w:rFonts w:ascii="黑体" w:eastAsia="黑体" w:hAnsi="黑体" w:cs="黑体" w:hint="eastAsia"/>
          <w:sz w:val="32"/>
          <w:szCs w:val="32"/>
        </w:rPr>
        <w:instrText xml:space="preserve"> </w:instrText>
      </w:r>
      <w:r>
        <w:rPr>
          <w:rFonts w:ascii="黑体" w:eastAsia="黑体" w:hAnsi="黑体" w:cs="黑体" w:hint="eastAsia"/>
          <w:sz w:val="32"/>
          <w:szCs w:val="32"/>
        </w:rPr>
        <w:fldChar w:fldCharType="end"/>
      </w:r>
    </w:p>
    <w:p w14:paraId="74DC5196" w14:textId="77777777" w:rsidR="000E7101" w:rsidRDefault="00000000">
      <w:pPr>
        <w:wordWrap w:val="0"/>
        <w:spacing w:beforeLines="50" w:before="156" w:afterLines="50" w:after="156" w:line="360" w:lineRule="auto"/>
        <w:outlineLvl w:val="1"/>
        <w:rPr>
          <w:rFonts w:ascii="黑体" w:eastAsia="黑体" w:hAnsi="黑体" w:cs="黑体" w:hint="eastAsia"/>
          <w:sz w:val="28"/>
          <w:szCs w:val="28"/>
        </w:rPr>
      </w:pPr>
      <w:bookmarkStart w:id="6" w:name="_Toc8722"/>
      <w:bookmarkStart w:id="7" w:name="_Toc68"/>
      <w:bookmarkStart w:id="8" w:name="_Toc199448538"/>
      <w:bookmarkStart w:id="9" w:name="_Toc29834"/>
      <w:bookmarkStart w:id="10" w:name="_Toc10046"/>
      <w:r>
        <w:rPr>
          <w:rFonts w:eastAsia="黑体"/>
          <w:sz w:val="28"/>
          <w:szCs w:val="28"/>
        </w:rPr>
        <w:t>1.1</w:t>
      </w:r>
      <w:bookmarkEnd w:id="6"/>
      <w:bookmarkEnd w:id="7"/>
      <w:r>
        <w:rPr>
          <w:rFonts w:eastAsia="黑体" w:hint="eastAsia"/>
          <w:sz w:val="28"/>
          <w:szCs w:val="28"/>
        </w:rPr>
        <w:t xml:space="preserve">　</w:t>
      </w:r>
      <w:r>
        <w:rPr>
          <w:rFonts w:ascii="黑体" w:eastAsia="黑体" w:hAnsi="黑体" w:cs="黑体" w:hint="eastAsia"/>
          <w:sz w:val="28"/>
          <w:szCs w:val="28"/>
        </w:rPr>
        <w:t>引言</w:t>
      </w:r>
      <w:bookmarkEnd w:id="8"/>
      <w:bookmarkEnd w:id="9"/>
      <w:bookmarkEnd w:id="10"/>
    </w:p>
    <w:p w14:paraId="4332E286" w14:textId="77777777" w:rsidR="000E7101" w:rsidRDefault="00000000">
      <w:pPr>
        <w:wordWrap w:val="0"/>
        <w:spacing w:line="360" w:lineRule="auto"/>
        <w:ind w:firstLineChars="200" w:firstLine="480"/>
        <w:rPr>
          <w:sz w:val="24"/>
          <w:szCs w:val="28"/>
        </w:rPr>
      </w:pPr>
      <w:bookmarkStart w:id="11" w:name="_Toc32505"/>
      <w:bookmarkStart w:id="12" w:name="_Toc23993"/>
      <w:r>
        <w:rPr>
          <w:rFonts w:hint="eastAsia"/>
          <w:sz w:val="24"/>
          <w:szCs w:val="28"/>
        </w:rPr>
        <w:t>我国城市化进程加剧，截至</w:t>
      </w:r>
      <w:r>
        <w:rPr>
          <w:rFonts w:hint="eastAsia"/>
          <w:sz w:val="24"/>
          <w:szCs w:val="28"/>
        </w:rPr>
        <w:t>2024</w:t>
      </w:r>
      <w:r>
        <w:rPr>
          <w:rFonts w:hint="eastAsia"/>
          <w:sz w:val="24"/>
          <w:szCs w:val="28"/>
        </w:rPr>
        <w:t>年，中国的城市化率达到约</w:t>
      </w:r>
      <w:r>
        <w:rPr>
          <w:rFonts w:hint="eastAsia"/>
          <w:sz w:val="24"/>
          <w:szCs w:val="28"/>
        </w:rPr>
        <w:t>66.16%</w:t>
      </w:r>
      <w:r>
        <w:rPr>
          <w:rFonts w:hint="eastAsia"/>
          <w:sz w:val="24"/>
          <w:szCs w:val="28"/>
        </w:rPr>
        <w:t>左右。</w:t>
      </w:r>
      <w:r>
        <w:rPr>
          <w:sz w:val="24"/>
          <w:szCs w:val="28"/>
        </w:rPr>
        <w:t>在这股浪潮中</w:t>
      </w:r>
      <w:r>
        <w:rPr>
          <w:rFonts w:hint="eastAsia"/>
          <w:sz w:val="24"/>
          <w:szCs w:val="28"/>
        </w:rPr>
        <w:t>，各类写字楼、百货大厦、超高层建筑</w:t>
      </w:r>
      <w:r>
        <w:rPr>
          <w:sz w:val="24"/>
          <w:szCs w:val="28"/>
        </w:rPr>
        <w:t>如雨后春笋般涌现</w:t>
      </w:r>
      <w:r>
        <w:rPr>
          <w:rFonts w:hint="eastAsia"/>
          <w:sz w:val="24"/>
          <w:szCs w:val="28"/>
        </w:rPr>
        <w:t>，随之而来的安全问题，尤其是消防安全更是首要的问题之一。</w:t>
      </w:r>
    </w:p>
    <w:p w14:paraId="1229126A" w14:textId="77777777" w:rsidR="000E7101" w:rsidRDefault="00000000">
      <w:pPr>
        <w:wordWrap w:val="0"/>
        <w:spacing w:line="360" w:lineRule="auto"/>
        <w:ind w:firstLineChars="200" w:firstLine="480"/>
        <w:rPr>
          <w:sz w:val="24"/>
        </w:rPr>
      </w:pPr>
      <w:r>
        <w:rPr>
          <w:sz w:val="24"/>
          <w:szCs w:val="28"/>
        </w:rPr>
        <w:t>目前，我国主要依赖化石燃料，尤其是煤炭，来满足电力需求。在发达的南方地区，夏季制冷用电量巨大，给电网带来了沉重负担。与此同时，大片闲置的楼顶区域不仅造成了太阳能的浪费，还加剧了城市热岛效应。</w:t>
      </w:r>
    </w:p>
    <w:p w14:paraId="4CB416EB" w14:textId="77777777" w:rsidR="000E7101" w:rsidRDefault="00000000">
      <w:pPr>
        <w:wordWrap w:val="0"/>
        <w:spacing w:line="360" w:lineRule="auto"/>
        <w:ind w:firstLineChars="200" w:firstLine="480"/>
        <w:rPr>
          <w:sz w:val="24"/>
          <w:szCs w:val="28"/>
        </w:rPr>
      </w:pPr>
      <w:r>
        <w:rPr>
          <w:rFonts w:hint="eastAsia"/>
          <w:sz w:val="24"/>
        </w:rPr>
        <w:t>本系统旨在设计一个</w:t>
      </w:r>
      <w:r>
        <w:rPr>
          <w:sz w:val="24"/>
        </w:rPr>
        <w:t>环保、节能且安全的数字化楼宇</w:t>
      </w:r>
      <w:r>
        <w:rPr>
          <w:rFonts w:hint="eastAsia"/>
          <w:sz w:val="24"/>
        </w:rPr>
        <w:t>系统。实现全自动化的出入人员身份检测、楼宇内火灾报警、太阳能逆变等功能，</w:t>
      </w:r>
      <w:r>
        <w:rPr>
          <w:sz w:val="24"/>
        </w:rPr>
        <w:t>为现代城市建筑注入智慧与绿色的新活力。</w:t>
      </w:r>
    </w:p>
    <w:p w14:paraId="33E007DE" w14:textId="77777777" w:rsidR="000E7101" w:rsidRDefault="00000000">
      <w:pPr>
        <w:wordWrap w:val="0"/>
        <w:spacing w:beforeLines="50" w:before="156" w:afterLines="50" w:after="156" w:line="360" w:lineRule="auto"/>
        <w:outlineLvl w:val="1"/>
        <w:rPr>
          <w:rFonts w:ascii="黑体" w:eastAsia="黑体" w:hAnsi="黑体" w:cs="黑体" w:hint="eastAsia"/>
          <w:sz w:val="28"/>
          <w:szCs w:val="28"/>
        </w:rPr>
      </w:pPr>
      <w:bookmarkStart w:id="13" w:name="_Toc199448539"/>
      <w:bookmarkStart w:id="14" w:name="_Toc374"/>
      <w:r>
        <w:rPr>
          <w:rFonts w:eastAsia="黑体"/>
          <w:sz w:val="24"/>
        </w:rPr>
        <w:t>1.2</w:t>
      </w:r>
      <w:bookmarkEnd w:id="11"/>
      <w:r>
        <w:rPr>
          <w:rFonts w:eastAsia="黑体" w:hint="eastAsia"/>
          <w:sz w:val="24"/>
        </w:rPr>
        <w:t xml:space="preserve">　</w:t>
      </w:r>
      <w:r>
        <w:rPr>
          <w:rFonts w:ascii="黑体" w:eastAsia="黑体" w:hAnsi="黑体" w:cs="黑体" w:hint="eastAsia"/>
          <w:sz w:val="28"/>
          <w:szCs w:val="28"/>
        </w:rPr>
        <w:t>课题研究的背景及意义</w:t>
      </w:r>
      <w:bookmarkEnd w:id="12"/>
      <w:bookmarkEnd w:id="13"/>
      <w:bookmarkEnd w:id="14"/>
    </w:p>
    <w:p w14:paraId="349AA8F7" w14:textId="7407DAF7" w:rsidR="000E7101" w:rsidRDefault="00000000">
      <w:pPr>
        <w:wordWrap w:val="0"/>
        <w:spacing w:line="360" w:lineRule="auto"/>
        <w:ind w:firstLineChars="200" w:firstLine="480"/>
        <w:rPr>
          <w:sz w:val="24"/>
          <w:szCs w:val="28"/>
        </w:rPr>
      </w:pPr>
      <w:bookmarkStart w:id="15" w:name="_Toc29989"/>
      <w:bookmarkStart w:id="16" w:name="_Toc28101"/>
      <w:bookmarkEnd w:id="3"/>
      <w:r>
        <w:rPr>
          <w:rFonts w:hint="eastAsia"/>
          <w:sz w:val="24"/>
          <w:szCs w:val="28"/>
        </w:rPr>
        <w:t>现代楼宇存在的问题主要是房间数量多，走廊通道长，火灾问题隐蔽，很难依靠人工巡楼发现。而超高层建筑又因为楼层过高，消防人员难以第一时间到达，</w:t>
      </w:r>
      <w:r>
        <w:rPr>
          <w:sz w:val="24"/>
          <w:szCs w:val="28"/>
        </w:rPr>
        <w:t>对火场内的情况缺乏了解，这无疑增加了救援的难度和风险</w:t>
      </w:r>
      <w:r>
        <w:rPr>
          <w:sz w:val="24"/>
          <w:szCs w:val="28"/>
          <w:vertAlign w:val="superscript"/>
        </w:rPr>
        <w:fldChar w:fldCharType="begin"/>
      </w:r>
      <w:r>
        <w:rPr>
          <w:sz w:val="24"/>
          <w:szCs w:val="28"/>
          <w:vertAlign w:val="superscript"/>
        </w:rPr>
        <w:instrText xml:space="preserve"> REF _Ref198675178 \r \h  \* MERGEFORMAT </w:instrText>
      </w:r>
      <w:r>
        <w:rPr>
          <w:sz w:val="24"/>
          <w:szCs w:val="28"/>
          <w:vertAlign w:val="superscript"/>
        </w:rPr>
      </w:r>
      <w:r>
        <w:rPr>
          <w:sz w:val="24"/>
          <w:szCs w:val="28"/>
          <w:vertAlign w:val="superscript"/>
        </w:rPr>
        <w:fldChar w:fldCharType="separate"/>
      </w:r>
      <w:r w:rsidR="00340390">
        <w:rPr>
          <w:sz w:val="24"/>
          <w:szCs w:val="28"/>
          <w:vertAlign w:val="superscript"/>
        </w:rPr>
        <w:t>[1]</w:t>
      </w:r>
      <w:r>
        <w:rPr>
          <w:sz w:val="24"/>
          <w:szCs w:val="28"/>
          <w:vertAlign w:val="superscript"/>
        </w:rPr>
        <w:fldChar w:fldCharType="end"/>
      </w:r>
      <w:r>
        <w:rPr>
          <w:rFonts w:hint="eastAsia"/>
          <w:sz w:val="24"/>
          <w:szCs w:val="28"/>
        </w:rPr>
        <w:t>。传统的防火系统一般采用单一的离子式烟雾传感器，在有人吸烟或工作过程中使用焊烙铁造成烟尘较大的情况，容易造成误报警，而当浓度过低时又</w:t>
      </w:r>
      <w:r>
        <w:rPr>
          <w:sz w:val="24"/>
          <w:szCs w:val="28"/>
        </w:rPr>
        <w:t>无法进行有效检测。大大降低了系统的可靠性和有效性</w:t>
      </w:r>
      <w:r>
        <w:rPr>
          <w:rFonts w:hint="eastAsia"/>
          <w:sz w:val="24"/>
          <w:szCs w:val="28"/>
        </w:rPr>
        <w:t>。</w:t>
      </w:r>
      <w:r>
        <w:rPr>
          <w:sz w:val="24"/>
          <w:szCs w:val="28"/>
        </w:rPr>
        <w:t>同时，现代楼宇内人口密集，人员流动频繁，对于上下班和进出楼宇的人员难以进行有效监管，</w:t>
      </w:r>
      <w:r>
        <w:rPr>
          <w:rFonts w:hint="eastAsia"/>
          <w:sz w:val="24"/>
          <w:szCs w:val="28"/>
        </w:rPr>
        <w:t>也容易造成安全隐患。</w:t>
      </w:r>
    </w:p>
    <w:p w14:paraId="2C50D2FD" w14:textId="77777777" w:rsidR="000E7101" w:rsidRDefault="00000000">
      <w:pPr>
        <w:wordWrap w:val="0"/>
        <w:spacing w:line="360" w:lineRule="auto"/>
        <w:ind w:firstLineChars="200" w:firstLine="480"/>
        <w:rPr>
          <w:sz w:val="24"/>
          <w:szCs w:val="28"/>
        </w:rPr>
      </w:pPr>
      <w:r>
        <w:rPr>
          <w:rFonts w:hint="eastAsia"/>
          <w:sz w:val="24"/>
          <w:szCs w:val="28"/>
        </w:rPr>
        <w:t>因此，开发一种能够监控楼宇安防状态的智能系统就尤为重要。</w:t>
      </w:r>
      <w:r>
        <w:rPr>
          <w:sz w:val="24"/>
          <w:szCs w:val="28"/>
        </w:rPr>
        <w:t>这样的系统不仅可以实时监测楼宇内的火灾隐患，减少误报和漏报现象，还可以对人员流动进行有效监管，及时发现并处理安全隐患。此外，</w:t>
      </w:r>
      <w:r>
        <w:rPr>
          <w:rFonts w:hint="eastAsia"/>
          <w:sz w:val="24"/>
          <w:szCs w:val="28"/>
        </w:rPr>
        <w:t>它能实时</w:t>
      </w:r>
      <w:r>
        <w:rPr>
          <w:sz w:val="24"/>
          <w:szCs w:val="28"/>
        </w:rPr>
        <w:t>与消防部门实现联动，一旦发生火灾，可以迅速提供准确的火场信息，为消防人员制定救援方案提供有力支持</w:t>
      </w:r>
      <w:r>
        <w:rPr>
          <w:rFonts w:hint="eastAsia"/>
          <w:sz w:val="24"/>
          <w:szCs w:val="28"/>
        </w:rPr>
        <w:t>。</w:t>
      </w:r>
    </w:p>
    <w:p w14:paraId="33BB03C9" w14:textId="77777777" w:rsidR="000E7101" w:rsidRDefault="00000000">
      <w:pPr>
        <w:wordWrap w:val="0"/>
        <w:spacing w:beforeLines="50" w:before="156" w:afterLines="50" w:after="156" w:line="360" w:lineRule="auto"/>
        <w:outlineLvl w:val="1"/>
        <w:rPr>
          <w:rFonts w:ascii="黑体" w:eastAsia="黑体" w:hAnsi="黑体" w:cs="黑体" w:hint="eastAsia"/>
          <w:sz w:val="28"/>
          <w:szCs w:val="28"/>
        </w:rPr>
      </w:pPr>
      <w:bookmarkStart w:id="17" w:name="_Toc199448540"/>
      <w:bookmarkStart w:id="18" w:name="_Toc32399"/>
      <w:r>
        <w:rPr>
          <w:rFonts w:eastAsia="黑体"/>
          <w:sz w:val="28"/>
          <w:szCs w:val="28"/>
        </w:rPr>
        <w:lastRenderedPageBreak/>
        <w:t>1.3</w:t>
      </w:r>
      <w:r>
        <w:rPr>
          <w:rFonts w:eastAsia="黑体" w:hint="eastAsia"/>
          <w:sz w:val="28"/>
          <w:szCs w:val="28"/>
        </w:rPr>
        <w:t xml:space="preserve">　</w:t>
      </w:r>
      <w:r>
        <w:rPr>
          <w:rFonts w:ascii="黑体" w:eastAsia="黑体" w:hAnsi="黑体" w:cs="黑体" w:hint="eastAsia"/>
          <w:sz w:val="28"/>
          <w:szCs w:val="28"/>
        </w:rPr>
        <w:t>国内外研究现状</w:t>
      </w:r>
      <w:bookmarkEnd w:id="15"/>
      <w:bookmarkEnd w:id="17"/>
      <w:bookmarkEnd w:id="18"/>
    </w:p>
    <w:p w14:paraId="288D01A0" w14:textId="77777777" w:rsidR="000E7101" w:rsidRDefault="00000000">
      <w:pPr>
        <w:wordWrap w:val="0"/>
        <w:spacing w:line="360" w:lineRule="auto"/>
        <w:ind w:firstLineChars="200" w:firstLine="480"/>
        <w:rPr>
          <w:sz w:val="24"/>
          <w:szCs w:val="28"/>
        </w:rPr>
      </w:pPr>
      <w:bookmarkStart w:id="19" w:name="_Toc16888"/>
      <w:bookmarkStart w:id="20" w:name="_Toc30003"/>
      <w:r>
        <w:rPr>
          <w:rFonts w:hint="eastAsia"/>
          <w:sz w:val="24"/>
          <w:szCs w:val="28"/>
        </w:rPr>
        <w:t>我国最新发布的国家标准</w:t>
      </w:r>
      <w:r>
        <w:rPr>
          <w:rFonts w:hint="eastAsia"/>
          <w:sz w:val="24"/>
          <w:szCs w:val="28"/>
        </w:rPr>
        <w:t>GB 17945-202X</w:t>
      </w:r>
      <w:r>
        <w:rPr>
          <w:rFonts w:hint="eastAsia"/>
          <w:sz w:val="24"/>
          <w:szCs w:val="28"/>
        </w:rPr>
        <w:t>对消防系统结构、设备功能进行了改进和完善，但绝大多数写字楼仍采用传统的报警</w:t>
      </w:r>
      <w:r>
        <w:rPr>
          <w:rFonts w:hint="eastAsia"/>
          <w:sz w:val="24"/>
          <w:szCs w:val="28"/>
        </w:rPr>
        <w:t>-</w:t>
      </w:r>
      <w:r>
        <w:rPr>
          <w:rFonts w:hint="eastAsia"/>
          <w:sz w:val="24"/>
          <w:szCs w:val="28"/>
        </w:rPr>
        <w:t>判断</w:t>
      </w:r>
      <w:r>
        <w:rPr>
          <w:rFonts w:hint="eastAsia"/>
          <w:sz w:val="24"/>
          <w:szCs w:val="28"/>
        </w:rPr>
        <w:t>-</w:t>
      </w:r>
      <w:r>
        <w:rPr>
          <w:rFonts w:hint="eastAsia"/>
          <w:sz w:val="24"/>
          <w:szCs w:val="28"/>
        </w:rPr>
        <w:t>逃生模式，依赖单一烟感探头探测火灾，通过人工到达现场判断火灾发展，然后通过喊话、电话等方式通知并疏散人群，这种模式通知速度慢，容易造成火势大范围蔓延。同时，采用离子式烟雾传感器对大颗粒烟雾反应较慢，且许多楼宇并未安装自动消防装置，需要依赖消防人员手动开启。仅有少数重要企业和数据中心配备的应急供电和备用电源装置。</w:t>
      </w:r>
    </w:p>
    <w:p w14:paraId="4484152A" w14:textId="73A7F20D" w:rsidR="000E7101" w:rsidRDefault="00000000">
      <w:pPr>
        <w:wordWrap w:val="0"/>
        <w:spacing w:line="360" w:lineRule="auto"/>
        <w:ind w:firstLineChars="200" w:firstLine="480"/>
        <w:rPr>
          <w:sz w:val="24"/>
          <w:szCs w:val="28"/>
        </w:rPr>
      </w:pPr>
      <w:r>
        <w:rPr>
          <w:rFonts w:hint="eastAsia"/>
          <w:sz w:val="24"/>
          <w:szCs w:val="28"/>
        </w:rPr>
        <w:t>传统的楼宇建筑过程中，也建立了室内监控系统，发挥了一定的作用。但是，大多数的监控设备都集中在室内，并且需要有人巡视</w:t>
      </w:r>
      <w:r>
        <w:rPr>
          <w:sz w:val="24"/>
          <w:szCs w:val="28"/>
          <w:vertAlign w:val="superscript"/>
        </w:rPr>
        <w:fldChar w:fldCharType="begin"/>
      </w:r>
      <w:r>
        <w:rPr>
          <w:sz w:val="24"/>
          <w:szCs w:val="28"/>
          <w:vertAlign w:val="superscript"/>
        </w:rPr>
        <w:instrText xml:space="preserve"> </w:instrText>
      </w:r>
      <w:r>
        <w:rPr>
          <w:rFonts w:hint="eastAsia"/>
          <w:sz w:val="24"/>
          <w:szCs w:val="28"/>
          <w:vertAlign w:val="superscript"/>
        </w:rPr>
        <w:instrText>REF _Ref198675217 \r \h</w:instrText>
      </w:r>
      <w:r>
        <w:rPr>
          <w:sz w:val="24"/>
          <w:szCs w:val="28"/>
          <w:vertAlign w:val="superscript"/>
        </w:rPr>
        <w:instrText xml:space="preserve">  \* MERGEFORMAT </w:instrText>
      </w:r>
      <w:r>
        <w:rPr>
          <w:sz w:val="24"/>
          <w:szCs w:val="28"/>
          <w:vertAlign w:val="superscript"/>
        </w:rPr>
      </w:r>
      <w:r>
        <w:rPr>
          <w:sz w:val="24"/>
          <w:szCs w:val="28"/>
          <w:vertAlign w:val="superscript"/>
        </w:rPr>
        <w:fldChar w:fldCharType="separate"/>
      </w:r>
      <w:r w:rsidR="00340390">
        <w:rPr>
          <w:sz w:val="24"/>
          <w:szCs w:val="28"/>
          <w:vertAlign w:val="superscript"/>
        </w:rPr>
        <w:t>[2]</w:t>
      </w:r>
      <w:r>
        <w:rPr>
          <w:sz w:val="24"/>
          <w:szCs w:val="28"/>
          <w:vertAlign w:val="superscript"/>
        </w:rPr>
        <w:fldChar w:fldCharType="end"/>
      </w:r>
      <w:r>
        <w:rPr>
          <w:rFonts w:hint="eastAsia"/>
          <w:sz w:val="24"/>
          <w:szCs w:val="28"/>
        </w:rPr>
        <w:t>。现代城市高层建筑林立，人口密集，一旦发生火灾，疏散难度大，现有消防系统难以完全满足快速，安全疏散的需求，急需更加智能化的消防系统和应急预案。利用物联网、大数据等技术，实现早期预警、快速响应和智能疏散，最大程度保障人民生命财产安全。</w:t>
      </w:r>
    </w:p>
    <w:p w14:paraId="1A2CD563" w14:textId="033C3466" w:rsidR="000E7101" w:rsidRDefault="00000000">
      <w:pPr>
        <w:wordWrap w:val="0"/>
        <w:spacing w:line="360" w:lineRule="auto"/>
        <w:ind w:firstLineChars="200" w:firstLine="480"/>
        <w:rPr>
          <w:sz w:val="24"/>
          <w:szCs w:val="28"/>
        </w:rPr>
      </w:pPr>
      <w:r>
        <w:rPr>
          <w:rFonts w:hint="eastAsia"/>
          <w:sz w:val="24"/>
          <w:szCs w:val="28"/>
        </w:rPr>
        <w:t>国外对于智能化消防应急疏散系统的研究很早。目前的资料认为，</w:t>
      </w:r>
      <w:r>
        <w:rPr>
          <w:rFonts w:hint="eastAsia"/>
          <w:sz w:val="24"/>
          <w:szCs w:val="28"/>
        </w:rPr>
        <w:t>1942</w:t>
      </w:r>
      <w:r>
        <w:rPr>
          <w:rFonts w:hint="eastAsia"/>
          <w:sz w:val="24"/>
          <w:szCs w:val="28"/>
        </w:rPr>
        <w:t>年瑞士希伯勒斯公司，率先使用火灾报警器是最早接触智能消防安全和应急系统的公司。后续，日本也对疏散指示灯做了具体的规定，美国引入了模型来搭建建筑模拟人员疏散并计算最短疏散时间</w:t>
      </w:r>
      <w:r>
        <w:rPr>
          <w:sz w:val="24"/>
          <w:szCs w:val="28"/>
          <w:vertAlign w:val="superscript"/>
        </w:rPr>
        <w:fldChar w:fldCharType="begin"/>
      </w:r>
      <w:r>
        <w:rPr>
          <w:sz w:val="24"/>
          <w:szCs w:val="28"/>
          <w:vertAlign w:val="superscript"/>
        </w:rPr>
        <w:instrText xml:space="preserve"> </w:instrText>
      </w:r>
      <w:r>
        <w:rPr>
          <w:rFonts w:hint="eastAsia"/>
          <w:sz w:val="24"/>
          <w:szCs w:val="28"/>
          <w:vertAlign w:val="superscript"/>
        </w:rPr>
        <w:instrText>REF _Ref198675236 \r \h</w:instrText>
      </w:r>
      <w:r>
        <w:rPr>
          <w:sz w:val="24"/>
          <w:szCs w:val="28"/>
          <w:vertAlign w:val="superscript"/>
        </w:rPr>
        <w:instrText xml:space="preserve">  \* MERGEFORMAT </w:instrText>
      </w:r>
      <w:r>
        <w:rPr>
          <w:sz w:val="24"/>
          <w:szCs w:val="28"/>
          <w:vertAlign w:val="superscript"/>
        </w:rPr>
      </w:r>
      <w:r>
        <w:rPr>
          <w:sz w:val="24"/>
          <w:szCs w:val="28"/>
          <w:vertAlign w:val="superscript"/>
        </w:rPr>
        <w:fldChar w:fldCharType="separate"/>
      </w:r>
      <w:r w:rsidR="00340390">
        <w:rPr>
          <w:sz w:val="24"/>
          <w:szCs w:val="28"/>
          <w:vertAlign w:val="superscript"/>
        </w:rPr>
        <w:t>[3]</w:t>
      </w:r>
      <w:r>
        <w:rPr>
          <w:sz w:val="24"/>
          <w:szCs w:val="28"/>
          <w:vertAlign w:val="superscript"/>
        </w:rPr>
        <w:fldChar w:fldCharType="end"/>
      </w:r>
      <w:r>
        <w:rPr>
          <w:rFonts w:hint="eastAsia"/>
          <w:sz w:val="24"/>
          <w:szCs w:val="28"/>
        </w:rPr>
        <w:t>。</w:t>
      </w:r>
    </w:p>
    <w:p w14:paraId="4502E45F" w14:textId="77777777" w:rsidR="000E7101" w:rsidRDefault="00000000">
      <w:pPr>
        <w:wordWrap w:val="0"/>
        <w:spacing w:line="360" w:lineRule="auto"/>
        <w:ind w:firstLineChars="200" w:firstLine="480"/>
        <w:rPr>
          <w:sz w:val="24"/>
          <w:szCs w:val="28"/>
        </w:rPr>
      </w:pPr>
      <w:r>
        <w:rPr>
          <w:rFonts w:hint="eastAsia"/>
          <w:sz w:val="24"/>
          <w:szCs w:val="28"/>
        </w:rPr>
        <w:t>欧盟的</w:t>
      </w:r>
      <w:r>
        <w:rPr>
          <w:rFonts w:hint="eastAsia"/>
          <w:sz w:val="24"/>
          <w:szCs w:val="28"/>
        </w:rPr>
        <w:t>ISO/TC90</w:t>
      </w:r>
      <w:r>
        <w:rPr>
          <w:rFonts w:hint="eastAsia"/>
          <w:sz w:val="24"/>
          <w:szCs w:val="28"/>
        </w:rPr>
        <w:t>标准是明确的消防标准，涵盖了系统的设计、安装、测试和维护等方面。为确保系统的有效性提供了强有力的保障。</w:t>
      </w:r>
    </w:p>
    <w:p w14:paraId="1AFFED33" w14:textId="77777777" w:rsidR="000E7101" w:rsidRDefault="00000000">
      <w:pPr>
        <w:wordWrap w:val="0"/>
        <w:spacing w:line="360" w:lineRule="auto"/>
        <w:ind w:firstLineChars="200" w:firstLine="480"/>
        <w:rPr>
          <w:sz w:val="24"/>
          <w:szCs w:val="28"/>
        </w:rPr>
      </w:pPr>
      <w:r>
        <w:rPr>
          <w:rFonts w:hint="eastAsia"/>
          <w:sz w:val="24"/>
          <w:szCs w:val="28"/>
        </w:rPr>
        <w:t>近几年，国内外的消防都得到了快速的发展，将研究的重点集中在物联网，传感器，机器识别等技术上，逐渐向智能化，高效化发展。</w:t>
      </w:r>
    </w:p>
    <w:p w14:paraId="673B8B73" w14:textId="6459B335" w:rsidR="000E7101" w:rsidRDefault="00000000">
      <w:pPr>
        <w:wordWrap w:val="0"/>
        <w:spacing w:line="360" w:lineRule="auto"/>
        <w:ind w:firstLineChars="200" w:firstLine="480"/>
        <w:rPr>
          <w:sz w:val="24"/>
          <w:szCs w:val="28"/>
        </w:rPr>
      </w:pPr>
      <w:r>
        <w:rPr>
          <w:rFonts w:hint="eastAsia"/>
          <w:sz w:val="24"/>
          <w:szCs w:val="28"/>
        </w:rPr>
        <w:t>国内的人脸识别门禁行业发展迅猛，但大多以中小型企业为主，产品良莠不齐。而且由于缺乏强制性的标准，导致市场十分混乱</w:t>
      </w:r>
      <w:r>
        <w:rPr>
          <w:sz w:val="24"/>
          <w:szCs w:val="28"/>
          <w:vertAlign w:val="superscript"/>
        </w:rPr>
        <w:fldChar w:fldCharType="begin"/>
      </w:r>
      <w:r>
        <w:rPr>
          <w:sz w:val="24"/>
          <w:szCs w:val="28"/>
          <w:vertAlign w:val="superscript"/>
        </w:rPr>
        <w:instrText xml:space="preserve"> </w:instrText>
      </w:r>
      <w:r>
        <w:rPr>
          <w:rFonts w:hint="eastAsia"/>
          <w:sz w:val="24"/>
          <w:szCs w:val="28"/>
          <w:vertAlign w:val="superscript"/>
        </w:rPr>
        <w:instrText>REF _Ref198675711 \r \h</w:instrText>
      </w:r>
      <w:r>
        <w:rPr>
          <w:sz w:val="24"/>
          <w:szCs w:val="28"/>
          <w:vertAlign w:val="superscript"/>
        </w:rPr>
        <w:instrText xml:space="preserve">  \* MERGEFORMAT </w:instrText>
      </w:r>
      <w:r>
        <w:rPr>
          <w:sz w:val="24"/>
          <w:szCs w:val="28"/>
          <w:vertAlign w:val="superscript"/>
        </w:rPr>
      </w:r>
      <w:r>
        <w:rPr>
          <w:sz w:val="24"/>
          <w:szCs w:val="28"/>
          <w:vertAlign w:val="superscript"/>
        </w:rPr>
        <w:fldChar w:fldCharType="separate"/>
      </w:r>
      <w:r w:rsidR="00340390">
        <w:rPr>
          <w:sz w:val="24"/>
          <w:szCs w:val="28"/>
          <w:vertAlign w:val="superscript"/>
        </w:rPr>
        <w:t>[4]</w:t>
      </w:r>
      <w:r>
        <w:rPr>
          <w:sz w:val="24"/>
          <w:szCs w:val="28"/>
          <w:vertAlign w:val="superscript"/>
        </w:rPr>
        <w:fldChar w:fldCharType="end"/>
      </w:r>
      <w:r>
        <w:rPr>
          <w:rFonts w:hint="eastAsia"/>
          <w:sz w:val="24"/>
          <w:szCs w:val="28"/>
        </w:rPr>
        <w:t>。很多价格低的门禁设备采集失败率高，识别精准防假体攻击的设备价格较高，大多被应用在地铁站等场所，用于监测行人和寻找违法人员，在前几年疫情期间还被用在公共场所智能测温等方面。在这方面制作的比较好的是海康威视、阿里平台等。辽宁科技大学和沈阳农业大学均采用的海康威视公司的人脸门禁系统，目前效果较好，在疫情期间还实现了测温，但当学生戴上帽子或光线较强时仍然会出现验证失败的情况。</w:t>
      </w:r>
    </w:p>
    <w:p w14:paraId="7261B761" w14:textId="1C54065A" w:rsidR="000E7101" w:rsidRDefault="00000000">
      <w:pPr>
        <w:wordWrap w:val="0"/>
        <w:spacing w:line="360" w:lineRule="auto"/>
        <w:ind w:firstLineChars="200" w:firstLine="480"/>
        <w:rPr>
          <w:sz w:val="24"/>
          <w:szCs w:val="28"/>
        </w:rPr>
      </w:pPr>
      <w:r>
        <w:rPr>
          <w:rFonts w:hint="eastAsia"/>
          <w:sz w:val="24"/>
          <w:szCs w:val="28"/>
        </w:rPr>
        <w:t>国外人脸技术发展较早，被应用于机场海关和支付方面</w:t>
      </w:r>
      <w:r>
        <w:rPr>
          <w:sz w:val="24"/>
          <w:szCs w:val="28"/>
          <w:vertAlign w:val="superscript"/>
        </w:rPr>
        <w:fldChar w:fldCharType="begin"/>
      </w:r>
      <w:r>
        <w:rPr>
          <w:sz w:val="24"/>
          <w:szCs w:val="28"/>
          <w:vertAlign w:val="superscript"/>
        </w:rPr>
        <w:instrText xml:space="preserve"> </w:instrText>
      </w:r>
      <w:r>
        <w:rPr>
          <w:rFonts w:hint="eastAsia"/>
          <w:sz w:val="24"/>
          <w:szCs w:val="28"/>
          <w:vertAlign w:val="superscript"/>
        </w:rPr>
        <w:instrText>REF _Ref198675728 \r \h</w:instrText>
      </w:r>
      <w:r>
        <w:rPr>
          <w:sz w:val="24"/>
          <w:szCs w:val="28"/>
          <w:vertAlign w:val="superscript"/>
        </w:rPr>
        <w:instrText xml:space="preserve">  \* MERGEFORMAT </w:instrText>
      </w:r>
      <w:r>
        <w:rPr>
          <w:sz w:val="24"/>
          <w:szCs w:val="28"/>
          <w:vertAlign w:val="superscript"/>
        </w:rPr>
      </w:r>
      <w:r>
        <w:rPr>
          <w:sz w:val="24"/>
          <w:szCs w:val="28"/>
          <w:vertAlign w:val="superscript"/>
        </w:rPr>
        <w:fldChar w:fldCharType="separate"/>
      </w:r>
      <w:r w:rsidR="00340390">
        <w:rPr>
          <w:sz w:val="24"/>
          <w:szCs w:val="28"/>
          <w:vertAlign w:val="superscript"/>
        </w:rPr>
        <w:t>[5]</w:t>
      </w:r>
      <w:r>
        <w:rPr>
          <w:sz w:val="24"/>
          <w:szCs w:val="28"/>
          <w:vertAlign w:val="superscript"/>
        </w:rPr>
        <w:fldChar w:fldCharType="end"/>
      </w:r>
      <w:r>
        <w:rPr>
          <w:rFonts w:hint="eastAsia"/>
          <w:sz w:val="24"/>
          <w:szCs w:val="28"/>
        </w:rPr>
        <w:t>，但同样也有识别准确率</w:t>
      </w:r>
      <w:r>
        <w:rPr>
          <w:rFonts w:hint="eastAsia"/>
          <w:sz w:val="24"/>
          <w:szCs w:val="28"/>
        </w:rPr>
        <w:lastRenderedPageBreak/>
        <w:t>低等问题，并且由于国外监管法律不全面，还会出现人脸信息泄露滥用的问题。在这方面做的较好的是苹果的</w:t>
      </w:r>
      <w:r>
        <w:rPr>
          <w:rFonts w:hint="eastAsia"/>
          <w:sz w:val="24"/>
          <w:szCs w:val="28"/>
        </w:rPr>
        <w:t>Face ID</w:t>
      </w:r>
      <w:r>
        <w:rPr>
          <w:rFonts w:hint="eastAsia"/>
          <w:sz w:val="24"/>
          <w:szCs w:val="28"/>
        </w:rPr>
        <w:t>，它采用的是</w:t>
      </w:r>
      <w:r>
        <w:rPr>
          <w:rFonts w:hint="eastAsia"/>
          <w:sz w:val="24"/>
          <w:szCs w:val="28"/>
        </w:rPr>
        <w:t>3D</w:t>
      </w:r>
      <w:r>
        <w:rPr>
          <w:rFonts w:hint="eastAsia"/>
          <w:sz w:val="24"/>
          <w:szCs w:val="28"/>
        </w:rPr>
        <w:t>识别，使用激光扫描面部和眼睛，被应用于</w:t>
      </w:r>
      <w:r>
        <w:rPr>
          <w:rFonts w:hint="eastAsia"/>
          <w:sz w:val="24"/>
          <w:szCs w:val="28"/>
        </w:rPr>
        <w:t>iPhone</w:t>
      </w:r>
      <w:r>
        <w:rPr>
          <w:rFonts w:hint="eastAsia"/>
          <w:sz w:val="24"/>
          <w:szCs w:val="28"/>
        </w:rPr>
        <w:t>手机和</w:t>
      </w:r>
      <w:r>
        <w:rPr>
          <w:rFonts w:hint="eastAsia"/>
          <w:sz w:val="24"/>
          <w:szCs w:val="28"/>
        </w:rPr>
        <w:t>iPad</w:t>
      </w:r>
      <w:r>
        <w:rPr>
          <w:rFonts w:hint="eastAsia"/>
          <w:sz w:val="24"/>
          <w:szCs w:val="28"/>
        </w:rPr>
        <w:t>。</w:t>
      </w:r>
    </w:p>
    <w:p w14:paraId="29C50711" w14:textId="32791FEB" w:rsidR="000E7101" w:rsidRDefault="00000000">
      <w:pPr>
        <w:wordWrap w:val="0"/>
        <w:spacing w:line="360" w:lineRule="auto"/>
        <w:ind w:firstLineChars="177" w:firstLine="425"/>
        <w:rPr>
          <w:sz w:val="24"/>
          <w:szCs w:val="28"/>
        </w:rPr>
      </w:pPr>
      <w:r>
        <w:rPr>
          <w:rFonts w:hint="eastAsia"/>
          <w:sz w:val="24"/>
          <w:szCs w:val="28"/>
        </w:rPr>
        <w:t>太阳能在全世界范围内都被认为是一种最理想的绿色能源，特别是太阳能在发电方面有很大的优势。它具有可再生，无污染等优点，是未来新兴产业的重要组成</w:t>
      </w:r>
      <w:r>
        <w:rPr>
          <w:sz w:val="24"/>
          <w:szCs w:val="28"/>
          <w:vertAlign w:val="superscript"/>
        </w:rPr>
        <w:fldChar w:fldCharType="begin"/>
      </w:r>
      <w:r>
        <w:rPr>
          <w:sz w:val="24"/>
          <w:szCs w:val="28"/>
          <w:vertAlign w:val="superscript"/>
        </w:rPr>
        <w:instrText xml:space="preserve"> </w:instrText>
      </w:r>
      <w:r>
        <w:rPr>
          <w:rFonts w:hint="eastAsia"/>
          <w:sz w:val="24"/>
          <w:szCs w:val="28"/>
          <w:vertAlign w:val="superscript"/>
        </w:rPr>
        <w:instrText>REF _Ref198675791 \r \h</w:instrText>
      </w:r>
      <w:r>
        <w:rPr>
          <w:sz w:val="24"/>
          <w:szCs w:val="28"/>
          <w:vertAlign w:val="superscript"/>
        </w:rPr>
        <w:instrText xml:space="preserve">  \* MERGEFORMAT </w:instrText>
      </w:r>
      <w:r>
        <w:rPr>
          <w:sz w:val="24"/>
          <w:szCs w:val="28"/>
          <w:vertAlign w:val="superscript"/>
        </w:rPr>
      </w:r>
      <w:r>
        <w:rPr>
          <w:sz w:val="24"/>
          <w:szCs w:val="28"/>
          <w:vertAlign w:val="superscript"/>
        </w:rPr>
        <w:fldChar w:fldCharType="separate"/>
      </w:r>
      <w:r w:rsidR="00340390">
        <w:rPr>
          <w:sz w:val="24"/>
          <w:szCs w:val="28"/>
          <w:vertAlign w:val="superscript"/>
        </w:rPr>
        <w:t>[6]</w:t>
      </w:r>
      <w:r>
        <w:rPr>
          <w:sz w:val="24"/>
          <w:szCs w:val="28"/>
          <w:vertAlign w:val="superscript"/>
        </w:rPr>
        <w:fldChar w:fldCharType="end"/>
      </w:r>
      <w:r>
        <w:rPr>
          <w:rFonts w:hint="eastAsia"/>
          <w:sz w:val="24"/>
          <w:szCs w:val="28"/>
        </w:rPr>
        <w:t>。国内光伏发电并网发展迅速，尤其是西部地区太阳能资源丰富，推广分散光伏发电，不仅可以解决能源短缺的问题，还能促进经济社会发展。例如，在我国甘肃等光照丰富的地区，许多家庭已经在屋顶和院内安装光伏并网系统，不仅能满足自身的用电需求，还能将多余的电输送到电网，获得额外的经济效益。该系统主要由太阳能电池板，蓄电池，逆变器等部分组成。目前现在常用的并网逆变器都是采用</w:t>
      </w:r>
      <w:r>
        <w:rPr>
          <w:rFonts w:hint="eastAsia"/>
          <w:sz w:val="24"/>
          <w:szCs w:val="28"/>
        </w:rPr>
        <w:t>MOSFET</w:t>
      </w:r>
      <w:r>
        <w:rPr>
          <w:rFonts w:hint="eastAsia"/>
          <w:sz w:val="24"/>
          <w:szCs w:val="28"/>
        </w:rPr>
        <w:t>等全控器件，它需要在控制算法上实现电网电压同步锁相和锁频率等。在离网运转时，也采用可控硅有源逆变，例如在某些电力机车上，由于车轮电机是阻感性负载，常使三相桥式全控整流电路工作在逆变状态实现反接制动回馈电网</w:t>
      </w:r>
      <w:r>
        <w:rPr>
          <w:sz w:val="24"/>
          <w:szCs w:val="28"/>
          <w:vertAlign w:val="superscript"/>
        </w:rPr>
        <w:fldChar w:fldCharType="begin"/>
      </w:r>
      <w:r>
        <w:rPr>
          <w:sz w:val="24"/>
          <w:szCs w:val="28"/>
          <w:vertAlign w:val="superscript"/>
        </w:rPr>
        <w:instrText xml:space="preserve"> </w:instrText>
      </w:r>
      <w:r>
        <w:rPr>
          <w:rFonts w:hint="eastAsia"/>
          <w:sz w:val="24"/>
          <w:szCs w:val="28"/>
          <w:vertAlign w:val="superscript"/>
        </w:rPr>
        <w:instrText>REF _Ref198675800 \r \h</w:instrText>
      </w:r>
      <w:r>
        <w:rPr>
          <w:sz w:val="24"/>
          <w:szCs w:val="28"/>
          <w:vertAlign w:val="superscript"/>
        </w:rPr>
        <w:instrText xml:space="preserve">  \* MERGEFORMAT </w:instrText>
      </w:r>
      <w:r>
        <w:rPr>
          <w:sz w:val="24"/>
          <w:szCs w:val="28"/>
          <w:vertAlign w:val="superscript"/>
        </w:rPr>
      </w:r>
      <w:r>
        <w:rPr>
          <w:sz w:val="24"/>
          <w:szCs w:val="28"/>
          <w:vertAlign w:val="superscript"/>
        </w:rPr>
        <w:fldChar w:fldCharType="separate"/>
      </w:r>
      <w:r w:rsidR="00340390">
        <w:rPr>
          <w:sz w:val="24"/>
          <w:szCs w:val="28"/>
          <w:vertAlign w:val="superscript"/>
        </w:rPr>
        <w:t>[7]</w:t>
      </w:r>
      <w:r>
        <w:rPr>
          <w:sz w:val="24"/>
          <w:szCs w:val="28"/>
          <w:vertAlign w:val="superscript"/>
        </w:rPr>
        <w:fldChar w:fldCharType="end"/>
      </w:r>
      <w:r>
        <w:rPr>
          <w:rFonts w:hint="eastAsia"/>
          <w:sz w:val="24"/>
          <w:szCs w:val="28"/>
        </w:rPr>
        <w:t>。除了太阳能光伏板发电之外，还有塔式太阳能发电，它是通过将太阳光反射到加热塔顶部，利用集中的热能烧开水，推动汽轮机旋转实现发电，冶炼等。在中国光伏发电并网前景广阔，不断推动着新能源产业的健康发展。</w:t>
      </w:r>
    </w:p>
    <w:p w14:paraId="06ACD05A" w14:textId="499509BE" w:rsidR="000E7101" w:rsidRDefault="00000000">
      <w:pPr>
        <w:wordWrap w:val="0"/>
        <w:spacing w:line="360" w:lineRule="auto"/>
        <w:ind w:firstLineChars="200" w:firstLine="480"/>
        <w:rPr>
          <w:sz w:val="24"/>
          <w:szCs w:val="28"/>
        </w:rPr>
      </w:pPr>
      <w:r>
        <w:rPr>
          <w:rFonts w:hint="eastAsia"/>
          <w:sz w:val="24"/>
          <w:szCs w:val="28"/>
        </w:rPr>
        <w:t>国外光伏并网的应用场景也非常的多。例如，沙特阿拉伯地区由于常年气候干旱，他们采用在住宅建筑中集成并网太阳能光伏来减轻电网的压力</w:t>
      </w:r>
      <w:r>
        <w:rPr>
          <w:rFonts w:hint="eastAsia"/>
          <w:sz w:val="24"/>
          <w:szCs w:val="28"/>
        </w:rPr>
        <w:t xml:space="preserve"> </w:t>
      </w:r>
      <w:r>
        <w:rPr>
          <w:rFonts w:hint="eastAsia"/>
          <w:sz w:val="24"/>
          <w:szCs w:val="28"/>
        </w:rPr>
        <w:t>尤其是在夏季用电高峰时，可以大大减少电网的能源消耗</w:t>
      </w:r>
      <w:r>
        <w:rPr>
          <w:sz w:val="24"/>
          <w:szCs w:val="28"/>
          <w:vertAlign w:val="superscript"/>
        </w:rPr>
        <w:fldChar w:fldCharType="begin"/>
      </w:r>
      <w:r>
        <w:rPr>
          <w:sz w:val="24"/>
          <w:szCs w:val="28"/>
          <w:vertAlign w:val="superscript"/>
        </w:rPr>
        <w:instrText xml:space="preserve"> </w:instrText>
      </w:r>
      <w:r>
        <w:rPr>
          <w:rFonts w:hint="eastAsia"/>
          <w:sz w:val="24"/>
          <w:szCs w:val="28"/>
          <w:vertAlign w:val="superscript"/>
        </w:rPr>
        <w:instrText>REF _Ref198675809 \r \h</w:instrText>
      </w:r>
      <w:r>
        <w:rPr>
          <w:sz w:val="24"/>
          <w:szCs w:val="28"/>
          <w:vertAlign w:val="superscript"/>
        </w:rPr>
        <w:instrText xml:space="preserve">  \* MERGEFORMAT </w:instrText>
      </w:r>
      <w:r>
        <w:rPr>
          <w:sz w:val="24"/>
          <w:szCs w:val="28"/>
          <w:vertAlign w:val="superscript"/>
        </w:rPr>
      </w:r>
      <w:r>
        <w:rPr>
          <w:sz w:val="24"/>
          <w:szCs w:val="28"/>
          <w:vertAlign w:val="superscript"/>
        </w:rPr>
        <w:fldChar w:fldCharType="separate"/>
      </w:r>
      <w:r w:rsidR="00340390">
        <w:rPr>
          <w:sz w:val="24"/>
          <w:szCs w:val="28"/>
          <w:vertAlign w:val="superscript"/>
        </w:rPr>
        <w:t>[8]</w:t>
      </w:r>
      <w:r>
        <w:rPr>
          <w:sz w:val="24"/>
          <w:szCs w:val="28"/>
          <w:vertAlign w:val="superscript"/>
        </w:rPr>
        <w:fldChar w:fldCharType="end"/>
      </w:r>
      <w:r>
        <w:rPr>
          <w:rFonts w:hint="eastAsia"/>
          <w:sz w:val="24"/>
          <w:szCs w:val="28"/>
        </w:rPr>
        <w:t>。</w:t>
      </w:r>
    </w:p>
    <w:p w14:paraId="2EC1B083" w14:textId="77777777" w:rsidR="000E7101" w:rsidRDefault="00000000">
      <w:pPr>
        <w:wordWrap w:val="0"/>
        <w:spacing w:line="360" w:lineRule="auto"/>
        <w:ind w:firstLineChars="200" w:firstLine="480"/>
        <w:rPr>
          <w:sz w:val="24"/>
          <w:szCs w:val="28"/>
        </w:rPr>
      </w:pPr>
      <w:r>
        <w:rPr>
          <w:rFonts w:hint="eastAsia"/>
          <w:sz w:val="24"/>
          <w:szCs w:val="28"/>
        </w:rPr>
        <w:t>美国是全球第二大太阳能市场，它的晶体硅薄膜太阳能电池等技术在世界上遥遥领先，但是他们的太阳能市场大多数都是用于公益性的事业、商业等，但是各个州的发展情况都不同。</w:t>
      </w:r>
    </w:p>
    <w:p w14:paraId="579D64AF" w14:textId="77777777" w:rsidR="000E7101" w:rsidRDefault="00000000">
      <w:pPr>
        <w:wordWrap w:val="0"/>
        <w:spacing w:line="360" w:lineRule="auto"/>
        <w:ind w:firstLineChars="200" w:firstLine="480"/>
        <w:rPr>
          <w:sz w:val="24"/>
          <w:szCs w:val="28"/>
        </w:rPr>
      </w:pPr>
      <w:r>
        <w:rPr>
          <w:rFonts w:hint="eastAsia"/>
          <w:sz w:val="24"/>
          <w:szCs w:val="28"/>
        </w:rPr>
        <w:t>澳大利亚政府在太阳能方面制定了目标，并且提供了补贴和支持，同时，积极推广储能系统，以解决太阳能发电的间歇性问题。</w:t>
      </w:r>
    </w:p>
    <w:p w14:paraId="4C2C7846" w14:textId="77777777" w:rsidR="000E7101" w:rsidRDefault="00000000">
      <w:pPr>
        <w:wordWrap w:val="0"/>
        <w:spacing w:beforeLines="50" w:before="156" w:afterLines="50" w:after="156" w:line="360" w:lineRule="auto"/>
        <w:outlineLvl w:val="1"/>
        <w:rPr>
          <w:rFonts w:eastAsia="黑体"/>
          <w:sz w:val="28"/>
          <w:szCs w:val="28"/>
        </w:rPr>
      </w:pPr>
      <w:bookmarkStart w:id="21" w:name="_Toc199448541"/>
      <w:r>
        <w:rPr>
          <w:rFonts w:eastAsia="黑体"/>
          <w:sz w:val="28"/>
          <w:szCs w:val="28"/>
        </w:rPr>
        <w:t>1.</w:t>
      </w:r>
      <w:r>
        <w:rPr>
          <w:rFonts w:eastAsia="黑体" w:hint="eastAsia"/>
          <w:sz w:val="28"/>
          <w:szCs w:val="28"/>
        </w:rPr>
        <w:t>4</w:t>
      </w:r>
      <w:r>
        <w:rPr>
          <w:rFonts w:eastAsia="黑体" w:hint="eastAsia"/>
          <w:sz w:val="28"/>
          <w:szCs w:val="28"/>
        </w:rPr>
        <w:t xml:space="preserve">　本文的主要研究内容和论文结构安排</w:t>
      </w:r>
      <w:bookmarkEnd w:id="21"/>
    </w:p>
    <w:p w14:paraId="610EE214" w14:textId="77777777" w:rsidR="000E7101" w:rsidRDefault="00000000">
      <w:pPr>
        <w:wordWrap w:val="0"/>
        <w:spacing w:line="360" w:lineRule="auto"/>
        <w:ind w:firstLineChars="200" w:firstLine="48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第一章主要讲述了选题背景和课题的意义，对比了新型的云平台安防系统的优势，以及国内外关于楼宇安防、人脸门禁、太阳能发电等方面的现状。</w:t>
      </w:r>
    </w:p>
    <w:p w14:paraId="13041281" w14:textId="77777777" w:rsidR="000E7101" w:rsidRDefault="00000000">
      <w:pPr>
        <w:wordWrap w:val="0"/>
        <w:spacing w:line="360" w:lineRule="auto"/>
        <w:ind w:firstLineChars="200" w:firstLine="48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第二章主要描述了系统的总体方案和功能，以及部分方案的选择。</w:t>
      </w:r>
    </w:p>
    <w:p w14:paraId="1E468E4C" w14:textId="77777777" w:rsidR="000E7101" w:rsidRDefault="00000000">
      <w:pPr>
        <w:wordWrap w:val="0"/>
        <w:spacing w:line="360" w:lineRule="auto"/>
        <w:ind w:firstLineChars="200" w:firstLine="48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第三章主要介绍了硬件电路，描述了各个模块和各部分的硬件电路设计。</w:t>
      </w:r>
    </w:p>
    <w:p w14:paraId="13CDAC44" w14:textId="77777777" w:rsidR="000E7101" w:rsidRDefault="00000000">
      <w:pPr>
        <w:wordWrap w:val="0"/>
        <w:spacing w:line="360" w:lineRule="auto"/>
        <w:ind w:firstLineChars="200" w:firstLine="48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lastRenderedPageBreak/>
        <w:t>第四章主要介绍了软件的编写和程序的逻辑。</w:t>
      </w:r>
    </w:p>
    <w:p w14:paraId="54565816" w14:textId="77777777" w:rsidR="000E7101" w:rsidRDefault="00000000">
      <w:pPr>
        <w:wordWrap w:val="0"/>
        <w:spacing w:line="360" w:lineRule="auto"/>
        <w:ind w:firstLineChars="200" w:firstLine="480"/>
        <w:rPr>
          <w:rFonts w:eastAsia="黑体"/>
          <w:sz w:val="28"/>
          <w:szCs w:val="28"/>
        </w:rPr>
      </w:pPr>
      <w:r>
        <w:rPr>
          <w:rFonts w:asciiTheme="minorEastAsia" w:eastAsiaTheme="minorEastAsia" w:hAnsiTheme="minorEastAsia" w:cstheme="minorEastAsia" w:hint="eastAsia"/>
          <w:sz w:val="24"/>
        </w:rPr>
        <w:t>第五章介绍了实物的调试和整体系统的测试，以及最终的实现效果。</w:t>
      </w:r>
      <w:bookmarkStart w:id="22" w:name="_Toc5926"/>
      <w:bookmarkStart w:id="23" w:name="_Toc502"/>
      <w:bookmarkStart w:id="24" w:name="_Toc10586559"/>
      <w:bookmarkEnd w:id="16"/>
      <w:bookmarkEnd w:id="19"/>
      <w:bookmarkEnd w:id="20"/>
    </w:p>
    <w:p w14:paraId="0F7E245A" w14:textId="38238DE9" w:rsidR="000E7101" w:rsidRDefault="00000000">
      <w:pPr>
        <w:pageBreakBefore/>
        <w:wordWrap w:val="0"/>
        <w:spacing w:beforeLines="50" w:before="156" w:afterLines="50" w:after="156" w:line="360" w:lineRule="auto"/>
        <w:outlineLvl w:val="0"/>
        <w:rPr>
          <w:rFonts w:eastAsia="黑体"/>
          <w:sz w:val="32"/>
          <w:szCs w:val="32"/>
        </w:rPr>
      </w:pPr>
      <w:bookmarkStart w:id="25" w:name="_Toc199448542"/>
      <w:r>
        <w:rPr>
          <w:rFonts w:eastAsia="黑体"/>
          <w:sz w:val="32"/>
          <w:szCs w:val="32"/>
        </w:rPr>
        <w:lastRenderedPageBreak/>
        <w:t>2</w:t>
      </w:r>
      <w:bookmarkEnd w:id="22"/>
      <w:bookmarkEnd w:id="23"/>
      <w:bookmarkEnd w:id="24"/>
      <w:r>
        <w:rPr>
          <w:rFonts w:eastAsia="黑体" w:hint="eastAsia"/>
          <w:sz w:val="32"/>
          <w:szCs w:val="32"/>
        </w:rPr>
        <w:t xml:space="preserve">　系统总体设计方案</w:t>
      </w:r>
      <w:bookmarkEnd w:id="25"/>
      <w:r>
        <w:rPr>
          <w:rFonts w:ascii="黑体" w:eastAsia="黑体" w:hAnsi="黑体" w:cs="黑体" w:hint="eastAsia"/>
          <w:sz w:val="32"/>
          <w:szCs w:val="32"/>
        </w:rPr>
        <w:fldChar w:fldCharType="begin"/>
      </w:r>
      <w:r>
        <w:rPr>
          <w:rFonts w:ascii="黑体" w:eastAsia="黑体" w:hAnsi="黑体" w:cs="黑体" w:hint="eastAsia"/>
          <w:sz w:val="32"/>
          <w:szCs w:val="32"/>
        </w:rPr>
        <w:instrText xml:space="preserve"> </w:instrText>
      </w:r>
      <w:r>
        <w:rPr>
          <w:rFonts w:ascii="黑体" w:eastAsia="黑体" w:hAnsi="黑体" w:cs="黑体"/>
          <w:sz w:val="32"/>
          <w:szCs w:val="32"/>
        </w:rPr>
        <w:instrText>Seq eq \h</w:instrText>
      </w:r>
      <w:r>
        <w:rPr>
          <w:rFonts w:ascii="黑体" w:eastAsia="黑体" w:hAnsi="黑体" w:cs="黑体" w:hint="eastAsia"/>
          <w:sz w:val="32"/>
          <w:szCs w:val="32"/>
        </w:rPr>
        <w:instrText xml:space="preserve"> </w:instrText>
      </w:r>
      <w:r>
        <w:rPr>
          <w:rFonts w:ascii="黑体" w:eastAsia="黑体" w:hAnsi="黑体" w:cs="黑体" w:hint="eastAsia"/>
          <w:sz w:val="32"/>
          <w:szCs w:val="32"/>
        </w:rPr>
        <w:fldChar w:fldCharType="end"/>
      </w:r>
      <w:r>
        <w:rPr>
          <w:rFonts w:ascii="黑体" w:eastAsia="黑体" w:hAnsi="黑体" w:cs="黑体" w:hint="eastAsia"/>
          <w:sz w:val="32"/>
          <w:szCs w:val="32"/>
        </w:rPr>
        <w:fldChar w:fldCharType="begin"/>
      </w:r>
      <w:r>
        <w:rPr>
          <w:rFonts w:ascii="黑体" w:eastAsia="黑体" w:hAnsi="黑体" w:cs="黑体" w:hint="eastAsia"/>
          <w:sz w:val="32"/>
          <w:szCs w:val="32"/>
        </w:rPr>
        <w:instrText xml:space="preserve"> </w:instrText>
      </w:r>
      <w:r>
        <w:rPr>
          <w:rFonts w:ascii="黑体" w:eastAsia="黑体" w:hAnsi="黑体" w:cs="黑体"/>
          <w:sz w:val="32"/>
          <w:szCs w:val="32"/>
        </w:rPr>
        <w:instrText>Seq list \r \h</w:instrText>
      </w:r>
      <w:r>
        <w:rPr>
          <w:rFonts w:ascii="黑体" w:eastAsia="黑体" w:hAnsi="黑体" w:cs="黑体" w:hint="eastAsia"/>
          <w:sz w:val="32"/>
          <w:szCs w:val="32"/>
        </w:rPr>
        <w:instrText xml:space="preserve"> </w:instrText>
      </w:r>
      <w:r>
        <w:rPr>
          <w:rFonts w:ascii="黑体" w:eastAsia="黑体" w:hAnsi="黑体" w:cs="黑体" w:hint="eastAsia"/>
          <w:sz w:val="32"/>
          <w:szCs w:val="32"/>
        </w:rPr>
        <w:fldChar w:fldCharType="end"/>
      </w:r>
    </w:p>
    <w:p w14:paraId="75455ACC" w14:textId="77777777" w:rsidR="000E7101" w:rsidRDefault="00000000">
      <w:pPr>
        <w:wordWrap w:val="0"/>
        <w:spacing w:beforeLines="50" w:before="156" w:afterLines="50" w:after="156" w:line="360" w:lineRule="auto"/>
        <w:outlineLvl w:val="1"/>
        <w:rPr>
          <w:rFonts w:eastAsia="黑体"/>
          <w:sz w:val="24"/>
        </w:rPr>
      </w:pPr>
      <w:bookmarkStart w:id="26" w:name="_Toc353352043"/>
      <w:bookmarkStart w:id="27" w:name="_Toc199448543"/>
      <w:bookmarkStart w:id="28" w:name="_Toc71660318"/>
      <w:r>
        <w:rPr>
          <w:rFonts w:eastAsia="黑体" w:hint="eastAsia"/>
          <w:sz w:val="28"/>
          <w:szCs w:val="28"/>
        </w:rPr>
        <w:t>2.</w:t>
      </w:r>
      <w:bookmarkEnd w:id="26"/>
      <w:r>
        <w:rPr>
          <w:rFonts w:eastAsia="黑体" w:hint="eastAsia"/>
          <w:sz w:val="28"/>
          <w:szCs w:val="28"/>
        </w:rPr>
        <w:t>1</w:t>
      </w:r>
      <w:r>
        <w:rPr>
          <w:rFonts w:eastAsia="黑体" w:hint="eastAsia"/>
          <w:sz w:val="28"/>
          <w:szCs w:val="28"/>
        </w:rPr>
        <w:t xml:space="preserve">　系统总体设计</w:t>
      </w:r>
      <w:bookmarkEnd w:id="27"/>
      <w:bookmarkEnd w:id="28"/>
    </w:p>
    <w:p w14:paraId="00B9369B" w14:textId="77777777" w:rsidR="000E7101" w:rsidRDefault="00000000">
      <w:pPr>
        <w:wordWrap w:val="0"/>
        <w:spacing w:line="360" w:lineRule="auto"/>
        <w:ind w:firstLineChars="200" w:firstLine="480"/>
        <w:rPr>
          <w:sz w:val="24"/>
          <w:szCs w:val="28"/>
        </w:rPr>
      </w:pPr>
      <w:r>
        <w:rPr>
          <w:rFonts w:hint="eastAsia"/>
          <w:sz w:val="24"/>
          <w:szCs w:val="28"/>
        </w:rPr>
        <w:t>该系统由</w:t>
      </w:r>
      <w:r>
        <w:rPr>
          <w:rFonts w:hint="eastAsia"/>
          <w:sz w:val="24"/>
          <w:szCs w:val="28"/>
        </w:rPr>
        <w:t>STM32F103VCT6</w:t>
      </w:r>
      <w:r>
        <w:rPr>
          <w:rFonts w:hint="eastAsia"/>
          <w:sz w:val="24"/>
          <w:szCs w:val="28"/>
        </w:rPr>
        <w:t>单片机电路、</w:t>
      </w:r>
      <w:r>
        <w:rPr>
          <w:rFonts w:hint="eastAsia"/>
          <w:sz w:val="24"/>
          <w:szCs w:val="28"/>
        </w:rPr>
        <w:t>HC-SR505</w:t>
      </w:r>
      <w:r>
        <w:rPr>
          <w:rFonts w:hint="eastAsia"/>
          <w:sz w:val="24"/>
          <w:szCs w:val="28"/>
        </w:rPr>
        <w:t>红外热释电传感器电路、</w:t>
      </w:r>
      <w:r>
        <w:rPr>
          <w:rFonts w:hint="eastAsia"/>
          <w:sz w:val="24"/>
          <w:szCs w:val="28"/>
        </w:rPr>
        <w:t>MQ2</w:t>
      </w:r>
      <w:r>
        <w:rPr>
          <w:rFonts w:hint="eastAsia"/>
          <w:sz w:val="24"/>
          <w:szCs w:val="28"/>
        </w:rPr>
        <w:t>烟雾传感器电路、</w:t>
      </w:r>
      <w:r>
        <w:rPr>
          <w:rFonts w:hint="eastAsia"/>
          <w:sz w:val="24"/>
          <w:szCs w:val="28"/>
        </w:rPr>
        <w:t>HY-01</w:t>
      </w:r>
      <w:r>
        <w:rPr>
          <w:rFonts w:hint="eastAsia"/>
          <w:sz w:val="24"/>
          <w:szCs w:val="28"/>
        </w:rPr>
        <w:t>火焰传感器电路、</w:t>
      </w:r>
      <w:r>
        <w:rPr>
          <w:rFonts w:hint="eastAsia"/>
          <w:sz w:val="24"/>
          <w:szCs w:val="28"/>
        </w:rPr>
        <w:t>OLED</w:t>
      </w:r>
      <w:r>
        <w:rPr>
          <w:rFonts w:hint="eastAsia"/>
          <w:sz w:val="24"/>
          <w:szCs w:val="28"/>
        </w:rPr>
        <w:t>屏幕显示电路、指纹、刷卡、摄像头人脸识别电路、</w:t>
      </w:r>
      <w:r>
        <w:rPr>
          <w:rFonts w:hint="eastAsia"/>
          <w:sz w:val="24"/>
          <w:szCs w:val="28"/>
        </w:rPr>
        <w:t>ESP8266</w:t>
      </w:r>
      <w:r>
        <w:rPr>
          <w:rFonts w:hint="eastAsia"/>
          <w:sz w:val="24"/>
          <w:szCs w:val="28"/>
        </w:rPr>
        <w:t>物联网电路等一系列电路组成。</w:t>
      </w:r>
    </w:p>
    <w:p w14:paraId="5C707A66" w14:textId="77777777" w:rsidR="000E7101" w:rsidRDefault="00000000">
      <w:pPr>
        <w:wordWrap w:val="0"/>
        <w:spacing w:line="360" w:lineRule="auto"/>
        <w:ind w:firstLineChars="200" w:firstLine="480"/>
        <w:rPr>
          <w:sz w:val="24"/>
          <w:szCs w:val="28"/>
        </w:rPr>
      </w:pPr>
      <w:r>
        <w:rPr>
          <w:rFonts w:hint="eastAsia"/>
          <w:sz w:val="24"/>
          <w:szCs w:val="28"/>
        </w:rPr>
        <w:t>系统可以将烟雾火焰信息发送给主控</w:t>
      </w:r>
      <w:r>
        <w:rPr>
          <w:rFonts w:hint="eastAsia"/>
          <w:sz w:val="24"/>
          <w:szCs w:val="28"/>
        </w:rPr>
        <w:t>STM32F103VCT6</w:t>
      </w:r>
      <w:r>
        <w:rPr>
          <w:rFonts w:hint="eastAsia"/>
          <w:sz w:val="24"/>
          <w:szCs w:val="28"/>
        </w:rPr>
        <w:t>进行处理，并在</w:t>
      </w:r>
      <w:r>
        <w:rPr>
          <w:rFonts w:hint="eastAsia"/>
          <w:sz w:val="24"/>
          <w:szCs w:val="28"/>
        </w:rPr>
        <w:t>OLED</w:t>
      </w:r>
      <w:r>
        <w:rPr>
          <w:rFonts w:hint="eastAsia"/>
          <w:sz w:val="24"/>
          <w:szCs w:val="28"/>
        </w:rPr>
        <w:t>显示屏上显示出来。如果烟雾和火焰传感器同时感应到信号，系统会判断已经发生火灾，此时系统会发命令给水泵，并开启对应区域的电磁阀，启动喷水灭火。此外，该系统还能够准确的感知行人的移动。白天（</w:t>
      </w:r>
      <w:r>
        <w:rPr>
          <w:rFonts w:hint="eastAsia"/>
          <w:sz w:val="24"/>
          <w:szCs w:val="28"/>
        </w:rPr>
        <w:t>6-18</w:t>
      </w:r>
      <w:r>
        <w:rPr>
          <w:rFonts w:hint="eastAsia"/>
          <w:sz w:val="24"/>
          <w:szCs w:val="28"/>
        </w:rPr>
        <w:t>时）楼内灯光会自动关闭，晚上（</w:t>
      </w:r>
      <w:r>
        <w:rPr>
          <w:rFonts w:hint="eastAsia"/>
          <w:sz w:val="24"/>
          <w:szCs w:val="28"/>
        </w:rPr>
        <w:t>18-</w:t>
      </w:r>
      <w:r>
        <w:rPr>
          <w:rFonts w:hint="eastAsia"/>
          <w:sz w:val="24"/>
          <w:szCs w:val="28"/>
        </w:rPr>
        <w:t>次日</w:t>
      </w:r>
      <w:r>
        <w:rPr>
          <w:rFonts w:hint="eastAsia"/>
          <w:sz w:val="24"/>
          <w:szCs w:val="28"/>
        </w:rPr>
        <w:t>6</w:t>
      </w:r>
      <w:r>
        <w:rPr>
          <w:rFonts w:hint="eastAsia"/>
          <w:sz w:val="24"/>
          <w:szCs w:val="28"/>
        </w:rPr>
        <w:t>时）当有人经过时，红外热释电传感器会自动感应，开启灯光，为行人提供照明。当行人离开后，灯光则会自动熄灭，从而实现节能效果。当开启入侵功能后，</w:t>
      </w:r>
      <w:r>
        <w:rPr>
          <w:rFonts w:hint="eastAsia"/>
          <w:sz w:val="24"/>
          <w:szCs w:val="28"/>
        </w:rPr>
        <w:t>CAM</w:t>
      </w:r>
      <w:r>
        <w:rPr>
          <w:rFonts w:hint="eastAsia"/>
          <w:sz w:val="24"/>
          <w:szCs w:val="28"/>
        </w:rPr>
        <w:t>摄像头会自动打开，进入移动侦测功能，检测到画面有物品移动即会抓拍，并闪烁灯光警报。温湿度传感器也会检测室内外温湿度，并根据云端设定温度自动调节空调设备。</w:t>
      </w:r>
    </w:p>
    <w:p w14:paraId="62148DB2" w14:textId="77777777" w:rsidR="000E7101" w:rsidRDefault="00000000">
      <w:pPr>
        <w:wordWrap w:val="0"/>
        <w:spacing w:line="360" w:lineRule="auto"/>
        <w:ind w:firstLineChars="200" w:firstLine="480"/>
        <w:rPr>
          <w:sz w:val="24"/>
          <w:szCs w:val="28"/>
        </w:rPr>
      </w:pPr>
      <w:r>
        <w:rPr>
          <w:rFonts w:hint="eastAsia"/>
          <w:sz w:val="24"/>
          <w:szCs w:val="28"/>
        </w:rPr>
        <w:t>系统还会通过</w:t>
      </w:r>
      <w:r>
        <w:rPr>
          <w:rFonts w:hint="eastAsia"/>
          <w:sz w:val="24"/>
          <w:szCs w:val="28"/>
        </w:rPr>
        <w:t>Wi-Fi</w:t>
      </w:r>
      <w:r>
        <w:rPr>
          <w:rFonts w:hint="eastAsia"/>
          <w:sz w:val="24"/>
          <w:szCs w:val="28"/>
        </w:rPr>
        <w:t>和以太网将异常信息发送到云平台，该系统还与企业微信平台对接，一旦检测到火灾，会立即通过公众号平台和企业微信通知楼宇管理人员和楼内的办公人员。确保他们能够迅速采取应对措施，逃生以确保安全。</w:t>
      </w:r>
      <w:r>
        <w:rPr>
          <w:rFonts w:hint="eastAsia"/>
          <w:sz w:val="24"/>
          <w:szCs w:val="28"/>
        </w:rPr>
        <w:t>CAM</w:t>
      </w:r>
      <w:r>
        <w:rPr>
          <w:rFonts w:hint="eastAsia"/>
          <w:sz w:val="24"/>
          <w:szCs w:val="28"/>
        </w:rPr>
        <w:t>摄像头也会辅助拍摄火灾现场的图片和视频，为楼外消防人员给予救援参考。</w:t>
      </w:r>
      <w:r>
        <w:rPr>
          <w:rFonts w:hint="eastAsia"/>
          <w:sz w:val="24"/>
          <w:szCs w:val="28"/>
        </w:rPr>
        <w:t>4G</w:t>
      </w:r>
      <w:r>
        <w:rPr>
          <w:rFonts w:hint="eastAsia"/>
          <w:sz w:val="24"/>
          <w:szCs w:val="28"/>
        </w:rPr>
        <w:t>模块也会作为冗余措施，当楼宇内的</w:t>
      </w:r>
      <w:r>
        <w:rPr>
          <w:rFonts w:hint="eastAsia"/>
          <w:sz w:val="24"/>
          <w:szCs w:val="28"/>
        </w:rPr>
        <w:t>Wi-Fi</w:t>
      </w:r>
      <w:r>
        <w:rPr>
          <w:rFonts w:hint="eastAsia"/>
          <w:sz w:val="24"/>
          <w:szCs w:val="28"/>
        </w:rPr>
        <w:t>和互联网断开时可以将火灾的信息发送到楼宇管理员的手中。</w:t>
      </w:r>
    </w:p>
    <w:p w14:paraId="498CC785" w14:textId="77777777" w:rsidR="000E7101" w:rsidRDefault="00000000">
      <w:pPr>
        <w:wordWrap w:val="0"/>
        <w:spacing w:line="360" w:lineRule="auto"/>
        <w:ind w:firstLineChars="200" w:firstLine="480"/>
        <w:rPr>
          <w:sz w:val="24"/>
          <w:szCs w:val="28"/>
        </w:rPr>
      </w:pPr>
      <w:r>
        <w:rPr>
          <w:rFonts w:hint="eastAsia"/>
          <w:sz w:val="24"/>
          <w:szCs w:val="28"/>
        </w:rPr>
        <w:t>楼宇人员出入复杂，该系统还具有人脸识别身份认证和指纹认证功能。这部分由</w:t>
      </w:r>
      <w:r>
        <w:rPr>
          <w:rFonts w:hint="eastAsia"/>
          <w:sz w:val="24"/>
          <w:szCs w:val="28"/>
        </w:rPr>
        <w:t>RDK-X5</w:t>
      </w:r>
      <w:r>
        <w:rPr>
          <w:rFonts w:hint="eastAsia"/>
          <w:sz w:val="24"/>
          <w:szCs w:val="28"/>
        </w:rPr>
        <w:t>开发板和</w:t>
      </w:r>
      <w:r>
        <w:rPr>
          <w:rFonts w:hint="eastAsia"/>
          <w:sz w:val="24"/>
          <w:szCs w:val="28"/>
        </w:rPr>
        <w:t>STM32F103C8T6</w:t>
      </w:r>
      <w:r>
        <w:rPr>
          <w:rFonts w:hint="eastAsia"/>
          <w:sz w:val="24"/>
          <w:szCs w:val="28"/>
        </w:rPr>
        <w:t>做冗余备份，一般情况下用户可以方便的使用人脸识别来进行身份认证，</w:t>
      </w:r>
      <w:r>
        <w:rPr>
          <w:rFonts w:hint="eastAsia"/>
          <w:sz w:val="24"/>
          <w:szCs w:val="28"/>
        </w:rPr>
        <w:t>HMI</w:t>
      </w:r>
      <w:r>
        <w:rPr>
          <w:rFonts w:hint="eastAsia"/>
          <w:sz w:val="24"/>
          <w:szCs w:val="28"/>
        </w:rPr>
        <w:t>显示屏上会实时显示摄像头画面。当有人出现在人脸摄像头前时，会自动识别身份并执行开关门操作和播报检测结果。系统还有指纹冗余验证，当人脸光线过强或</w:t>
      </w:r>
      <w:r>
        <w:rPr>
          <w:rFonts w:hint="eastAsia"/>
          <w:sz w:val="24"/>
          <w:szCs w:val="28"/>
        </w:rPr>
        <w:t>X5</w:t>
      </w:r>
      <w:r>
        <w:rPr>
          <w:rFonts w:hint="eastAsia"/>
          <w:sz w:val="24"/>
          <w:szCs w:val="28"/>
        </w:rPr>
        <w:t>死机的情况，可以使用指纹识别来实现身份认证等功能。进一步增强了稳定性。系统还可以实现添加删除指纹和录入人脸功能，当系统识别到管理员</w:t>
      </w:r>
      <w:r>
        <w:rPr>
          <w:rFonts w:hint="eastAsia"/>
          <w:sz w:val="24"/>
          <w:szCs w:val="28"/>
        </w:rPr>
        <w:t>ID</w:t>
      </w:r>
      <w:r>
        <w:rPr>
          <w:rFonts w:hint="eastAsia"/>
          <w:sz w:val="24"/>
          <w:szCs w:val="28"/>
        </w:rPr>
        <w:t>卡，此时解锁管理员模式，可以进行指纹的录入和删除。在电脑端也可以实现人脸图片的添加。</w:t>
      </w:r>
    </w:p>
    <w:p w14:paraId="38CF1BB3" w14:textId="77777777" w:rsidR="000E7101" w:rsidRDefault="00000000">
      <w:pPr>
        <w:wordWrap w:val="0"/>
        <w:spacing w:line="360" w:lineRule="auto"/>
        <w:ind w:firstLineChars="200" w:firstLine="480"/>
        <w:rPr>
          <w:sz w:val="24"/>
        </w:rPr>
      </w:pPr>
      <w:r>
        <w:rPr>
          <w:rFonts w:hint="eastAsia"/>
          <w:sz w:val="24"/>
        </w:rPr>
        <w:t>该系统还具有太阳能光伏储能逆变并网功能，可以在白天实现发电并网，针对太阳</w:t>
      </w:r>
      <w:r>
        <w:rPr>
          <w:rFonts w:hint="eastAsia"/>
          <w:sz w:val="24"/>
        </w:rPr>
        <w:lastRenderedPageBreak/>
        <w:t>光不稳定的情况，设计了闭环调节，系统会根据太阳能板的电压自动调节发电功率。并计算发电量，并在云端显示出来。</w:t>
      </w:r>
    </w:p>
    <w:p w14:paraId="7C666875" w14:textId="77777777" w:rsidR="000E7101" w:rsidRDefault="00000000">
      <w:pPr>
        <w:wordWrap w:val="0"/>
        <w:spacing w:beforeLines="50" w:before="156" w:afterLines="50" w:after="156" w:line="360" w:lineRule="auto"/>
        <w:outlineLvl w:val="1"/>
        <w:rPr>
          <w:rFonts w:eastAsia="黑体"/>
          <w:sz w:val="24"/>
        </w:rPr>
      </w:pPr>
      <w:bookmarkStart w:id="29" w:name="_Toc199448544"/>
      <w:bookmarkStart w:id="30" w:name="_Toc71660319"/>
      <w:r>
        <w:rPr>
          <w:rFonts w:eastAsia="黑体" w:hint="eastAsia"/>
          <w:sz w:val="28"/>
          <w:szCs w:val="28"/>
        </w:rPr>
        <w:t>2.2</w:t>
      </w:r>
      <w:r>
        <w:rPr>
          <w:rFonts w:eastAsia="黑体" w:hint="eastAsia"/>
          <w:sz w:val="28"/>
          <w:szCs w:val="28"/>
        </w:rPr>
        <w:t xml:space="preserve">　系统方案选择</w:t>
      </w:r>
      <w:bookmarkEnd w:id="29"/>
      <w:bookmarkEnd w:id="30"/>
    </w:p>
    <w:p w14:paraId="7FC246D0" w14:textId="77777777" w:rsidR="000E7101" w:rsidRDefault="00000000">
      <w:pPr>
        <w:pStyle w:val="afc"/>
        <w:wordWrap w:val="0"/>
        <w:ind w:firstLine="480"/>
      </w:pPr>
      <w:r>
        <w:rPr>
          <w:rFonts w:hint="eastAsia"/>
        </w:rPr>
        <w:t>完成系统总体功能分析后</w:t>
      </w:r>
      <w:r>
        <w:rPr>
          <w:rFonts w:ascii="Calibri" w:hAnsi="Calibri" w:hint="eastAsia"/>
          <w:kern w:val="2"/>
          <w:szCs w:val="24"/>
        </w:rPr>
        <w:t>，对系统的整体功能实现方案进行设计。系统使用</w:t>
      </w:r>
      <w:r>
        <w:rPr>
          <w:rFonts w:hint="eastAsia"/>
          <w:kern w:val="2"/>
          <w:szCs w:val="24"/>
        </w:rPr>
        <w:t>STM32</w:t>
      </w:r>
      <w:r>
        <w:rPr>
          <w:rFonts w:hint="eastAsia"/>
          <w:kern w:val="2"/>
          <w:szCs w:val="24"/>
        </w:rPr>
        <w:t>单片机作为主控芯片，温湿度传感器可以获取室内的温湿度并根据设定值开关制</w:t>
      </w:r>
      <w:r>
        <w:rPr>
          <w:rFonts w:hint="eastAsia"/>
        </w:rPr>
        <w:t>冷设备，火焰传感器可以检测每个区域的火警值，烟雾传感器可以检测室内浓烟的含量，红外热释电传感器可以检测是否有人经过并执行开灯指令，</w:t>
      </w:r>
      <w:r>
        <w:rPr>
          <w:rFonts w:hint="eastAsia"/>
        </w:rPr>
        <w:t>ESP-CAM</w:t>
      </w:r>
      <w:r>
        <w:rPr>
          <w:rFonts w:hint="eastAsia"/>
        </w:rPr>
        <w:t>摄像头可以实时监视楼内情况并将视频发到手机端。这些数据也将实时显示在显示屏上。刷卡、指纹、人脸识别模块可以对进入楼宇的人员进行身份认证。</w:t>
      </w:r>
      <w:r>
        <w:rPr>
          <w:rFonts w:hint="eastAsia"/>
        </w:rPr>
        <w:t>RS485</w:t>
      </w:r>
      <w:r>
        <w:rPr>
          <w:rFonts w:hint="eastAsia"/>
        </w:rPr>
        <w:t>通讯模块也可以连接太阳能发电设备，将发电量和工作状态实时回传到单片机。同时，将这些数据通过无线传输发送到云端平台，</w:t>
      </w:r>
      <w:r>
        <w:rPr>
          <w:rFonts w:hint="eastAsia"/>
        </w:rPr>
        <w:t>ESP8266</w:t>
      </w:r>
      <w:r>
        <w:rPr>
          <w:rFonts w:hint="eastAsia"/>
        </w:rPr>
        <w:t>物联网模块也可以获取实时的时钟和天气预报。据此分析系统的整体设计方案如图</w:t>
      </w:r>
      <w:r>
        <w:rPr>
          <w:rFonts w:hint="eastAsia"/>
        </w:rPr>
        <w:t>2.1</w:t>
      </w:r>
      <w:r>
        <w:rPr>
          <w:rFonts w:hint="eastAsia"/>
        </w:rPr>
        <w:t>所示。</w:t>
      </w:r>
    </w:p>
    <w:p w14:paraId="5B239292" w14:textId="77777777" w:rsidR="000E7101" w:rsidRDefault="00000000">
      <w:pPr>
        <w:wordWrap w:val="0"/>
        <w:spacing w:line="360" w:lineRule="auto"/>
        <w:jc w:val="center"/>
        <w:rPr>
          <w:sz w:val="24"/>
        </w:rPr>
      </w:pPr>
      <w:r>
        <w:rPr>
          <w:noProof/>
        </w:rPr>
        <w:drawing>
          <wp:inline distT="0" distB="0" distL="0" distR="0" wp14:anchorId="586B5BCA" wp14:editId="29AD295A">
            <wp:extent cx="5753100" cy="3663950"/>
            <wp:effectExtent l="0" t="0" r="0" b="0"/>
            <wp:docPr id="11849730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73021" name="图片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53100" cy="3663950"/>
                    </a:xfrm>
                    <a:prstGeom prst="rect">
                      <a:avLst/>
                    </a:prstGeom>
                    <a:noFill/>
                    <a:ln>
                      <a:noFill/>
                    </a:ln>
                  </pic:spPr>
                </pic:pic>
              </a:graphicData>
            </a:graphic>
          </wp:inline>
        </w:drawing>
      </w:r>
    </w:p>
    <w:p w14:paraId="7EBAD25D" w14:textId="77777777" w:rsidR="000E7101" w:rsidRDefault="00000000">
      <w:pPr>
        <w:pStyle w:val="a5"/>
        <w:wordWrap w:val="0"/>
        <w:spacing w:line="360" w:lineRule="auto"/>
        <w:jc w:val="center"/>
        <w:rPr>
          <w:rFonts w:ascii="Times New Roman" w:eastAsia="宋体" w:hAnsi="Times New Roman"/>
        </w:rPr>
      </w:pPr>
      <w:r>
        <w:rPr>
          <w:rFonts w:hint="eastAsia"/>
          <w:sz w:val="21"/>
          <w:szCs w:val="21"/>
        </w:rPr>
        <w:t>图</w:t>
      </w:r>
      <w:r>
        <w:rPr>
          <w:rFonts w:ascii="Times New Roman" w:hAnsi="Times New Roman"/>
          <w:sz w:val="21"/>
          <w:szCs w:val="21"/>
        </w:rPr>
        <w:t>2.</w:t>
      </w:r>
      <w:r>
        <w:rPr>
          <w:rFonts w:ascii="Times New Roman" w:hAnsi="Times New Roman" w:hint="eastAsia"/>
          <w:sz w:val="21"/>
          <w:szCs w:val="21"/>
        </w:rPr>
        <w:t>1</w:t>
      </w:r>
      <w:r>
        <w:rPr>
          <w:rFonts w:ascii="Times New Roman" w:hAnsi="Times New Roman" w:hint="eastAsia"/>
          <w:sz w:val="21"/>
          <w:szCs w:val="21"/>
        </w:rPr>
        <w:t xml:space="preserve">　</w:t>
      </w:r>
      <w:r>
        <w:rPr>
          <w:sz w:val="21"/>
          <w:szCs w:val="21"/>
        </w:rPr>
        <w:t>系统</w:t>
      </w:r>
      <w:r>
        <w:rPr>
          <w:rFonts w:hint="eastAsia"/>
          <w:sz w:val="21"/>
          <w:szCs w:val="21"/>
        </w:rPr>
        <w:t>框图</w:t>
      </w:r>
    </w:p>
    <w:p w14:paraId="60252621" w14:textId="77777777" w:rsidR="000E7101" w:rsidRDefault="00000000">
      <w:pPr>
        <w:wordWrap w:val="0"/>
        <w:spacing w:beforeLines="50" w:before="156" w:afterLines="50" w:after="156" w:line="360" w:lineRule="auto"/>
        <w:outlineLvl w:val="2"/>
        <w:rPr>
          <w:rFonts w:eastAsia="黑体"/>
          <w:sz w:val="24"/>
        </w:rPr>
      </w:pPr>
      <w:bookmarkStart w:id="31" w:name="_Toc70791166"/>
      <w:bookmarkStart w:id="32" w:name="_Toc69679964"/>
      <w:bookmarkStart w:id="33" w:name="_Toc69680092"/>
      <w:bookmarkStart w:id="34" w:name="_Toc69680612"/>
      <w:bookmarkStart w:id="35" w:name="_Toc71660320"/>
      <w:bookmarkStart w:id="36" w:name="_Toc199448545"/>
      <w:r>
        <w:rPr>
          <w:rFonts w:eastAsia="黑体" w:hint="eastAsia"/>
          <w:sz w:val="24"/>
        </w:rPr>
        <w:t>2.2.1</w:t>
      </w:r>
      <w:r>
        <w:rPr>
          <w:rFonts w:eastAsia="黑体" w:hint="eastAsia"/>
          <w:sz w:val="24"/>
        </w:rPr>
        <w:t xml:space="preserve">　主控（</w:t>
      </w:r>
      <w:r>
        <w:rPr>
          <w:rFonts w:eastAsia="黑体" w:hint="eastAsia"/>
          <w:sz w:val="24"/>
        </w:rPr>
        <w:t>CPU</w:t>
      </w:r>
      <w:r>
        <w:rPr>
          <w:rFonts w:eastAsia="黑体" w:hint="eastAsia"/>
          <w:sz w:val="24"/>
        </w:rPr>
        <w:t>）</w:t>
      </w:r>
      <w:bookmarkEnd w:id="31"/>
      <w:bookmarkEnd w:id="32"/>
      <w:bookmarkEnd w:id="33"/>
      <w:bookmarkEnd w:id="34"/>
      <w:r>
        <w:rPr>
          <w:rFonts w:eastAsia="黑体" w:hint="eastAsia"/>
          <w:sz w:val="24"/>
        </w:rPr>
        <w:t>的选择</w:t>
      </w:r>
      <w:bookmarkEnd w:id="35"/>
      <w:bookmarkEnd w:id="36"/>
    </w:p>
    <w:p w14:paraId="0C34B302" w14:textId="77777777" w:rsidR="000E7101" w:rsidRDefault="00000000">
      <w:pPr>
        <w:wordWrap w:val="0"/>
        <w:spacing w:line="360" w:lineRule="auto"/>
        <w:ind w:firstLineChars="200" w:firstLine="480"/>
        <w:rPr>
          <w:sz w:val="24"/>
        </w:rPr>
      </w:pPr>
      <w:r>
        <w:rPr>
          <w:rFonts w:hint="eastAsia"/>
          <w:sz w:val="24"/>
        </w:rPr>
        <w:t>目前市面上单片机的生产厂家有很多，例如国内的</w:t>
      </w:r>
      <w:r>
        <w:rPr>
          <w:rFonts w:hint="eastAsia"/>
          <w:sz w:val="24"/>
        </w:rPr>
        <w:t>STC</w:t>
      </w:r>
      <w:r>
        <w:rPr>
          <w:rFonts w:hint="eastAsia"/>
          <w:sz w:val="24"/>
        </w:rPr>
        <w:t>宏晶科技的</w:t>
      </w:r>
      <w:r>
        <w:rPr>
          <w:rFonts w:hint="eastAsia"/>
          <w:sz w:val="24"/>
        </w:rPr>
        <w:t>STC89XX</w:t>
      </w:r>
      <w:r>
        <w:rPr>
          <w:rFonts w:hint="eastAsia"/>
          <w:sz w:val="24"/>
        </w:rPr>
        <w:t>和</w:t>
      </w:r>
      <w:r>
        <w:rPr>
          <w:rFonts w:hint="eastAsia"/>
          <w:sz w:val="24"/>
        </w:rPr>
        <w:t>S</w:t>
      </w:r>
      <w:r>
        <w:rPr>
          <w:rFonts w:hint="eastAsia"/>
          <w:sz w:val="24"/>
        </w:rPr>
        <w:lastRenderedPageBreak/>
        <w:t>TC15</w:t>
      </w:r>
      <w:r>
        <w:rPr>
          <w:rFonts w:hint="eastAsia"/>
          <w:sz w:val="24"/>
        </w:rPr>
        <w:t>系列单片机，沁恒的</w:t>
      </w:r>
      <w:r>
        <w:rPr>
          <w:rFonts w:hint="eastAsia"/>
          <w:sz w:val="24"/>
        </w:rPr>
        <w:t>CH32XX</w:t>
      </w:r>
      <w:r>
        <w:rPr>
          <w:rFonts w:hint="eastAsia"/>
          <w:sz w:val="24"/>
        </w:rPr>
        <w:t>系列的单片机。国外英飞凌公司生产的</w:t>
      </w:r>
      <w:r>
        <w:rPr>
          <w:rFonts w:hint="eastAsia"/>
          <w:sz w:val="24"/>
        </w:rPr>
        <w:t>TC2XX</w:t>
      </w:r>
      <w:r>
        <w:rPr>
          <w:rFonts w:hint="eastAsia"/>
          <w:sz w:val="24"/>
        </w:rPr>
        <w:t>系列单片机，</w:t>
      </w:r>
      <w:r>
        <w:rPr>
          <w:rFonts w:hint="eastAsia"/>
          <w:sz w:val="24"/>
        </w:rPr>
        <w:t>ST</w:t>
      </w:r>
      <w:r>
        <w:rPr>
          <w:rFonts w:hint="eastAsia"/>
          <w:sz w:val="24"/>
        </w:rPr>
        <w:t>意法半导体公司生产的</w:t>
      </w:r>
      <w:r>
        <w:rPr>
          <w:rFonts w:hint="eastAsia"/>
          <w:sz w:val="24"/>
        </w:rPr>
        <w:t>STM32</w:t>
      </w:r>
      <w:r>
        <w:rPr>
          <w:rFonts w:hint="eastAsia"/>
          <w:sz w:val="24"/>
        </w:rPr>
        <w:t>单片机，</w:t>
      </w:r>
      <w:r>
        <w:rPr>
          <w:rFonts w:hint="eastAsia"/>
          <w:sz w:val="24"/>
        </w:rPr>
        <w:t>TI</w:t>
      </w:r>
      <w:r>
        <w:rPr>
          <w:rFonts w:hint="eastAsia"/>
          <w:sz w:val="24"/>
        </w:rPr>
        <w:t>德州仪器生产的</w:t>
      </w:r>
      <w:r>
        <w:rPr>
          <w:rFonts w:hint="eastAsia"/>
          <w:sz w:val="24"/>
        </w:rPr>
        <w:t>TI-MSPXX</w:t>
      </w:r>
      <w:r>
        <w:rPr>
          <w:rFonts w:hint="eastAsia"/>
          <w:sz w:val="24"/>
        </w:rPr>
        <w:t>系列的单片机。据此分析如下：</w:t>
      </w:r>
    </w:p>
    <w:p w14:paraId="5CC4003C" w14:textId="77777777" w:rsidR="000E7101" w:rsidRDefault="00000000">
      <w:pPr>
        <w:wordWrap w:val="0"/>
        <w:spacing w:line="360" w:lineRule="auto"/>
        <w:ind w:firstLineChars="200" w:firstLine="480"/>
        <w:rPr>
          <w:sz w:val="24"/>
        </w:rPr>
      </w:pPr>
      <w:r>
        <w:rPr>
          <w:rFonts w:hint="eastAsia"/>
          <w:sz w:val="24"/>
        </w:rPr>
        <w:t>STC</w:t>
      </w:r>
      <w:r>
        <w:rPr>
          <w:rFonts w:hint="eastAsia"/>
          <w:sz w:val="24"/>
        </w:rPr>
        <w:t>系列的单片机成本低，易于学习，一些型号内置驱动和</w:t>
      </w:r>
      <w:r>
        <w:rPr>
          <w:rFonts w:hint="eastAsia"/>
          <w:sz w:val="24"/>
        </w:rPr>
        <w:t>ADC</w:t>
      </w:r>
      <w:r>
        <w:rPr>
          <w:rFonts w:hint="eastAsia"/>
          <w:sz w:val="24"/>
        </w:rPr>
        <w:t>对外部组件要求少。但相较于高性能的单片机处理能力和内存资源有限，并且在极端环境下不如工业级单片机稳定</w:t>
      </w:r>
    </w:p>
    <w:p w14:paraId="6649D396" w14:textId="77777777" w:rsidR="000E7101" w:rsidRDefault="00000000">
      <w:pPr>
        <w:wordWrap w:val="0"/>
        <w:spacing w:line="360" w:lineRule="auto"/>
        <w:ind w:firstLineChars="200" w:firstLine="480"/>
        <w:rPr>
          <w:sz w:val="24"/>
        </w:rPr>
      </w:pPr>
      <w:r>
        <w:rPr>
          <w:rFonts w:hint="eastAsia"/>
          <w:sz w:val="24"/>
        </w:rPr>
        <w:t>CH32</w:t>
      </w:r>
      <w:r>
        <w:rPr>
          <w:rFonts w:hint="eastAsia"/>
          <w:sz w:val="24"/>
        </w:rPr>
        <w:t>系列单片机提供较高的性能和丰富的外设，并且内核基于</w:t>
      </w:r>
      <w:r>
        <w:rPr>
          <w:rFonts w:hint="eastAsia"/>
          <w:sz w:val="24"/>
        </w:rPr>
        <w:t>ARM</w:t>
      </w:r>
      <w:r>
        <w:rPr>
          <w:rFonts w:hint="eastAsia"/>
          <w:sz w:val="24"/>
        </w:rPr>
        <w:t>，能效控制好。一些</w:t>
      </w:r>
      <w:r>
        <w:rPr>
          <w:rFonts w:hint="eastAsia"/>
          <w:sz w:val="24"/>
        </w:rPr>
        <w:t>CH32V</w:t>
      </w:r>
      <w:r>
        <w:rPr>
          <w:rFonts w:hint="eastAsia"/>
          <w:sz w:val="24"/>
        </w:rPr>
        <w:t>系列的单片机还包含</w:t>
      </w:r>
      <w:r>
        <w:rPr>
          <w:rFonts w:hint="eastAsia"/>
          <w:sz w:val="24"/>
        </w:rPr>
        <w:t>USB</w:t>
      </w:r>
      <w:r>
        <w:rPr>
          <w:rFonts w:hint="eastAsia"/>
          <w:sz w:val="24"/>
        </w:rPr>
        <w:t>，</w:t>
      </w:r>
      <w:r>
        <w:rPr>
          <w:rFonts w:hint="eastAsia"/>
          <w:sz w:val="24"/>
        </w:rPr>
        <w:t>CAN</w:t>
      </w:r>
      <w:r>
        <w:rPr>
          <w:rFonts w:hint="eastAsia"/>
          <w:sz w:val="24"/>
        </w:rPr>
        <w:t>和以太网等高级通讯接口。缺点是沁恒系列市场份额小，社区支持少，开发较为困难。</w:t>
      </w:r>
    </w:p>
    <w:p w14:paraId="394720DF" w14:textId="77777777" w:rsidR="000E7101" w:rsidRDefault="00000000">
      <w:pPr>
        <w:wordWrap w:val="0"/>
        <w:spacing w:line="360" w:lineRule="auto"/>
        <w:ind w:firstLineChars="200" w:firstLine="480"/>
        <w:rPr>
          <w:sz w:val="24"/>
        </w:rPr>
      </w:pPr>
      <w:r>
        <w:rPr>
          <w:rFonts w:hint="eastAsia"/>
          <w:sz w:val="24"/>
        </w:rPr>
        <w:t>英飞凌系列的单片机大多适用于汽车和工业领域，稳定性和可靠性强，处理能力强大。但正因为强大价格较高，而且开发需要专业的知识和开发工具，难度很大</w:t>
      </w:r>
    </w:p>
    <w:p w14:paraId="78C4DCC1" w14:textId="77777777" w:rsidR="000E7101" w:rsidRDefault="00000000">
      <w:pPr>
        <w:wordWrap w:val="0"/>
        <w:spacing w:line="360" w:lineRule="auto"/>
        <w:ind w:firstLineChars="200" w:firstLine="480"/>
        <w:rPr>
          <w:sz w:val="24"/>
        </w:rPr>
      </w:pPr>
      <w:r>
        <w:rPr>
          <w:rFonts w:hint="eastAsia"/>
          <w:sz w:val="24"/>
        </w:rPr>
        <w:t>STM32</w:t>
      </w:r>
      <w:r>
        <w:rPr>
          <w:rFonts w:hint="eastAsia"/>
          <w:sz w:val="24"/>
        </w:rPr>
        <w:t>系列单片机性价比和功能高，拥有强大的开发工具支持，能耗成本较低，外设也很丰富。但有时在市场紧张时容易出现断货的情况。</w:t>
      </w:r>
    </w:p>
    <w:p w14:paraId="3355DED6" w14:textId="77777777" w:rsidR="000E7101" w:rsidRDefault="00000000">
      <w:pPr>
        <w:wordWrap w:val="0"/>
        <w:spacing w:line="360" w:lineRule="auto"/>
        <w:ind w:firstLineChars="200" w:firstLine="480"/>
        <w:rPr>
          <w:sz w:val="24"/>
        </w:rPr>
      </w:pPr>
      <w:r>
        <w:rPr>
          <w:rFonts w:hint="eastAsia"/>
          <w:sz w:val="24"/>
        </w:rPr>
        <w:t>TI</w:t>
      </w:r>
      <w:r>
        <w:rPr>
          <w:rFonts w:hint="eastAsia"/>
          <w:sz w:val="24"/>
        </w:rPr>
        <w:t>系列单片机功耗低，稳定性强，外设丰富，但相对于</w:t>
      </w:r>
      <w:r>
        <w:rPr>
          <w:rFonts w:hint="eastAsia"/>
          <w:sz w:val="24"/>
        </w:rPr>
        <w:t>STM32</w:t>
      </w:r>
      <w:r>
        <w:rPr>
          <w:rFonts w:hint="eastAsia"/>
          <w:sz w:val="24"/>
        </w:rPr>
        <w:t>完善的生态系统，</w:t>
      </w:r>
      <w:r>
        <w:rPr>
          <w:rFonts w:hint="eastAsia"/>
          <w:sz w:val="24"/>
        </w:rPr>
        <w:t>TI</w:t>
      </w:r>
      <w:r>
        <w:rPr>
          <w:rFonts w:hint="eastAsia"/>
          <w:sz w:val="24"/>
        </w:rPr>
        <w:t>的生态较差，编写程序较为困难。</w:t>
      </w:r>
    </w:p>
    <w:p w14:paraId="00528200" w14:textId="77777777" w:rsidR="000E7101" w:rsidRDefault="00000000">
      <w:pPr>
        <w:wordWrap w:val="0"/>
        <w:spacing w:line="360" w:lineRule="auto"/>
        <w:ind w:firstLineChars="200" w:firstLine="480"/>
        <w:rPr>
          <w:sz w:val="24"/>
        </w:rPr>
      </w:pPr>
      <w:r>
        <w:rPr>
          <w:rFonts w:hint="eastAsia"/>
          <w:sz w:val="24"/>
        </w:rPr>
        <w:t>本系统只需要检测数字量信号的高低电平，并且对对应的信号进行输出，同时也需要进行多路串口通讯、</w:t>
      </w:r>
      <w:r>
        <w:rPr>
          <w:rFonts w:hint="eastAsia"/>
          <w:sz w:val="24"/>
        </w:rPr>
        <w:t>I2C</w:t>
      </w:r>
      <w:r>
        <w:rPr>
          <w:rFonts w:hint="eastAsia"/>
          <w:sz w:val="24"/>
        </w:rPr>
        <w:t>通讯等，需要对单片机的性能有要求。所以主控选择了</w:t>
      </w:r>
      <w:r>
        <w:rPr>
          <w:rFonts w:hint="eastAsia"/>
          <w:sz w:val="24"/>
        </w:rPr>
        <w:t>STM32F103VCT6</w:t>
      </w:r>
      <w:r>
        <w:rPr>
          <w:rFonts w:hint="eastAsia"/>
          <w:sz w:val="24"/>
        </w:rPr>
        <w:t>芯片。</w:t>
      </w:r>
    </w:p>
    <w:p w14:paraId="7851EDB3" w14:textId="77777777" w:rsidR="000E7101" w:rsidRDefault="00000000">
      <w:pPr>
        <w:wordWrap w:val="0"/>
        <w:spacing w:beforeLines="50" w:before="156" w:afterLines="50" w:after="156" w:line="360" w:lineRule="auto"/>
        <w:outlineLvl w:val="2"/>
        <w:rPr>
          <w:rFonts w:eastAsia="黑体"/>
          <w:sz w:val="24"/>
        </w:rPr>
      </w:pPr>
      <w:bookmarkStart w:id="37" w:name="_Toc70791168"/>
      <w:bookmarkStart w:id="38" w:name="_Toc69680094"/>
      <w:bookmarkStart w:id="39" w:name="_Toc69679966"/>
      <w:bookmarkStart w:id="40" w:name="_Toc69680614"/>
      <w:bookmarkStart w:id="41" w:name="_Toc71660322"/>
      <w:bookmarkStart w:id="42" w:name="_Toc199448546"/>
      <w:r>
        <w:rPr>
          <w:rFonts w:eastAsia="黑体" w:hint="eastAsia"/>
          <w:sz w:val="24"/>
        </w:rPr>
        <w:t>2.2.2</w:t>
      </w:r>
      <w:r>
        <w:rPr>
          <w:rFonts w:eastAsia="黑体" w:hint="eastAsia"/>
          <w:sz w:val="24"/>
        </w:rPr>
        <w:t xml:space="preserve">　显示模块</w:t>
      </w:r>
      <w:bookmarkEnd w:id="37"/>
      <w:bookmarkEnd w:id="38"/>
      <w:bookmarkEnd w:id="39"/>
      <w:bookmarkEnd w:id="40"/>
      <w:r>
        <w:rPr>
          <w:rFonts w:eastAsia="黑体" w:hint="eastAsia"/>
          <w:sz w:val="24"/>
        </w:rPr>
        <w:t>选择</w:t>
      </w:r>
      <w:bookmarkEnd w:id="41"/>
      <w:bookmarkEnd w:id="42"/>
    </w:p>
    <w:p w14:paraId="7A18D29A" w14:textId="77777777" w:rsidR="000E7101" w:rsidRDefault="00000000">
      <w:pPr>
        <w:wordWrap w:val="0"/>
        <w:spacing w:line="360" w:lineRule="auto"/>
        <w:ind w:firstLineChars="200" w:firstLine="480"/>
        <w:rPr>
          <w:sz w:val="24"/>
        </w:rPr>
      </w:pPr>
      <w:r>
        <w:rPr>
          <w:rFonts w:hint="eastAsia"/>
          <w:sz w:val="24"/>
        </w:rPr>
        <w:t>在显示方面，目前市面上有如下几种显示方式：使用</w:t>
      </w:r>
      <w:r>
        <w:rPr>
          <w:rFonts w:hint="eastAsia"/>
          <w:sz w:val="24"/>
        </w:rPr>
        <w:t>LCD1602</w:t>
      </w:r>
      <w:r>
        <w:rPr>
          <w:rFonts w:hint="eastAsia"/>
          <w:sz w:val="24"/>
        </w:rPr>
        <w:t>，使用</w:t>
      </w:r>
      <w:r>
        <w:rPr>
          <w:rFonts w:hint="eastAsia"/>
          <w:sz w:val="24"/>
        </w:rPr>
        <w:t>OLED</w:t>
      </w:r>
      <w:r>
        <w:rPr>
          <w:rFonts w:hint="eastAsia"/>
          <w:sz w:val="24"/>
        </w:rPr>
        <w:t>，使用</w:t>
      </w:r>
      <w:r>
        <w:rPr>
          <w:rFonts w:hint="eastAsia"/>
          <w:sz w:val="24"/>
        </w:rPr>
        <w:t>LCD12864</w:t>
      </w:r>
      <w:r>
        <w:rPr>
          <w:rFonts w:hint="eastAsia"/>
          <w:sz w:val="24"/>
        </w:rPr>
        <w:t>。</w:t>
      </w:r>
    </w:p>
    <w:p w14:paraId="25545FCC" w14:textId="77777777" w:rsidR="000E7101" w:rsidRDefault="00000000">
      <w:pPr>
        <w:wordWrap w:val="0"/>
        <w:spacing w:line="360" w:lineRule="auto"/>
        <w:ind w:firstLineChars="200" w:firstLine="480"/>
        <w:rPr>
          <w:sz w:val="24"/>
        </w:rPr>
      </w:pPr>
      <w:r>
        <w:rPr>
          <w:rFonts w:hint="eastAsia"/>
          <w:sz w:val="24"/>
        </w:rPr>
        <w:t>1</w:t>
      </w:r>
      <w:r>
        <w:rPr>
          <w:rFonts w:hint="eastAsia"/>
          <w:sz w:val="24"/>
        </w:rPr>
        <w:t>、</w:t>
      </w:r>
      <w:r>
        <w:rPr>
          <w:rFonts w:hint="eastAsia"/>
          <w:sz w:val="24"/>
        </w:rPr>
        <w:t>LCD1602</w:t>
      </w:r>
    </w:p>
    <w:p w14:paraId="30EBE6B5" w14:textId="77777777" w:rsidR="000E7101" w:rsidRDefault="00000000">
      <w:pPr>
        <w:wordWrap w:val="0"/>
        <w:spacing w:line="360" w:lineRule="auto"/>
        <w:ind w:firstLineChars="200" w:firstLine="480"/>
        <w:rPr>
          <w:sz w:val="24"/>
        </w:rPr>
      </w:pPr>
      <w:r>
        <w:rPr>
          <w:rFonts w:hint="eastAsia"/>
          <w:sz w:val="24"/>
        </w:rPr>
        <w:t>优点：具有</w:t>
      </w:r>
      <w:r>
        <w:rPr>
          <w:rFonts w:hint="eastAsia"/>
          <w:sz w:val="24"/>
        </w:rPr>
        <w:t>16</w:t>
      </w:r>
      <w:r>
        <w:rPr>
          <w:rFonts w:hint="eastAsia"/>
          <w:sz w:val="24"/>
        </w:rPr>
        <w:t>字符</w:t>
      </w:r>
      <w:r>
        <w:rPr>
          <w:rFonts w:hint="eastAsia"/>
          <w:sz w:val="24"/>
        </w:rPr>
        <w:t>2</w:t>
      </w:r>
      <w:r>
        <w:rPr>
          <w:rFonts w:hint="eastAsia"/>
          <w:sz w:val="24"/>
        </w:rPr>
        <w:t>行的显示容量，工艺成熟，而且内部自带字库，无需取模和创建字库。同时自带背光以适应不同光照条件。</w:t>
      </w:r>
    </w:p>
    <w:p w14:paraId="64FE802C" w14:textId="77777777" w:rsidR="000E7101" w:rsidRDefault="00000000">
      <w:pPr>
        <w:wordWrap w:val="0"/>
        <w:spacing w:line="360" w:lineRule="auto"/>
        <w:ind w:firstLineChars="200" w:firstLine="480"/>
        <w:rPr>
          <w:sz w:val="24"/>
        </w:rPr>
      </w:pPr>
      <w:r>
        <w:rPr>
          <w:rFonts w:hint="eastAsia"/>
          <w:sz w:val="24"/>
        </w:rPr>
        <w:t>缺点：采用并行接口通讯，连线较多，观看视角较窄，只能显示英文和数字，局限性大。</w:t>
      </w:r>
    </w:p>
    <w:p w14:paraId="128810B2" w14:textId="77777777" w:rsidR="000E7101" w:rsidRDefault="00000000">
      <w:pPr>
        <w:wordWrap w:val="0"/>
        <w:spacing w:line="360" w:lineRule="auto"/>
        <w:ind w:firstLineChars="200" w:firstLine="480"/>
        <w:rPr>
          <w:sz w:val="24"/>
        </w:rPr>
      </w:pPr>
      <w:r>
        <w:rPr>
          <w:rFonts w:hint="eastAsia"/>
          <w:sz w:val="24"/>
        </w:rPr>
        <w:t>2</w:t>
      </w:r>
      <w:r>
        <w:rPr>
          <w:rFonts w:hint="eastAsia"/>
          <w:sz w:val="24"/>
        </w:rPr>
        <w:t>、</w:t>
      </w:r>
      <w:r>
        <w:rPr>
          <w:rFonts w:hint="eastAsia"/>
          <w:sz w:val="24"/>
        </w:rPr>
        <w:t>OLED</w:t>
      </w:r>
    </w:p>
    <w:p w14:paraId="08F5480C" w14:textId="77777777" w:rsidR="000E7101" w:rsidRDefault="00000000">
      <w:pPr>
        <w:wordWrap w:val="0"/>
        <w:spacing w:line="360" w:lineRule="auto"/>
        <w:ind w:firstLineChars="200" w:firstLine="480"/>
        <w:rPr>
          <w:sz w:val="24"/>
        </w:rPr>
      </w:pPr>
      <w:r>
        <w:rPr>
          <w:rFonts w:hint="eastAsia"/>
          <w:sz w:val="24"/>
        </w:rPr>
        <w:t>优点：采用</w:t>
      </w:r>
      <w:r>
        <w:rPr>
          <w:rFonts w:hint="eastAsia"/>
          <w:sz w:val="24"/>
        </w:rPr>
        <w:t>IIC</w:t>
      </w:r>
      <w:r>
        <w:rPr>
          <w:rFonts w:hint="eastAsia"/>
          <w:sz w:val="24"/>
        </w:rPr>
        <w:t>或</w:t>
      </w:r>
      <w:r>
        <w:rPr>
          <w:rFonts w:hint="eastAsia"/>
          <w:sz w:val="24"/>
        </w:rPr>
        <w:t>SPI</w:t>
      </w:r>
      <w:r>
        <w:rPr>
          <w:rFonts w:hint="eastAsia"/>
          <w:sz w:val="24"/>
        </w:rPr>
        <w:t>通讯，连线少，具有</w:t>
      </w:r>
      <w:r>
        <w:rPr>
          <w:rFonts w:hint="eastAsia"/>
          <w:sz w:val="24"/>
        </w:rPr>
        <w:t>128</w:t>
      </w:r>
      <w:r>
        <w:rPr>
          <w:rFonts w:hint="eastAsia"/>
          <w:sz w:val="24"/>
        </w:rPr>
        <w:t>×</w:t>
      </w:r>
      <w:r>
        <w:rPr>
          <w:rFonts w:hint="eastAsia"/>
          <w:sz w:val="24"/>
        </w:rPr>
        <w:t>64</w:t>
      </w:r>
      <w:r>
        <w:rPr>
          <w:rFonts w:hint="eastAsia"/>
          <w:sz w:val="24"/>
        </w:rPr>
        <w:t>像素显示，可以显示汉字数字</w:t>
      </w:r>
      <w:r>
        <w:rPr>
          <w:rFonts w:hint="eastAsia"/>
          <w:sz w:val="24"/>
        </w:rPr>
        <w:lastRenderedPageBreak/>
        <w:t>英文，</w:t>
      </w:r>
      <w:r>
        <w:rPr>
          <w:rFonts w:hint="eastAsia"/>
          <w:sz w:val="24"/>
        </w:rPr>
        <w:t>16</w:t>
      </w:r>
      <w:r>
        <w:rPr>
          <w:rFonts w:hint="eastAsia"/>
          <w:sz w:val="24"/>
        </w:rPr>
        <w:t>×</w:t>
      </w:r>
      <w:r>
        <w:rPr>
          <w:rFonts w:hint="eastAsia"/>
          <w:sz w:val="24"/>
        </w:rPr>
        <w:t>16</w:t>
      </w:r>
      <w:r>
        <w:rPr>
          <w:rFonts w:hint="eastAsia"/>
          <w:sz w:val="24"/>
        </w:rPr>
        <w:t>范围及以上汉字均可显示。</w:t>
      </w:r>
    </w:p>
    <w:p w14:paraId="44D99D7F" w14:textId="77777777" w:rsidR="000E7101" w:rsidRDefault="00000000">
      <w:pPr>
        <w:wordWrap w:val="0"/>
        <w:spacing w:line="360" w:lineRule="auto"/>
        <w:ind w:firstLineChars="200" w:firstLine="480"/>
        <w:rPr>
          <w:sz w:val="24"/>
        </w:rPr>
      </w:pPr>
      <w:r>
        <w:rPr>
          <w:rFonts w:hint="eastAsia"/>
          <w:sz w:val="24"/>
        </w:rPr>
        <w:t>缺点：必须有驱动信号才能工作，而且需要创建私有字库。</w:t>
      </w:r>
    </w:p>
    <w:p w14:paraId="6B7BE042" w14:textId="77777777" w:rsidR="000E7101" w:rsidRDefault="00000000">
      <w:pPr>
        <w:wordWrap w:val="0"/>
        <w:spacing w:line="360" w:lineRule="auto"/>
        <w:ind w:firstLineChars="200" w:firstLine="480"/>
        <w:rPr>
          <w:sz w:val="24"/>
        </w:rPr>
      </w:pPr>
      <w:r>
        <w:rPr>
          <w:rFonts w:hint="eastAsia"/>
          <w:sz w:val="24"/>
        </w:rPr>
        <w:t>3</w:t>
      </w:r>
      <w:r>
        <w:rPr>
          <w:rFonts w:hint="eastAsia"/>
          <w:sz w:val="24"/>
        </w:rPr>
        <w:t>、</w:t>
      </w:r>
      <w:r>
        <w:rPr>
          <w:rFonts w:hint="eastAsia"/>
          <w:sz w:val="24"/>
        </w:rPr>
        <w:t>LCD12864</w:t>
      </w:r>
    </w:p>
    <w:p w14:paraId="0A573CFD" w14:textId="77777777" w:rsidR="000E7101" w:rsidRDefault="00000000">
      <w:pPr>
        <w:wordWrap w:val="0"/>
        <w:spacing w:line="360" w:lineRule="auto"/>
        <w:ind w:firstLineChars="200" w:firstLine="480"/>
        <w:rPr>
          <w:sz w:val="24"/>
        </w:rPr>
      </w:pPr>
      <w:r>
        <w:rPr>
          <w:rFonts w:hint="eastAsia"/>
          <w:sz w:val="24"/>
        </w:rPr>
        <w:t>优点：屏幕大显示清晰，具有</w:t>
      </w:r>
      <w:r>
        <w:rPr>
          <w:rFonts w:hint="eastAsia"/>
          <w:sz w:val="24"/>
        </w:rPr>
        <w:t>128x64</w:t>
      </w:r>
      <w:r>
        <w:rPr>
          <w:rFonts w:hint="eastAsia"/>
          <w:sz w:val="24"/>
        </w:rPr>
        <w:t>像素显示，可以显示汉字数字英文。带有背光。</w:t>
      </w:r>
    </w:p>
    <w:p w14:paraId="4FCB76DF" w14:textId="77777777" w:rsidR="000E7101" w:rsidRDefault="00000000">
      <w:pPr>
        <w:wordWrap w:val="0"/>
        <w:spacing w:line="360" w:lineRule="auto"/>
        <w:ind w:firstLineChars="200" w:firstLine="480"/>
        <w:rPr>
          <w:sz w:val="24"/>
        </w:rPr>
      </w:pPr>
      <w:r>
        <w:rPr>
          <w:rFonts w:hint="eastAsia"/>
          <w:sz w:val="24"/>
        </w:rPr>
        <w:t>缺点：同样采用并行接口，连线多，电路复杂，而且同</w:t>
      </w:r>
      <w:r>
        <w:rPr>
          <w:rFonts w:hint="eastAsia"/>
          <w:sz w:val="24"/>
        </w:rPr>
        <w:t>OLED</w:t>
      </w:r>
      <w:r>
        <w:rPr>
          <w:rFonts w:hint="eastAsia"/>
          <w:sz w:val="24"/>
        </w:rPr>
        <w:t>都需要创建字库。</w:t>
      </w:r>
    </w:p>
    <w:p w14:paraId="4B9C355C" w14:textId="77777777" w:rsidR="000E7101" w:rsidRDefault="00000000">
      <w:pPr>
        <w:wordWrap w:val="0"/>
        <w:spacing w:line="360" w:lineRule="auto"/>
        <w:ind w:firstLineChars="200" w:firstLine="480"/>
        <w:rPr>
          <w:sz w:val="24"/>
        </w:rPr>
      </w:pPr>
      <w:r>
        <w:rPr>
          <w:rFonts w:hint="eastAsia"/>
          <w:sz w:val="24"/>
        </w:rPr>
        <w:t>综合考虑，本系统采用</w:t>
      </w:r>
      <w:r>
        <w:rPr>
          <w:rFonts w:hint="eastAsia"/>
          <w:sz w:val="24"/>
        </w:rPr>
        <w:t>0.96 OLED</w:t>
      </w:r>
      <w:r>
        <w:rPr>
          <w:rFonts w:hint="eastAsia"/>
          <w:sz w:val="24"/>
        </w:rPr>
        <w:t>作为显示模块</w:t>
      </w:r>
    </w:p>
    <w:p w14:paraId="42B7D6EC" w14:textId="77777777" w:rsidR="000E7101" w:rsidRDefault="00000000">
      <w:pPr>
        <w:wordWrap w:val="0"/>
        <w:spacing w:beforeLines="50" w:before="156" w:afterLines="50" w:after="156" w:line="360" w:lineRule="auto"/>
        <w:outlineLvl w:val="2"/>
        <w:rPr>
          <w:rFonts w:eastAsia="黑体"/>
          <w:sz w:val="24"/>
        </w:rPr>
      </w:pPr>
      <w:bookmarkStart w:id="43" w:name="_Toc199448547"/>
      <w:r>
        <w:rPr>
          <w:rFonts w:eastAsia="黑体" w:hint="eastAsia"/>
          <w:sz w:val="24"/>
        </w:rPr>
        <w:t xml:space="preserve">2.2.3 </w:t>
      </w:r>
      <w:r>
        <w:rPr>
          <w:rFonts w:eastAsia="黑体" w:hint="eastAsia"/>
          <w:sz w:val="24"/>
        </w:rPr>
        <w:t>温湿度检测模块的选择</w:t>
      </w:r>
      <w:bookmarkEnd w:id="43"/>
    </w:p>
    <w:p w14:paraId="21BD0709" w14:textId="77777777" w:rsidR="000E7101" w:rsidRDefault="00000000">
      <w:pPr>
        <w:wordWrap w:val="0"/>
        <w:spacing w:line="360" w:lineRule="auto"/>
        <w:ind w:firstLineChars="200" w:firstLine="480"/>
        <w:rPr>
          <w:sz w:val="24"/>
        </w:rPr>
      </w:pPr>
      <w:r>
        <w:rPr>
          <w:rFonts w:hint="eastAsia"/>
          <w:sz w:val="24"/>
        </w:rPr>
        <w:t>对于温度检测，常用的目前有三种方案：数字模块采集，</w:t>
      </w:r>
      <w:r>
        <w:rPr>
          <w:rFonts w:hint="eastAsia"/>
          <w:sz w:val="24"/>
        </w:rPr>
        <w:t>ADC</w:t>
      </w:r>
      <w:r>
        <w:rPr>
          <w:rFonts w:hint="eastAsia"/>
          <w:sz w:val="24"/>
        </w:rPr>
        <w:t>采集，热电偶采集。对此分析如下：</w:t>
      </w:r>
    </w:p>
    <w:p w14:paraId="6BC39BF0" w14:textId="77777777" w:rsidR="000E7101" w:rsidRDefault="00000000">
      <w:pPr>
        <w:wordWrap w:val="0"/>
        <w:spacing w:line="360" w:lineRule="auto"/>
        <w:ind w:firstLineChars="200" w:firstLine="480"/>
        <w:rPr>
          <w:sz w:val="24"/>
        </w:rPr>
      </w:pPr>
      <w:r>
        <w:rPr>
          <w:rFonts w:hint="eastAsia"/>
          <w:sz w:val="24"/>
        </w:rPr>
        <w:t>1</w:t>
      </w:r>
      <w:r>
        <w:rPr>
          <w:rFonts w:hint="eastAsia"/>
          <w:sz w:val="24"/>
        </w:rPr>
        <w:t>、数字模块采集</w:t>
      </w:r>
    </w:p>
    <w:p w14:paraId="4A4244D1" w14:textId="77777777" w:rsidR="000E7101" w:rsidRDefault="00000000">
      <w:pPr>
        <w:wordWrap w:val="0"/>
        <w:spacing w:line="360" w:lineRule="auto"/>
        <w:ind w:firstLineChars="200" w:firstLine="480"/>
        <w:rPr>
          <w:sz w:val="24"/>
        </w:rPr>
      </w:pPr>
      <w:r>
        <w:rPr>
          <w:rFonts w:hint="eastAsia"/>
          <w:sz w:val="24"/>
        </w:rPr>
        <w:t>优点：使用方便，通过调用</w:t>
      </w:r>
      <w:r>
        <w:rPr>
          <w:rFonts w:hint="eastAsia"/>
          <w:sz w:val="24"/>
        </w:rPr>
        <w:t>IO</w:t>
      </w:r>
      <w:r>
        <w:rPr>
          <w:rFonts w:hint="eastAsia"/>
          <w:sz w:val="24"/>
        </w:rPr>
        <w:t>口即可驱动。典型的数字模块有</w:t>
      </w:r>
      <w:r>
        <w:rPr>
          <w:rFonts w:hint="eastAsia"/>
          <w:sz w:val="24"/>
        </w:rPr>
        <w:t>DS18B20</w:t>
      </w:r>
      <w:r>
        <w:rPr>
          <w:rFonts w:hint="eastAsia"/>
          <w:sz w:val="24"/>
        </w:rPr>
        <w:t>和</w:t>
      </w:r>
      <w:r>
        <w:rPr>
          <w:rFonts w:hint="eastAsia"/>
          <w:sz w:val="24"/>
        </w:rPr>
        <w:t>DHT11</w:t>
      </w:r>
      <w:r>
        <w:rPr>
          <w:rFonts w:hint="eastAsia"/>
          <w:sz w:val="24"/>
        </w:rPr>
        <w:t>，利用单总线即可运行。</w:t>
      </w:r>
      <w:r>
        <w:rPr>
          <w:rFonts w:hint="eastAsia"/>
          <w:sz w:val="24"/>
        </w:rPr>
        <w:t>DHT11</w:t>
      </w:r>
      <w:r>
        <w:rPr>
          <w:rFonts w:hint="eastAsia"/>
          <w:sz w:val="24"/>
        </w:rPr>
        <w:t>可以测量空气的温度和湿度，</w:t>
      </w:r>
      <w:r>
        <w:rPr>
          <w:rFonts w:hint="eastAsia"/>
          <w:sz w:val="24"/>
        </w:rPr>
        <w:t>DS18B20</w:t>
      </w:r>
      <w:r>
        <w:rPr>
          <w:rFonts w:hint="eastAsia"/>
          <w:sz w:val="24"/>
        </w:rPr>
        <w:t>可以测量液体固体的温度。</w:t>
      </w:r>
    </w:p>
    <w:p w14:paraId="6B56DEDD" w14:textId="77777777" w:rsidR="000E7101" w:rsidRDefault="00000000">
      <w:pPr>
        <w:wordWrap w:val="0"/>
        <w:spacing w:line="360" w:lineRule="auto"/>
        <w:ind w:firstLineChars="200" w:firstLine="480"/>
        <w:rPr>
          <w:sz w:val="24"/>
        </w:rPr>
      </w:pPr>
      <w:r>
        <w:rPr>
          <w:rFonts w:hint="eastAsia"/>
          <w:sz w:val="24"/>
        </w:rPr>
        <w:t>缺点：依赖精准的时序和单总线协议，其中，</w:t>
      </w:r>
      <w:r>
        <w:rPr>
          <w:rFonts w:hint="eastAsia"/>
          <w:sz w:val="24"/>
        </w:rPr>
        <w:t>DHT11</w:t>
      </w:r>
      <w:r>
        <w:rPr>
          <w:rFonts w:hint="eastAsia"/>
          <w:sz w:val="24"/>
        </w:rPr>
        <w:t>时序要求严格，总线时间出现误差即会罢工，对定时器要求很高。</w:t>
      </w:r>
    </w:p>
    <w:p w14:paraId="7EB0B56C" w14:textId="77777777" w:rsidR="000E7101" w:rsidRDefault="00000000">
      <w:pPr>
        <w:wordWrap w:val="0"/>
        <w:spacing w:line="360" w:lineRule="auto"/>
        <w:ind w:firstLineChars="200" w:firstLine="480"/>
        <w:rPr>
          <w:sz w:val="24"/>
        </w:rPr>
      </w:pPr>
      <w:r>
        <w:rPr>
          <w:rFonts w:hint="eastAsia"/>
          <w:sz w:val="24"/>
        </w:rPr>
        <w:t>2</w:t>
      </w:r>
      <w:r>
        <w:rPr>
          <w:rFonts w:hint="eastAsia"/>
          <w:sz w:val="24"/>
        </w:rPr>
        <w:t>、</w:t>
      </w:r>
      <w:r>
        <w:rPr>
          <w:rFonts w:hint="eastAsia"/>
          <w:sz w:val="24"/>
        </w:rPr>
        <w:t>ADC</w:t>
      </w:r>
      <w:r>
        <w:rPr>
          <w:rFonts w:hint="eastAsia"/>
          <w:sz w:val="24"/>
        </w:rPr>
        <w:t>模拟量采集</w:t>
      </w:r>
    </w:p>
    <w:p w14:paraId="5C2CFB3A" w14:textId="77777777" w:rsidR="000E7101" w:rsidRDefault="00000000">
      <w:pPr>
        <w:wordWrap w:val="0"/>
        <w:spacing w:line="360" w:lineRule="auto"/>
        <w:ind w:firstLineChars="200" w:firstLine="480"/>
        <w:rPr>
          <w:sz w:val="24"/>
        </w:rPr>
      </w:pPr>
      <w:r>
        <w:rPr>
          <w:rFonts w:hint="eastAsia"/>
          <w:sz w:val="24"/>
        </w:rPr>
        <w:t>优点：采集连续精准度较高</w:t>
      </w:r>
    </w:p>
    <w:p w14:paraId="44AEB7D0" w14:textId="77777777" w:rsidR="000E7101" w:rsidRDefault="00000000">
      <w:pPr>
        <w:wordWrap w:val="0"/>
        <w:spacing w:line="360" w:lineRule="auto"/>
        <w:ind w:firstLineChars="200" w:firstLine="480"/>
        <w:rPr>
          <w:sz w:val="24"/>
        </w:rPr>
      </w:pPr>
      <w:r>
        <w:rPr>
          <w:rFonts w:hint="eastAsia"/>
          <w:sz w:val="24"/>
        </w:rPr>
        <w:t>缺点：一部分单片机并不带有</w:t>
      </w:r>
      <w:r>
        <w:rPr>
          <w:rFonts w:hint="eastAsia"/>
          <w:sz w:val="24"/>
        </w:rPr>
        <w:t>ADC</w:t>
      </w:r>
      <w:r>
        <w:rPr>
          <w:rFonts w:hint="eastAsia"/>
          <w:sz w:val="24"/>
        </w:rPr>
        <w:t>功能，需要依赖外部芯片驱动，使用较为复杂。而且受限于</w:t>
      </w:r>
      <w:r>
        <w:rPr>
          <w:rFonts w:hint="eastAsia"/>
          <w:sz w:val="24"/>
        </w:rPr>
        <w:t>ADC</w:t>
      </w:r>
      <w:r>
        <w:rPr>
          <w:rFonts w:hint="eastAsia"/>
          <w:sz w:val="24"/>
        </w:rPr>
        <w:t>精度，转换比较麻烦。</w:t>
      </w:r>
    </w:p>
    <w:p w14:paraId="7DCE74EF" w14:textId="77777777" w:rsidR="000E7101" w:rsidRDefault="00000000">
      <w:pPr>
        <w:wordWrap w:val="0"/>
        <w:spacing w:line="360" w:lineRule="auto"/>
        <w:ind w:firstLineChars="200" w:firstLine="480"/>
        <w:rPr>
          <w:sz w:val="24"/>
        </w:rPr>
      </w:pPr>
      <w:r>
        <w:rPr>
          <w:rFonts w:hint="eastAsia"/>
          <w:sz w:val="24"/>
        </w:rPr>
        <w:t>3</w:t>
      </w:r>
      <w:r>
        <w:rPr>
          <w:rFonts w:hint="eastAsia"/>
          <w:sz w:val="24"/>
        </w:rPr>
        <w:t>、热电偶采集</w:t>
      </w:r>
    </w:p>
    <w:p w14:paraId="7468F4E0" w14:textId="77777777" w:rsidR="000E7101" w:rsidRDefault="00000000">
      <w:pPr>
        <w:wordWrap w:val="0"/>
        <w:spacing w:line="360" w:lineRule="auto"/>
        <w:ind w:firstLineChars="200" w:firstLine="480"/>
        <w:rPr>
          <w:sz w:val="24"/>
        </w:rPr>
      </w:pPr>
      <w:r>
        <w:rPr>
          <w:rFonts w:hint="eastAsia"/>
          <w:sz w:val="24"/>
        </w:rPr>
        <w:t>优点：可以测量较高温度</w:t>
      </w:r>
    </w:p>
    <w:p w14:paraId="79871F8C" w14:textId="77777777" w:rsidR="000E7101" w:rsidRDefault="00000000">
      <w:pPr>
        <w:wordWrap w:val="0"/>
        <w:spacing w:line="360" w:lineRule="auto"/>
        <w:ind w:firstLineChars="200" w:firstLine="480"/>
        <w:rPr>
          <w:sz w:val="24"/>
        </w:rPr>
      </w:pPr>
      <w:r>
        <w:rPr>
          <w:rFonts w:hint="eastAsia"/>
          <w:sz w:val="24"/>
        </w:rPr>
        <w:t>缺点：需要运算放大器作为外围电路，并且仍然需要依赖</w:t>
      </w:r>
      <w:r>
        <w:rPr>
          <w:rFonts w:hint="eastAsia"/>
          <w:sz w:val="24"/>
        </w:rPr>
        <w:t>ADC</w:t>
      </w:r>
      <w:r>
        <w:rPr>
          <w:rFonts w:hint="eastAsia"/>
          <w:sz w:val="24"/>
        </w:rPr>
        <w:t>进行数据读取。</w:t>
      </w:r>
    </w:p>
    <w:p w14:paraId="4FD22689" w14:textId="77777777" w:rsidR="000E7101" w:rsidRDefault="00000000">
      <w:pPr>
        <w:wordWrap w:val="0"/>
        <w:spacing w:line="360" w:lineRule="auto"/>
        <w:ind w:firstLineChars="200" w:firstLine="480"/>
        <w:rPr>
          <w:sz w:val="24"/>
        </w:rPr>
      </w:pPr>
      <w:r>
        <w:rPr>
          <w:rFonts w:hint="eastAsia"/>
          <w:sz w:val="24"/>
        </w:rPr>
        <w:t>综合决定，本系统采用数字芯片</w:t>
      </w:r>
      <w:r>
        <w:rPr>
          <w:rFonts w:hint="eastAsia"/>
          <w:sz w:val="24"/>
        </w:rPr>
        <w:t>DHT11</w:t>
      </w:r>
      <w:r>
        <w:rPr>
          <w:rFonts w:hint="eastAsia"/>
          <w:sz w:val="24"/>
        </w:rPr>
        <w:t>作为温湿度采集器。</w:t>
      </w:r>
    </w:p>
    <w:p w14:paraId="4C1D262B" w14:textId="77777777" w:rsidR="000E7101" w:rsidRDefault="00000000">
      <w:pPr>
        <w:wordWrap w:val="0"/>
        <w:spacing w:beforeLines="50" w:before="156" w:afterLines="50" w:after="156" w:line="360" w:lineRule="auto"/>
        <w:outlineLvl w:val="2"/>
        <w:rPr>
          <w:rFonts w:eastAsia="黑体"/>
          <w:sz w:val="24"/>
        </w:rPr>
      </w:pPr>
      <w:bookmarkStart w:id="44" w:name="_Toc199448548"/>
      <w:r>
        <w:rPr>
          <w:rFonts w:eastAsia="黑体" w:hint="eastAsia"/>
          <w:sz w:val="24"/>
        </w:rPr>
        <w:t xml:space="preserve">2.2.4 </w:t>
      </w:r>
      <w:r>
        <w:rPr>
          <w:rFonts w:eastAsia="黑体" w:hint="eastAsia"/>
          <w:sz w:val="24"/>
        </w:rPr>
        <w:t>云平台及</w:t>
      </w:r>
      <w:r>
        <w:rPr>
          <w:rFonts w:eastAsia="黑体" w:hint="eastAsia"/>
          <w:sz w:val="24"/>
        </w:rPr>
        <w:t>APP</w:t>
      </w:r>
      <w:r>
        <w:rPr>
          <w:rFonts w:eastAsia="黑体" w:hint="eastAsia"/>
          <w:sz w:val="24"/>
        </w:rPr>
        <w:t>选择</w:t>
      </w:r>
      <w:bookmarkEnd w:id="44"/>
    </w:p>
    <w:p w14:paraId="154E15A4" w14:textId="77777777" w:rsidR="000E7101" w:rsidRDefault="00000000">
      <w:pPr>
        <w:wordWrap w:val="0"/>
        <w:spacing w:line="360" w:lineRule="auto"/>
        <w:ind w:firstLineChars="200" w:firstLine="480"/>
        <w:rPr>
          <w:sz w:val="24"/>
        </w:rPr>
      </w:pPr>
      <w:r>
        <w:rPr>
          <w:rFonts w:hint="eastAsia"/>
          <w:sz w:val="24"/>
        </w:rPr>
        <w:t>提供云平台服务的厂家有很多，例如：华为云、阿里云、巴法云、点灯科技和自己搭建网页平台等。</w:t>
      </w:r>
    </w:p>
    <w:p w14:paraId="6FA0FC22" w14:textId="77777777" w:rsidR="000E7101" w:rsidRDefault="00000000">
      <w:pPr>
        <w:wordWrap w:val="0"/>
        <w:spacing w:line="360" w:lineRule="auto"/>
        <w:ind w:firstLineChars="200" w:firstLine="480"/>
        <w:rPr>
          <w:sz w:val="24"/>
        </w:rPr>
      </w:pPr>
      <w:r>
        <w:rPr>
          <w:rFonts w:hint="eastAsia"/>
          <w:sz w:val="24"/>
        </w:rPr>
        <w:t>1</w:t>
      </w:r>
      <w:r>
        <w:rPr>
          <w:rFonts w:hint="eastAsia"/>
          <w:sz w:val="24"/>
        </w:rPr>
        <w:t>、华为云稳定可靠，安全性高，覆盖广，成本低。但是需要一定技术门槛，对个</w:t>
      </w:r>
      <w:r>
        <w:rPr>
          <w:rFonts w:hint="eastAsia"/>
          <w:sz w:val="24"/>
        </w:rPr>
        <w:lastRenderedPageBreak/>
        <w:t>人用户开发难度较高。</w:t>
      </w:r>
    </w:p>
    <w:p w14:paraId="0DF5901A" w14:textId="77777777" w:rsidR="000E7101" w:rsidRDefault="00000000">
      <w:pPr>
        <w:wordWrap w:val="0"/>
        <w:spacing w:line="360" w:lineRule="auto"/>
        <w:ind w:firstLineChars="200" w:firstLine="480"/>
        <w:rPr>
          <w:sz w:val="24"/>
        </w:rPr>
      </w:pPr>
      <w:r>
        <w:rPr>
          <w:rFonts w:hint="eastAsia"/>
          <w:sz w:val="24"/>
        </w:rPr>
        <w:t>2</w:t>
      </w:r>
      <w:r>
        <w:rPr>
          <w:rFonts w:hint="eastAsia"/>
          <w:sz w:val="24"/>
        </w:rPr>
        <w:t>、阿里云稳定性好，访问速度快，扩展强，安全性高。但操作界面复杂，并且对于小型企业或个人来说价格偏高。</w:t>
      </w:r>
    </w:p>
    <w:p w14:paraId="20A5F0B7" w14:textId="16893E43" w:rsidR="000E7101" w:rsidRDefault="00000000">
      <w:pPr>
        <w:wordWrap w:val="0"/>
        <w:spacing w:line="360" w:lineRule="auto"/>
        <w:ind w:firstLineChars="200" w:firstLine="480"/>
        <w:rPr>
          <w:sz w:val="24"/>
        </w:rPr>
      </w:pPr>
      <w:r>
        <w:rPr>
          <w:rFonts w:hint="eastAsia"/>
          <w:sz w:val="24"/>
        </w:rPr>
        <w:t>3</w:t>
      </w:r>
      <w:r>
        <w:rPr>
          <w:rFonts w:hint="eastAsia"/>
          <w:sz w:val="24"/>
        </w:rPr>
        <w:t>、巴法云采用最新的硬件和优化软件配置，性能强大，可靠性高</w:t>
      </w:r>
      <w:r>
        <w:rPr>
          <w:sz w:val="24"/>
          <w:vertAlign w:val="superscript"/>
        </w:rPr>
        <w:fldChar w:fldCharType="begin"/>
      </w:r>
      <w:r>
        <w:rPr>
          <w:sz w:val="24"/>
          <w:vertAlign w:val="superscript"/>
        </w:rPr>
        <w:instrText xml:space="preserve"> </w:instrText>
      </w:r>
      <w:r>
        <w:rPr>
          <w:rFonts w:hint="eastAsia"/>
          <w:sz w:val="24"/>
          <w:vertAlign w:val="superscript"/>
        </w:rPr>
        <w:instrText>REF _Ref198675838 \r \h</w:instrText>
      </w:r>
      <w:r>
        <w:rPr>
          <w:sz w:val="24"/>
          <w:vertAlign w:val="superscript"/>
        </w:rPr>
        <w:instrText xml:space="preserve">  \* MERGEFORMAT </w:instrText>
      </w:r>
      <w:r>
        <w:rPr>
          <w:sz w:val="24"/>
          <w:vertAlign w:val="superscript"/>
        </w:rPr>
      </w:r>
      <w:r>
        <w:rPr>
          <w:sz w:val="24"/>
          <w:vertAlign w:val="superscript"/>
        </w:rPr>
        <w:fldChar w:fldCharType="separate"/>
      </w:r>
      <w:r w:rsidR="00340390">
        <w:rPr>
          <w:sz w:val="24"/>
          <w:vertAlign w:val="superscript"/>
        </w:rPr>
        <w:t>[9]</w:t>
      </w:r>
      <w:r>
        <w:rPr>
          <w:sz w:val="24"/>
          <w:vertAlign w:val="superscript"/>
        </w:rPr>
        <w:fldChar w:fldCharType="end"/>
      </w:r>
      <w:r>
        <w:rPr>
          <w:rFonts w:hint="eastAsia"/>
          <w:sz w:val="24"/>
        </w:rPr>
        <w:t>，并且还可以根据实际需求增加减少服务器，还可以实现低功耗运转。缺点是有关配套资料较少，入手难度较高。</w:t>
      </w:r>
    </w:p>
    <w:p w14:paraId="191069F6" w14:textId="77777777" w:rsidR="000E7101" w:rsidRDefault="00000000">
      <w:pPr>
        <w:wordWrap w:val="0"/>
        <w:spacing w:line="360" w:lineRule="auto"/>
        <w:ind w:firstLineChars="200" w:firstLine="480"/>
        <w:rPr>
          <w:sz w:val="24"/>
        </w:rPr>
      </w:pPr>
      <w:r>
        <w:rPr>
          <w:rFonts w:hint="eastAsia"/>
          <w:sz w:val="24"/>
        </w:rPr>
        <w:t>4</w:t>
      </w:r>
      <w:r>
        <w:rPr>
          <w:rFonts w:hint="eastAsia"/>
          <w:sz w:val="24"/>
        </w:rPr>
        <w:t>、点灯科技支持快速</w:t>
      </w:r>
      <w:r>
        <w:rPr>
          <w:sz w:val="24"/>
        </w:rPr>
        <w:t>接入</w:t>
      </w:r>
      <w:r>
        <w:rPr>
          <w:rFonts w:hint="eastAsia"/>
          <w:sz w:val="24"/>
        </w:rPr>
        <w:t>，同时支持各种硬件开发，免费版赠送</w:t>
      </w:r>
      <w:r>
        <w:rPr>
          <w:rFonts w:hint="eastAsia"/>
          <w:sz w:val="24"/>
        </w:rPr>
        <w:t>1</w:t>
      </w:r>
      <w:r>
        <w:rPr>
          <w:rFonts w:hint="eastAsia"/>
          <w:sz w:val="24"/>
        </w:rPr>
        <w:t>个设备额度，专业版提供实时数据反馈和更多的设备支持。</w:t>
      </w:r>
      <w:r>
        <w:rPr>
          <w:sz w:val="24"/>
        </w:rPr>
        <w:t>拥有</w:t>
      </w:r>
      <w:r>
        <w:rPr>
          <w:sz w:val="24"/>
        </w:rPr>
        <w:t>37</w:t>
      </w:r>
      <w:r>
        <w:rPr>
          <w:sz w:val="24"/>
        </w:rPr>
        <w:t>个功能模块，可以应对各种物联网项目需求</w:t>
      </w:r>
      <w:r>
        <w:rPr>
          <w:rFonts w:hint="eastAsia"/>
          <w:sz w:val="24"/>
        </w:rPr>
        <w:t>，适合新手上手。缺点是使用人数多，高峰期服务器有时会宕机，数据反馈较慢。</w:t>
      </w:r>
    </w:p>
    <w:p w14:paraId="25BDAECD" w14:textId="77777777" w:rsidR="000E7101" w:rsidRDefault="00000000">
      <w:pPr>
        <w:wordWrap w:val="0"/>
        <w:spacing w:line="360" w:lineRule="auto"/>
        <w:ind w:firstLineChars="200" w:firstLine="480"/>
        <w:rPr>
          <w:sz w:val="24"/>
        </w:rPr>
      </w:pPr>
      <w:r>
        <w:rPr>
          <w:rFonts w:hint="eastAsia"/>
          <w:sz w:val="24"/>
        </w:rPr>
        <w:t>5</w:t>
      </w:r>
      <w:r>
        <w:rPr>
          <w:rFonts w:hint="eastAsia"/>
          <w:sz w:val="24"/>
        </w:rPr>
        <w:t>、局域网网页搭建，可以根据自己的需求定做网页界面。但是功能较少，扩展性差，并且只能使用局域网，通讯局限性大。</w:t>
      </w:r>
    </w:p>
    <w:p w14:paraId="78E7BD4B" w14:textId="77777777" w:rsidR="000E7101" w:rsidRDefault="00000000">
      <w:pPr>
        <w:wordWrap w:val="0"/>
        <w:spacing w:line="360" w:lineRule="auto"/>
        <w:ind w:firstLineChars="200" w:firstLine="480"/>
        <w:rPr>
          <w:sz w:val="24"/>
        </w:rPr>
      </w:pPr>
      <w:r>
        <w:rPr>
          <w:rFonts w:hint="eastAsia"/>
          <w:sz w:val="24"/>
        </w:rPr>
        <w:t>6</w:t>
      </w:r>
      <w:r>
        <w:rPr>
          <w:rFonts w:hint="eastAsia"/>
          <w:sz w:val="24"/>
        </w:rPr>
        <w:t>、其他小型云平台，可靠性不高，并且接入较难，暂不考虑。</w:t>
      </w:r>
    </w:p>
    <w:p w14:paraId="6D55E9BE" w14:textId="77777777" w:rsidR="000E7101" w:rsidRDefault="00000000">
      <w:pPr>
        <w:wordWrap w:val="0"/>
        <w:spacing w:line="360" w:lineRule="auto"/>
        <w:ind w:firstLineChars="200" w:firstLine="480"/>
        <w:rPr>
          <w:sz w:val="24"/>
        </w:rPr>
      </w:pPr>
      <w:r>
        <w:rPr>
          <w:rFonts w:hint="eastAsia"/>
          <w:sz w:val="24"/>
        </w:rPr>
        <w:t>综合来看，我决定使用点灯科技平台来实现远程控制和接收数据信息，配合巴法云平台来接收微信公众号的预警信息。使用方便，同时又互为冗余提示，互不干扰。</w:t>
      </w:r>
    </w:p>
    <w:p w14:paraId="13F515D6" w14:textId="77777777" w:rsidR="000E7101" w:rsidRDefault="00000000">
      <w:pPr>
        <w:wordWrap w:val="0"/>
        <w:spacing w:beforeLines="50" w:before="156" w:afterLines="50" w:after="156" w:line="360" w:lineRule="auto"/>
        <w:outlineLvl w:val="2"/>
        <w:rPr>
          <w:rFonts w:eastAsia="黑体"/>
          <w:sz w:val="24"/>
        </w:rPr>
      </w:pPr>
      <w:bookmarkStart w:id="45" w:name="_Toc199448549"/>
      <w:r>
        <w:rPr>
          <w:rFonts w:eastAsia="黑体" w:hint="eastAsia"/>
          <w:sz w:val="24"/>
        </w:rPr>
        <w:t xml:space="preserve">2.2.5  </w:t>
      </w:r>
      <w:r>
        <w:rPr>
          <w:rFonts w:eastAsia="黑体" w:hint="eastAsia"/>
          <w:sz w:val="24"/>
        </w:rPr>
        <w:t>短信平台的选择</w:t>
      </w:r>
      <w:bookmarkEnd w:id="45"/>
    </w:p>
    <w:p w14:paraId="3C53774D" w14:textId="77777777" w:rsidR="000E7101" w:rsidRDefault="00000000">
      <w:pPr>
        <w:pStyle w:val="afc"/>
        <w:wordWrap w:val="0"/>
        <w:ind w:firstLineChars="0" w:firstLine="420"/>
      </w:pPr>
      <w:r>
        <w:rPr>
          <w:rFonts w:hint="eastAsia"/>
        </w:rPr>
        <w:t>目前，市面上发送短信的方式主要有两种：一种是通过调用云端</w:t>
      </w:r>
      <w:r>
        <w:rPr>
          <w:rFonts w:hint="eastAsia"/>
        </w:rPr>
        <w:t>API</w:t>
      </w:r>
      <w:r>
        <w:rPr>
          <w:rFonts w:hint="eastAsia"/>
        </w:rPr>
        <w:t>，如阿里云和华为云的</w:t>
      </w:r>
      <w:r>
        <w:rPr>
          <w:rFonts w:hint="eastAsia"/>
        </w:rPr>
        <w:t>SMS</w:t>
      </w:r>
      <w:r>
        <w:rPr>
          <w:rFonts w:hint="eastAsia"/>
        </w:rPr>
        <w:t>短信服务；另一种则是利用硬件的短信模块和</w:t>
      </w:r>
      <w:r>
        <w:rPr>
          <w:rFonts w:hint="eastAsia"/>
        </w:rPr>
        <w:t>SIM</w:t>
      </w:r>
      <w:r>
        <w:rPr>
          <w:rFonts w:hint="eastAsia"/>
        </w:rPr>
        <w:t>卡直接发送。虽然调用云端</w:t>
      </w:r>
      <w:r>
        <w:rPr>
          <w:rFonts w:hint="eastAsia"/>
        </w:rPr>
        <w:t>API</w:t>
      </w:r>
      <w:r>
        <w:rPr>
          <w:rFonts w:hint="eastAsia"/>
        </w:rPr>
        <w:t>的方式成本较低且支持包月付费，但由于其复杂性以及大多数情况下只能在</w:t>
      </w:r>
      <w:r>
        <w:rPr>
          <w:rFonts w:hint="eastAsia"/>
        </w:rPr>
        <w:t>PC</w:t>
      </w:r>
      <w:r>
        <w:rPr>
          <w:rFonts w:hint="eastAsia"/>
        </w:rPr>
        <w:t>或</w:t>
      </w:r>
      <w:r>
        <w:rPr>
          <w:rFonts w:hint="eastAsia"/>
        </w:rPr>
        <w:t>Linux</w:t>
      </w:r>
      <w:r>
        <w:rPr>
          <w:rFonts w:hint="eastAsia"/>
        </w:rPr>
        <w:t>系统上运行，鉴于目前本人关于</w:t>
      </w:r>
      <w:r>
        <w:rPr>
          <w:rFonts w:hint="eastAsia"/>
        </w:rPr>
        <w:t>Linux</w:t>
      </w:r>
      <w:r>
        <w:rPr>
          <w:rFonts w:hint="eastAsia"/>
        </w:rPr>
        <w:t>系统方面不是很擅长，因此不在本设计的考虑范围内。</w:t>
      </w:r>
    </w:p>
    <w:p w14:paraId="6914A687" w14:textId="77777777" w:rsidR="000E7101" w:rsidRDefault="00000000">
      <w:pPr>
        <w:pStyle w:val="afc"/>
        <w:wordWrap w:val="0"/>
        <w:ind w:firstLineChars="0" w:firstLine="420"/>
      </w:pPr>
      <w:r>
        <w:rPr>
          <w:rFonts w:hint="eastAsia"/>
        </w:rPr>
        <w:t>硬件模块方面，常见的短信模块包括</w:t>
      </w:r>
      <w:r>
        <w:rPr>
          <w:rFonts w:hint="eastAsia"/>
        </w:rPr>
        <w:t>GSM</w:t>
      </w:r>
      <w:r>
        <w:rPr>
          <w:rFonts w:hint="eastAsia"/>
        </w:rPr>
        <w:t>模块和</w:t>
      </w:r>
      <w:r>
        <w:rPr>
          <w:rFonts w:hint="eastAsia"/>
        </w:rPr>
        <w:t>4G</w:t>
      </w:r>
      <w:r>
        <w:rPr>
          <w:rFonts w:hint="eastAsia"/>
        </w:rPr>
        <w:t>模块。</w:t>
      </w:r>
      <w:r>
        <w:rPr>
          <w:rFonts w:hint="eastAsia"/>
        </w:rPr>
        <w:t>GSM</w:t>
      </w:r>
      <w:r>
        <w:rPr>
          <w:rFonts w:hint="eastAsia"/>
        </w:rPr>
        <w:t>模块具有成熟稳定、成本低、覆盖范围广等优点，但同时也存在功耗高、传输速度慢、容量有限的缺点。相比之下，</w:t>
      </w:r>
      <w:r>
        <w:rPr>
          <w:rFonts w:hint="eastAsia"/>
        </w:rPr>
        <w:t>4G</w:t>
      </w:r>
      <w:r>
        <w:rPr>
          <w:rFonts w:hint="eastAsia"/>
        </w:rPr>
        <w:t>模块具有传输速度快、功耗低、功能全面的优势。</w:t>
      </w:r>
    </w:p>
    <w:p w14:paraId="584575EA" w14:textId="77777777" w:rsidR="000E7101" w:rsidRDefault="00000000">
      <w:pPr>
        <w:pStyle w:val="afc"/>
        <w:wordWrap w:val="0"/>
        <w:ind w:firstLineChars="0" w:firstLine="420"/>
      </w:pPr>
      <w:r>
        <w:rPr>
          <w:rFonts w:hint="eastAsia"/>
        </w:rPr>
        <w:t>Air 780e</w:t>
      </w:r>
      <w:r>
        <w:rPr>
          <w:rFonts w:hint="eastAsia"/>
        </w:rPr>
        <w:t>是一款合宙通信推出的低成本，高性能的</w:t>
      </w:r>
      <w:r>
        <w:rPr>
          <w:rFonts w:hint="eastAsia"/>
        </w:rPr>
        <w:t>4G</w:t>
      </w:r>
      <w:r>
        <w:rPr>
          <w:rFonts w:hint="eastAsia"/>
        </w:rPr>
        <w:t>通信模块，专为物联网设计，支持</w:t>
      </w:r>
      <w:r>
        <w:rPr>
          <w:rFonts w:hint="eastAsia"/>
        </w:rPr>
        <w:t>LTE</w:t>
      </w:r>
      <w:r>
        <w:rPr>
          <w:rFonts w:hint="eastAsia"/>
        </w:rPr>
        <w:t>网络和蜂窝通讯。它采用</w:t>
      </w:r>
      <w:r>
        <w:rPr>
          <w:rFonts w:hint="eastAsia"/>
        </w:rPr>
        <w:t>cortex-M4</w:t>
      </w:r>
      <w:r>
        <w:rPr>
          <w:rFonts w:hint="eastAsia"/>
        </w:rPr>
        <w:t>内核，主频</w:t>
      </w:r>
      <w:r>
        <w:rPr>
          <w:rFonts w:hint="eastAsia"/>
        </w:rPr>
        <w:t>156MHz</w:t>
      </w:r>
      <w:r>
        <w:rPr>
          <w:rFonts w:hint="eastAsia"/>
        </w:rPr>
        <w:t>，支持全网通覆盖全球主流频率。内置</w:t>
      </w:r>
      <w:r>
        <w:rPr>
          <w:rFonts w:hint="eastAsia"/>
        </w:rPr>
        <w:t>PPP</w:t>
      </w:r>
      <w:r>
        <w:rPr>
          <w:rFonts w:hint="eastAsia"/>
        </w:rPr>
        <w:t>拨号协议，可以直接作为</w:t>
      </w:r>
      <w:r>
        <w:rPr>
          <w:rFonts w:hint="eastAsia"/>
        </w:rPr>
        <w:t>4G</w:t>
      </w:r>
      <w:r>
        <w:rPr>
          <w:rFonts w:hint="eastAsia"/>
        </w:rPr>
        <w:t>上网模块使用。外部带有</w:t>
      </w:r>
      <w:r>
        <w:rPr>
          <w:rFonts w:hint="eastAsia"/>
        </w:rPr>
        <w:t>UART</w:t>
      </w:r>
      <w:r>
        <w:rPr>
          <w:rFonts w:hint="eastAsia"/>
        </w:rPr>
        <w:t>串口和</w:t>
      </w:r>
      <w:r>
        <w:rPr>
          <w:rFonts w:hint="eastAsia"/>
        </w:rPr>
        <w:t>SIM</w:t>
      </w:r>
      <w:r>
        <w:rPr>
          <w:rFonts w:hint="eastAsia"/>
        </w:rPr>
        <w:t>卡接口等。此外，</w:t>
      </w:r>
      <w:r>
        <w:rPr>
          <w:rFonts w:hint="eastAsia"/>
        </w:rPr>
        <w:t>Air780E</w:t>
      </w:r>
      <w:r>
        <w:rPr>
          <w:rFonts w:hint="eastAsia"/>
        </w:rPr>
        <w:t>采用</w:t>
      </w:r>
      <w:r>
        <w:rPr>
          <w:rFonts w:hint="eastAsia"/>
        </w:rPr>
        <w:t>Lua</w:t>
      </w:r>
      <w:r>
        <w:rPr>
          <w:rFonts w:hint="eastAsia"/>
        </w:rPr>
        <w:t>语言编程，编程难度较低且灵活性较高。</w:t>
      </w:r>
    </w:p>
    <w:p w14:paraId="7BC968EC" w14:textId="77777777" w:rsidR="000E7101" w:rsidRDefault="00000000">
      <w:pPr>
        <w:wordWrap w:val="0"/>
        <w:spacing w:line="360" w:lineRule="auto"/>
        <w:ind w:firstLineChars="200" w:firstLine="480"/>
        <w:rPr>
          <w:kern w:val="0"/>
          <w:sz w:val="24"/>
          <w:szCs w:val="22"/>
        </w:rPr>
      </w:pPr>
      <w:r>
        <w:rPr>
          <w:rFonts w:hint="eastAsia"/>
          <w:kern w:val="0"/>
          <w:sz w:val="24"/>
          <w:szCs w:val="22"/>
        </w:rPr>
        <w:lastRenderedPageBreak/>
        <w:t>本设计选择使用</w:t>
      </w:r>
      <w:r>
        <w:rPr>
          <w:rFonts w:hint="eastAsia"/>
          <w:kern w:val="0"/>
          <w:sz w:val="24"/>
          <w:szCs w:val="22"/>
        </w:rPr>
        <w:t>Air780E</w:t>
      </w:r>
      <w:r>
        <w:rPr>
          <w:rFonts w:hint="eastAsia"/>
          <w:kern w:val="0"/>
          <w:sz w:val="24"/>
          <w:szCs w:val="22"/>
        </w:rPr>
        <w:t>来实现报警短信的发送。它不仅支持语音通话、短信发送和流量上网等功能，还具有超低待机功耗的特点，非常适合用于发送报警信息。</w:t>
      </w:r>
    </w:p>
    <w:p w14:paraId="78CB1A8B" w14:textId="77777777" w:rsidR="000E7101" w:rsidRDefault="00000000">
      <w:pPr>
        <w:wordWrap w:val="0"/>
        <w:spacing w:line="360" w:lineRule="auto"/>
        <w:ind w:firstLineChars="200" w:firstLine="480"/>
        <w:rPr>
          <w:kern w:val="0"/>
          <w:sz w:val="24"/>
          <w:szCs w:val="22"/>
        </w:rPr>
      </w:pPr>
      <w:r>
        <w:rPr>
          <w:rFonts w:hint="eastAsia"/>
          <w:kern w:val="0"/>
          <w:sz w:val="24"/>
          <w:szCs w:val="22"/>
        </w:rPr>
        <w:t>综上所述，通过综合考虑成本、功能和易用性等因素，本设计选择使用</w:t>
      </w:r>
      <w:r>
        <w:rPr>
          <w:rFonts w:hint="eastAsia"/>
          <w:kern w:val="0"/>
          <w:sz w:val="24"/>
          <w:szCs w:val="22"/>
        </w:rPr>
        <w:t>Air780E 4G</w:t>
      </w:r>
      <w:r>
        <w:rPr>
          <w:rFonts w:hint="eastAsia"/>
          <w:kern w:val="0"/>
          <w:sz w:val="24"/>
          <w:szCs w:val="22"/>
        </w:rPr>
        <w:t>模块来实现报警短信的发送。</w:t>
      </w:r>
    </w:p>
    <w:p w14:paraId="22C64D98" w14:textId="77777777" w:rsidR="000E7101" w:rsidRDefault="00000000">
      <w:pPr>
        <w:wordWrap w:val="0"/>
        <w:spacing w:beforeLines="50" w:before="156" w:afterLines="50" w:after="156" w:line="360" w:lineRule="auto"/>
        <w:outlineLvl w:val="2"/>
        <w:rPr>
          <w:rFonts w:eastAsia="黑体"/>
          <w:sz w:val="24"/>
        </w:rPr>
      </w:pPr>
      <w:bookmarkStart w:id="46" w:name="_Toc199448550"/>
      <w:r>
        <w:rPr>
          <w:rFonts w:eastAsia="黑体" w:hint="eastAsia"/>
          <w:sz w:val="24"/>
        </w:rPr>
        <w:t>2.2.6</w:t>
      </w:r>
      <w:r>
        <w:rPr>
          <w:rFonts w:eastAsia="黑体" w:hint="eastAsia"/>
          <w:sz w:val="24"/>
        </w:rPr>
        <w:t>人脸识别系统的选择</w:t>
      </w:r>
      <w:bookmarkEnd w:id="46"/>
    </w:p>
    <w:p w14:paraId="2C9B86E1" w14:textId="77777777" w:rsidR="000E7101" w:rsidRDefault="00000000">
      <w:pPr>
        <w:wordWrap w:val="0"/>
        <w:spacing w:line="360" w:lineRule="auto"/>
        <w:ind w:firstLineChars="200" w:firstLine="480"/>
        <w:rPr>
          <w:sz w:val="24"/>
        </w:rPr>
      </w:pPr>
      <w:r>
        <w:rPr>
          <w:rFonts w:hint="eastAsia"/>
          <w:kern w:val="0"/>
          <w:sz w:val="24"/>
          <w:szCs w:val="22"/>
        </w:rPr>
        <w:t>目前</w:t>
      </w:r>
      <w:r>
        <w:rPr>
          <w:rFonts w:hint="eastAsia"/>
          <w:sz w:val="24"/>
        </w:rPr>
        <w:t>市面上常见的带有主控的摄像头有</w:t>
      </w:r>
      <w:r>
        <w:rPr>
          <w:sz w:val="24"/>
        </w:rPr>
        <w:t>OpenMV</w:t>
      </w:r>
      <w:r>
        <w:rPr>
          <w:rFonts w:hint="eastAsia"/>
          <w:sz w:val="24"/>
        </w:rPr>
        <w:t>、</w:t>
      </w:r>
      <w:r>
        <w:rPr>
          <w:rFonts w:hint="eastAsia"/>
          <w:sz w:val="24"/>
        </w:rPr>
        <w:t>K210</w:t>
      </w:r>
      <w:r>
        <w:rPr>
          <w:rFonts w:hint="eastAsia"/>
          <w:sz w:val="24"/>
        </w:rPr>
        <w:t>等，同时也有一些专用于运行</w:t>
      </w:r>
      <w:r>
        <w:rPr>
          <w:rFonts w:hint="eastAsia"/>
          <w:sz w:val="24"/>
        </w:rPr>
        <w:t>AI</w:t>
      </w:r>
      <w:r>
        <w:rPr>
          <w:rFonts w:hint="eastAsia"/>
          <w:sz w:val="24"/>
        </w:rPr>
        <w:t>、深度学习等功能的板卡等。</w:t>
      </w:r>
    </w:p>
    <w:p w14:paraId="6592243A" w14:textId="77777777" w:rsidR="000E7101" w:rsidRDefault="00000000">
      <w:pPr>
        <w:wordWrap w:val="0"/>
        <w:spacing w:line="360" w:lineRule="auto"/>
        <w:ind w:firstLineChars="200" w:firstLine="480"/>
        <w:rPr>
          <w:sz w:val="24"/>
        </w:rPr>
      </w:pPr>
      <w:r>
        <w:rPr>
          <w:rFonts w:hint="eastAsia"/>
          <w:sz w:val="24"/>
        </w:rPr>
        <w:t>RDK X5</w:t>
      </w:r>
      <w:r>
        <w:rPr>
          <w:rFonts w:hint="eastAsia"/>
          <w:sz w:val="24"/>
        </w:rPr>
        <w:t>是一款基于</w:t>
      </w:r>
      <w:r>
        <w:rPr>
          <w:rFonts w:hint="eastAsia"/>
          <w:sz w:val="24"/>
        </w:rPr>
        <w:t>Sunrise 5</w:t>
      </w:r>
      <w:r>
        <w:rPr>
          <w:rFonts w:hint="eastAsia"/>
          <w:sz w:val="24"/>
        </w:rPr>
        <w:t>智能计算芯片的开发套件，专为智能计算和机器人应用设计。它拥有强大的算力（</w:t>
      </w:r>
      <w:r>
        <w:rPr>
          <w:rFonts w:hint="eastAsia"/>
          <w:sz w:val="24"/>
        </w:rPr>
        <w:t>10 Tops BPU</w:t>
      </w:r>
      <w:r>
        <w:rPr>
          <w:rFonts w:hint="eastAsia"/>
          <w:sz w:val="24"/>
        </w:rPr>
        <w:t>和</w:t>
      </w:r>
      <w:r>
        <w:rPr>
          <w:rFonts w:hint="eastAsia"/>
          <w:sz w:val="24"/>
        </w:rPr>
        <w:t>32 GFlops GPU</w:t>
      </w:r>
      <w:r>
        <w:rPr>
          <w:rFonts w:hint="eastAsia"/>
          <w:sz w:val="24"/>
        </w:rPr>
        <w:t>）和丰富的接口</w:t>
      </w:r>
      <w:r>
        <w:rPr>
          <w:sz w:val="24"/>
        </w:rPr>
        <w:t>（</w:t>
      </w:r>
      <w:r>
        <w:rPr>
          <w:sz w:val="24"/>
        </w:rPr>
        <w:t>USB 3.0</w:t>
      </w:r>
      <w:r>
        <w:rPr>
          <w:sz w:val="24"/>
        </w:rPr>
        <w:t>、千兆以太网、</w:t>
      </w:r>
      <w:r>
        <w:rPr>
          <w:sz w:val="24"/>
        </w:rPr>
        <w:t>MIPI-CSI</w:t>
      </w:r>
      <w:r>
        <w:rPr>
          <w:sz w:val="24"/>
        </w:rPr>
        <w:t>摄像头接口、</w:t>
      </w:r>
      <w:r>
        <w:rPr>
          <w:sz w:val="24"/>
        </w:rPr>
        <w:t>GPIO</w:t>
      </w:r>
      <w:r>
        <w:rPr>
          <w:sz w:val="24"/>
        </w:rPr>
        <w:t>、</w:t>
      </w:r>
      <w:r>
        <w:rPr>
          <w:sz w:val="24"/>
        </w:rPr>
        <w:t>UART</w:t>
      </w:r>
      <w:r>
        <w:rPr>
          <w:sz w:val="24"/>
        </w:rPr>
        <w:t>等）</w:t>
      </w:r>
      <w:r>
        <w:rPr>
          <w:rFonts w:hint="eastAsia"/>
          <w:sz w:val="24"/>
        </w:rPr>
        <w:t>，支持多种复杂模型和算法，例如</w:t>
      </w:r>
      <w:r>
        <w:rPr>
          <w:rFonts w:hint="eastAsia"/>
          <w:sz w:val="24"/>
        </w:rPr>
        <w:t>Transformer</w:t>
      </w:r>
      <w:r>
        <w:rPr>
          <w:rFonts w:hint="eastAsia"/>
          <w:sz w:val="24"/>
        </w:rPr>
        <w:t>、</w:t>
      </w:r>
      <w:r>
        <w:rPr>
          <w:rFonts w:hint="eastAsia"/>
          <w:sz w:val="24"/>
        </w:rPr>
        <w:t>RWKV</w:t>
      </w:r>
      <w:r>
        <w:rPr>
          <w:rFonts w:hint="eastAsia"/>
          <w:sz w:val="24"/>
        </w:rPr>
        <w:t>、</w:t>
      </w:r>
      <w:r>
        <w:rPr>
          <w:rFonts w:hint="eastAsia"/>
          <w:sz w:val="24"/>
        </w:rPr>
        <w:t>Occupancy</w:t>
      </w:r>
      <w:r>
        <w:rPr>
          <w:rFonts w:hint="eastAsia"/>
          <w:sz w:val="24"/>
        </w:rPr>
        <w:t>和</w:t>
      </w:r>
      <w:r>
        <w:rPr>
          <w:rFonts w:hint="eastAsia"/>
          <w:sz w:val="24"/>
        </w:rPr>
        <w:t>Stereo Perception</w:t>
      </w:r>
      <w:r>
        <w:rPr>
          <w:rFonts w:hint="eastAsia"/>
          <w:sz w:val="24"/>
        </w:rPr>
        <w:t>。</w:t>
      </w:r>
    </w:p>
    <w:p w14:paraId="3284B1A4" w14:textId="1AC2068E" w:rsidR="000E7101" w:rsidRDefault="00000000">
      <w:pPr>
        <w:wordWrap w:val="0"/>
        <w:spacing w:line="360" w:lineRule="auto"/>
        <w:ind w:firstLineChars="200" w:firstLine="480"/>
        <w:rPr>
          <w:sz w:val="24"/>
        </w:rPr>
      </w:pPr>
      <w:r>
        <w:rPr>
          <w:rFonts w:hint="eastAsia"/>
          <w:sz w:val="24"/>
        </w:rPr>
        <w:t>瑞芯微公司的</w:t>
      </w:r>
      <w:r>
        <w:rPr>
          <w:rFonts w:hint="eastAsia"/>
          <w:sz w:val="24"/>
        </w:rPr>
        <w:t>RV1126</w:t>
      </w:r>
      <w:r>
        <w:rPr>
          <w:rFonts w:hint="eastAsia"/>
          <w:sz w:val="24"/>
        </w:rPr>
        <w:t>是一款面向智能视觉和边缘计算的高性价比</w:t>
      </w:r>
      <w:r>
        <w:rPr>
          <w:rFonts w:hint="eastAsia"/>
          <w:sz w:val="24"/>
        </w:rPr>
        <w:t>AIOT</w:t>
      </w:r>
      <w:r>
        <w:rPr>
          <w:rFonts w:hint="eastAsia"/>
          <w:sz w:val="24"/>
        </w:rPr>
        <w:t>平台，它采用双核</w:t>
      </w:r>
      <w:r>
        <w:rPr>
          <w:rFonts w:hint="eastAsia"/>
          <w:sz w:val="24"/>
        </w:rPr>
        <w:t>cortex-A7</w:t>
      </w:r>
      <w:r>
        <w:rPr>
          <w:rFonts w:hint="eastAsia"/>
          <w:sz w:val="24"/>
        </w:rPr>
        <w:t>，搭配</w:t>
      </w:r>
      <w:r>
        <w:rPr>
          <w:rFonts w:hint="eastAsia"/>
          <w:sz w:val="24"/>
        </w:rPr>
        <w:t>RISC-V</w:t>
      </w:r>
      <w:r>
        <w:rPr>
          <w:rFonts w:hint="eastAsia"/>
          <w:sz w:val="24"/>
        </w:rPr>
        <w:t>，可以实现低功耗运转，同时能够高效处理多任务</w:t>
      </w:r>
      <w:r>
        <w:rPr>
          <w:sz w:val="24"/>
          <w:vertAlign w:val="superscript"/>
        </w:rPr>
        <w:fldChar w:fldCharType="begin"/>
      </w:r>
      <w:r>
        <w:rPr>
          <w:sz w:val="24"/>
          <w:vertAlign w:val="superscript"/>
        </w:rPr>
        <w:instrText xml:space="preserve"> </w:instrText>
      </w:r>
      <w:r>
        <w:rPr>
          <w:rFonts w:hint="eastAsia"/>
          <w:sz w:val="24"/>
          <w:vertAlign w:val="superscript"/>
        </w:rPr>
        <w:instrText>REF _Ref198675879 \r \h</w:instrText>
      </w:r>
      <w:r>
        <w:rPr>
          <w:sz w:val="24"/>
          <w:vertAlign w:val="superscript"/>
        </w:rPr>
        <w:instrText xml:space="preserve">  \* MERGEFORMAT </w:instrText>
      </w:r>
      <w:r>
        <w:rPr>
          <w:sz w:val="24"/>
          <w:vertAlign w:val="superscript"/>
        </w:rPr>
      </w:r>
      <w:r>
        <w:rPr>
          <w:sz w:val="24"/>
          <w:vertAlign w:val="superscript"/>
        </w:rPr>
        <w:fldChar w:fldCharType="separate"/>
      </w:r>
      <w:r w:rsidR="00340390">
        <w:rPr>
          <w:sz w:val="24"/>
          <w:vertAlign w:val="superscript"/>
        </w:rPr>
        <w:t>[10]</w:t>
      </w:r>
      <w:r>
        <w:rPr>
          <w:sz w:val="24"/>
          <w:vertAlign w:val="superscript"/>
        </w:rPr>
        <w:fldChar w:fldCharType="end"/>
      </w:r>
      <w:r>
        <w:rPr>
          <w:rFonts w:hint="eastAsia"/>
          <w:sz w:val="24"/>
        </w:rPr>
        <w:t>。比较适合多摄像头、智能安防和工业视觉检测等场景。并且价格较低，实现了算力与功耗的平衡。</w:t>
      </w:r>
    </w:p>
    <w:p w14:paraId="279FC1FD" w14:textId="3E5F661D" w:rsidR="000E7101" w:rsidRDefault="00000000">
      <w:pPr>
        <w:wordWrap w:val="0"/>
        <w:spacing w:line="360" w:lineRule="auto"/>
        <w:ind w:firstLineChars="200" w:firstLine="480"/>
        <w:rPr>
          <w:sz w:val="24"/>
        </w:rPr>
      </w:pPr>
      <w:r>
        <w:rPr>
          <w:sz w:val="24"/>
        </w:rPr>
        <w:t>K210</w:t>
      </w:r>
      <w:r>
        <w:rPr>
          <w:sz w:val="24"/>
        </w:rPr>
        <w:t>是由嘉楠科技（</w:t>
      </w:r>
      <w:r>
        <w:rPr>
          <w:sz w:val="24"/>
        </w:rPr>
        <w:t>Canaan</w:t>
      </w:r>
      <w:r>
        <w:rPr>
          <w:sz w:val="24"/>
        </w:rPr>
        <w:t>）推出的低功耗</w:t>
      </w:r>
      <w:r>
        <w:rPr>
          <w:sz w:val="24"/>
        </w:rPr>
        <w:t>RISC-V</w:t>
      </w:r>
      <w:r>
        <w:rPr>
          <w:sz w:val="24"/>
        </w:rPr>
        <w:t>架构</w:t>
      </w:r>
      <w:r>
        <w:rPr>
          <w:sz w:val="24"/>
        </w:rPr>
        <w:t>AI</w:t>
      </w:r>
      <w:r>
        <w:rPr>
          <w:sz w:val="24"/>
        </w:rPr>
        <w:t>芯片，主打边缘计算和轻量级</w:t>
      </w:r>
      <w:r>
        <w:rPr>
          <w:sz w:val="24"/>
        </w:rPr>
        <w:t>AI</w:t>
      </w:r>
      <w:r>
        <w:rPr>
          <w:sz w:val="24"/>
        </w:rPr>
        <w:t>推理，适合计算机视觉和语音识别等应用</w:t>
      </w:r>
      <w:r>
        <w:rPr>
          <w:sz w:val="24"/>
          <w:vertAlign w:val="superscript"/>
        </w:rPr>
        <w:fldChar w:fldCharType="begin"/>
      </w:r>
      <w:r>
        <w:rPr>
          <w:sz w:val="24"/>
          <w:vertAlign w:val="superscript"/>
        </w:rPr>
        <w:instrText xml:space="preserve"> REF _Ref198675902 \r \h  \* MERGEFORMAT </w:instrText>
      </w:r>
      <w:r>
        <w:rPr>
          <w:sz w:val="24"/>
          <w:vertAlign w:val="superscript"/>
        </w:rPr>
      </w:r>
      <w:r>
        <w:rPr>
          <w:sz w:val="24"/>
          <w:vertAlign w:val="superscript"/>
        </w:rPr>
        <w:fldChar w:fldCharType="separate"/>
      </w:r>
      <w:r w:rsidR="00340390">
        <w:rPr>
          <w:sz w:val="24"/>
          <w:vertAlign w:val="superscript"/>
        </w:rPr>
        <w:t>[11]</w:t>
      </w:r>
      <w:r>
        <w:rPr>
          <w:sz w:val="24"/>
          <w:vertAlign w:val="superscript"/>
        </w:rPr>
        <w:fldChar w:fldCharType="end"/>
      </w:r>
      <w:r>
        <w:rPr>
          <w:sz w:val="24"/>
        </w:rPr>
        <w:t>。</w:t>
      </w:r>
    </w:p>
    <w:p w14:paraId="36E1BF7B" w14:textId="77777777" w:rsidR="000E7101" w:rsidRDefault="00000000">
      <w:pPr>
        <w:wordWrap w:val="0"/>
        <w:spacing w:line="360" w:lineRule="auto"/>
        <w:ind w:firstLineChars="200" w:firstLine="480"/>
        <w:rPr>
          <w:sz w:val="24"/>
        </w:rPr>
      </w:pPr>
      <w:r>
        <w:rPr>
          <w:sz w:val="24"/>
        </w:rPr>
        <w:t>OpenMV</w:t>
      </w:r>
      <w:r>
        <w:rPr>
          <w:sz w:val="24"/>
        </w:rPr>
        <w:t>是一个基于微控制器的开源机器视觉平台</w:t>
      </w:r>
      <w:r>
        <w:rPr>
          <w:rFonts w:hint="eastAsia"/>
          <w:sz w:val="24"/>
        </w:rPr>
        <w:t>，</w:t>
      </w:r>
      <w:r>
        <w:rPr>
          <w:sz w:val="24"/>
        </w:rPr>
        <w:t>其硬件核心通常是</w:t>
      </w:r>
      <w:r>
        <w:rPr>
          <w:sz w:val="24"/>
        </w:rPr>
        <w:t>STM32</w:t>
      </w:r>
      <w:r>
        <w:rPr>
          <w:sz w:val="24"/>
        </w:rPr>
        <w:t>或类似的</w:t>
      </w:r>
      <w:r>
        <w:rPr>
          <w:sz w:val="24"/>
        </w:rPr>
        <w:t>MCU</w:t>
      </w:r>
      <w:r>
        <w:rPr>
          <w:sz w:val="24"/>
        </w:rPr>
        <w:t>，搭配专用摄像头模块。</w:t>
      </w:r>
    </w:p>
    <w:p w14:paraId="0D7BB0D9" w14:textId="77777777" w:rsidR="000E7101" w:rsidRDefault="00000000">
      <w:pPr>
        <w:wordWrap w:val="0"/>
        <w:spacing w:line="360" w:lineRule="auto"/>
        <w:ind w:firstLineChars="200" w:firstLine="480"/>
        <w:rPr>
          <w:sz w:val="24"/>
        </w:rPr>
      </w:pPr>
      <w:r>
        <w:rPr>
          <w:sz w:val="24"/>
        </w:rPr>
        <w:t>其</w:t>
      </w:r>
      <w:r>
        <w:rPr>
          <w:rFonts w:hint="eastAsia"/>
          <w:sz w:val="24"/>
        </w:rPr>
        <w:t>核心参数对比</w:t>
      </w:r>
      <w:r>
        <w:rPr>
          <w:sz w:val="24"/>
        </w:rPr>
        <w:t>如表</w:t>
      </w:r>
      <w:r>
        <w:rPr>
          <w:rFonts w:hint="eastAsia"/>
          <w:sz w:val="24"/>
        </w:rPr>
        <w:t>2</w:t>
      </w:r>
      <w:r>
        <w:rPr>
          <w:sz w:val="24"/>
        </w:rPr>
        <w:t>.1</w:t>
      </w:r>
      <w:r>
        <w:rPr>
          <w:sz w:val="24"/>
        </w:rPr>
        <w:t>所示。</w:t>
      </w:r>
    </w:p>
    <w:p w14:paraId="5D3C1C2B" w14:textId="77777777" w:rsidR="000E7101" w:rsidRDefault="00000000">
      <w:pPr>
        <w:wordWrap w:val="0"/>
        <w:spacing w:line="360" w:lineRule="auto"/>
        <w:ind w:firstLineChars="177" w:firstLine="425"/>
        <w:rPr>
          <w:sz w:val="24"/>
        </w:rPr>
      </w:pPr>
      <w:r>
        <w:rPr>
          <w:rFonts w:hint="eastAsia"/>
          <w:sz w:val="24"/>
        </w:rPr>
        <w:t>RDK-X5</w:t>
      </w:r>
      <w:r>
        <w:rPr>
          <w:rFonts w:hint="eastAsia"/>
          <w:sz w:val="24"/>
        </w:rPr>
        <w:t>有专用的</w:t>
      </w:r>
      <w:r>
        <w:rPr>
          <w:rFonts w:hint="eastAsia"/>
          <w:sz w:val="24"/>
        </w:rPr>
        <w:t>BPU</w:t>
      </w:r>
      <w:r>
        <w:rPr>
          <w:rFonts w:hint="eastAsia"/>
          <w:sz w:val="24"/>
        </w:rPr>
        <w:t>加速，支持复杂模型，算力强大，用在人脸识别方面非常合适。并且开发系统使用</w:t>
      </w:r>
      <w:r>
        <w:rPr>
          <w:rFonts w:hint="eastAsia"/>
          <w:sz w:val="24"/>
        </w:rPr>
        <w:t>Linux</w:t>
      </w:r>
      <w:r>
        <w:rPr>
          <w:rFonts w:hint="eastAsia"/>
          <w:sz w:val="24"/>
        </w:rPr>
        <w:t>，支持主流开发环境</w:t>
      </w:r>
      <w:r>
        <w:rPr>
          <w:rFonts w:hint="eastAsia"/>
          <w:sz w:val="24"/>
        </w:rPr>
        <w:t>GCC</w:t>
      </w:r>
      <w:r>
        <w:rPr>
          <w:rFonts w:hint="eastAsia"/>
          <w:sz w:val="24"/>
        </w:rPr>
        <w:t>，可以直接复用</w:t>
      </w:r>
      <w:r>
        <w:rPr>
          <w:rFonts w:hint="eastAsia"/>
          <w:sz w:val="24"/>
        </w:rPr>
        <w:t>PC</w:t>
      </w:r>
      <w:r>
        <w:rPr>
          <w:rFonts w:hint="eastAsia"/>
          <w:sz w:val="24"/>
        </w:rPr>
        <w:t>端算法和工具，无需重写代码。并且</w:t>
      </w:r>
      <w:r>
        <w:rPr>
          <w:rFonts w:hint="eastAsia"/>
          <w:sz w:val="24"/>
        </w:rPr>
        <w:t>Linux</w:t>
      </w:r>
      <w:r>
        <w:rPr>
          <w:rFonts w:hint="eastAsia"/>
          <w:sz w:val="24"/>
        </w:rPr>
        <w:t>内核还支持各种外设，可以轻松接入传感器、摄像头等。同时</w:t>
      </w:r>
      <w:r>
        <w:rPr>
          <w:rFonts w:hint="eastAsia"/>
          <w:sz w:val="24"/>
        </w:rPr>
        <w:t>Linux</w:t>
      </w:r>
      <w:r>
        <w:rPr>
          <w:rFonts w:hint="eastAsia"/>
          <w:sz w:val="24"/>
        </w:rPr>
        <w:t>还支持多任务并行处理，非常方便。</w:t>
      </w:r>
    </w:p>
    <w:p w14:paraId="66118552" w14:textId="77777777" w:rsidR="000E7101" w:rsidRDefault="00000000">
      <w:pPr>
        <w:wordWrap w:val="0"/>
        <w:spacing w:line="360" w:lineRule="auto"/>
        <w:ind w:firstLineChars="177" w:firstLine="425"/>
        <w:rPr>
          <w:sz w:val="24"/>
        </w:rPr>
      </w:pPr>
      <w:r>
        <w:rPr>
          <w:rFonts w:hint="eastAsia"/>
          <w:sz w:val="24"/>
        </w:rPr>
        <w:t>RDK-X5</w:t>
      </w:r>
      <w:r>
        <w:rPr>
          <w:rFonts w:hint="eastAsia"/>
          <w:sz w:val="24"/>
        </w:rPr>
        <w:t>还可以加载大型模型来进行人脸识别操作，效果好。所以本系统采用</w:t>
      </w:r>
      <w:r>
        <w:rPr>
          <w:rFonts w:hint="eastAsia"/>
          <w:sz w:val="24"/>
        </w:rPr>
        <w:t>RDK-X5</w:t>
      </w:r>
      <w:r>
        <w:rPr>
          <w:rFonts w:hint="eastAsia"/>
          <w:sz w:val="24"/>
        </w:rPr>
        <w:t>来进行人脸识别操作。</w:t>
      </w:r>
    </w:p>
    <w:p w14:paraId="4934839D" w14:textId="77777777" w:rsidR="000E7101" w:rsidRDefault="000E7101">
      <w:pPr>
        <w:wordWrap w:val="0"/>
        <w:spacing w:line="360" w:lineRule="auto"/>
        <w:ind w:firstLineChars="177" w:firstLine="425"/>
        <w:rPr>
          <w:sz w:val="24"/>
        </w:rPr>
      </w:pPr>
    </w:p>
    <w:p w14:paraId="7EA9FC4B" w14:textId="77777777" w:rsidR="000E7101" w:rsidRDefault="000E7101">
      <w:pPr>
        <w:wordWrap w:val="0"/>
        <w:spacing w:line="360" w:lineRule="auto"/>
        <w:ind w:firstLineChars="177" w:firstLine="425"/>
        <w:rPr>
          <w:sz w:val="24"/>
        </w:rPr>
      </w:pPr>
    </w:p>
    <w:p w14:paraId="5A40B66A" w14:textId="77777777" w:rsidR="000E7101" w:rsidRDefault="00000000">
      <w:pPr>
        <w:pStyle w:val="afc"/>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lastRenderedPageBreak/>
        <w:t>表</w:t>
      </w:r>
      <w:r>
        <w:rPr>
          <w:rFonts w:eastAsia="黑体"/>
          <w:b/>
          <w:bCs/>
          <w:sz w:val="21"/>
          <w:szCs w:val="21"/>
        </w:rPr>
        <w:t>2.1</w:t>
      </w:r>
      <w:r>
        <w:rPr>
          <w:rFonts w:hint="eastAsia"/>
          <w:b/>
          <w:bCs/>
        </w:rPr>
        <w:t xml:space="preserve">　</w:t>
      </w:r>
      <w:r>
        <w:rPr>
          <w:rFonts w:ascii="黑体" w:eastAsia="黑体" w:hAnsi="黑体" w:cs="Arial" w:hint="eastAsia"/>
          <w:b/>
          <w:bCs/>
          <w:sz w:val="21"/>
          <w:szCs w:val="21"/>
        </w:rPr>
        <w:t>常见四种嵌入式</w:t>
      </w:r>
      <w:r>
        <w:rPr>
          <w:rFonts w:eastAsia="黑体"/>
          <w:b/>
          <w:bCs/>
          <w:sz w:val="21"/>
          <w:szCs w:val="21"/>
        </w:rPr>
        <w:t>AI</w:t>
      </w:r>
      <w:r>
        <w:rPr>
          <w:rFonts w:ascii="黑体" w:eastAsia="黑体" w:hAnsi="黑体" w:cs="Arial" w:hint="eastAsia"/>
          <w:b/>
          <w:bCs/>
          <w:sz w:val="21"/>
          <w:szCs w:val="21"/>
        </w:rPr>
        <w:t>平台的参数</w:t>
      </w:r>
    </w:p>
    <w:tbl>
      <w:tblPr>
        <w:tblW w:w="8930" w:type="dxa"/>
        <w:tblLayout w:type="fixed"/>
        <w:tblLook w:val="04A0" w:firstRow="1" w:lastRow="0" w:firstColumn="1" w:lastColumn="0" w:noHBand="0" w:noVBand="1"/>
      </w:tblPr>
      <w:tblGrid>
        <w:gridCol w:w="961"/>
        <w:gridCol w:w="2016"/>
        <w:gridCol w:w="1684"/>
        <w:gridCol w:w="2427"/>
        <w:gridCol w:w="1842"/>
      </w:tblGrid>
      <w:tr w:rsidR="000E7101" w14:paraId="1662C03A" w14:textId="77777777">
        <w:trPr>
          <w:trHeight w:val="570"/>
        </w:trPr>
        <w:tc>
          <w:tcPr>
            <w:tcW w:w="961" w:type="dxa"/>
            <w:tcBorders>
              <w:top w:val="single" w:sz="8" w:space="0" w:color="auto"/>
              <w:left w:val="nil"/>
              <w:bottom w:val="single" w:sz="4" w:space="0" w:color="auto"/>
              <w:right w:val="nil"/>
            </w:tcBorders>
            <w:shd w:val="clear" w:color="auto" w:fill="auto"/>
            <w:vAlign w:val="bottom"/>
          </w:tcPr>
          <w:p w14:paraId="7FA2F35F" w14:textId="77777777" w:rsidR="000E7101" w:rsidRDefault="00000000">
            <w:pPr>
              <w:widowControl/>
              <w:wordWrap w:val="0"/>
              <w:jc w:val="center"/>
              <w:rPr>
                <w:rFonts w:eastAsiaTheme="majorEastAsia"/>
                <w:kern w:val="0"/>
                <w:szCs w:val="21"/>
              </w:rPr>
            </w:pPr>
            <w:r>
              <w:rPr>
                <w:rFonts w:eastAsiaTheme="majorEastAsia"/>
                <w:szCs w:val="21"/>
              </w:rPr>
              <w:t>特性</w:t>
            </w:r>
          </w:p>
        </w:tc>
        <w:tc>
          <w:tcPr>
            <w:tcW w:w="2016" w:type="dxa"/>
            <w:tcBorders>
              <w:top w:val="single" w:sz="8" w:space="0" w:color="auto"/>
              <w:left w:val="nil"/>
              <w:bottom w:val="single" w:sz="4" w:space="0" w:color="auto"/>
              <w:right w:val="nil"/>
            </w:tcBorders>
            <w:shd w:val="clear" w:color="auto" w:fill="auto"/>
            <w:vAlign w:val="bottom"/>
          </w:tcPr>
          <w:p w14:paraId="295F6ED0" w14:textId="77777777" w:rsidR="000E7101" w:rsidRDefault="00000000">
            <w:pPr>
              <w:wordWrap w:val="0"/>
              <w:jc w:val="center"/>
              <w:rPr>
                <w:rFonts w:eastAsiaTheme="majorEastAsia"/>
                <w:szCs w:val="21"/>
              </w:rPr>
            </w:pPr>
            <w:r>
              <w:rPr>
                <w:rFonts w:eastAsiaTheme="majorEastAsia"/>
                <w:szCs w:val="21"/>
              </w:rPr>
              <w:t>RDK X5 (Horizon)</w:t>
            </w:r>
          </w:p>
        </w:tc>
        <w:tc>
          <w:tcPr>
            <w:tcW w:w="1684" w:type="dxa"/>
            <w:tcBorders>
              <w:top w:val="single" w:sz="8" w:space="0" w:color="auto"/>
              <w:left w:val="nil"/>
              <w:bottom w:val="single" w:sz="4" w:space="0" w:color="auto"/>
              <w:right w:val="nil"/>
            </w:tcBorders>
            <w:shd w:val="clear" w:color="auto" w:fill="auto"/>
            <w:vAlign w:val="bottom"/>
          </w:tcPr>
          <w:p w14:paraId="4D2AD93C" w14:textId="77777777" w:rsidR="000E7101" w:rsidRDefault="00000000">
            <w:pPr>
              <w:wordWrap w:val="0"/>
              <w:jc w:val="center"/>
              <w:rPr>
                <w:rFonts w:eastAsiaTheme="majorEastAsia"/>
                <w:szCs w:val="21"/>
              </w:rPr>
            </w:pPr>
            <w:r>
              <w:rPr>
                <w:rFonts w:eastAsiaTheme="majorEastAsia"/>
                <w:szCs w:val="21"/>
              </w:rPr>
              <w:t>RV1126</w:t>
            </w:r>
          </w:p>
        </w:tc>
        <w:tc>
          <w:tcPr>
            <w:tcW w:w="2427" w:type="dxa"/>
            <w:tcBorders>
              <w:top w:val="single" w:sz="8" w:space="0" w:color="auto"/>
              <w:left w:val="nil"/>
              <w:bottom w:val="single" w:sz="4" w:space="0" w:color="auto"/>
              <w:right w:val="nil"/>
            </w:tcBorders>
            <w:shd w:val="clear" w:color="auto" w:fill="auto"/>
            <w:vAlign w:val="bottom"/>
          </w:tcPr>
          <w:p w14:paraId="7FDCAB0F" w14:textId="77777777" w:rsidR="000E7101" w:rsidRDefault="00000000">
            <w:pPr>
              <w:wordWrap w:val="0"/>
              <w:jc w:val="center"/>
              <w:rPr>
                <w:rFonts w:eastAsiaTheme="majorEastAsia"/>
                <w:szCs w:val="21"/>
              </w:rPr>
            </w:pPr>
            <w:r>
              <w:rPr>
                <w:rFonts w:eastAsiaTheme="majorEastAsia"/>
                <w:szCs w:val="21"/>
              </w:rPr>
              <w:t>K210 (Kendryte)</w:t>
            </w:r>
          </w:p>
        </w:tc>
        <w:tc>
          <w:tcPr>
            <w:tcW w:w="1842" w:type="dxa"/>
            <w:tcBorders>
              <w:top w:val="single" w:sz="8" w:space="0" w:color="auto"/>
              <w:left w:val="nil"/>
              <w:bottom w:val="single" w:sz="4" w:space="0" w:color="auto"/>
              <w:right w:val="nil"/>
            </w:tcBorders>
            <w:shd w:val="clear" w:color="auto" w:fill="auto"/>
            <w:vAlign w:val="bottom"/>
          </w:tcPr>
          <w:p w14:paraId="4F9B5D9A" w14:textId="77777777" w:rsidR="000E7101" w:rsidRDefault="00000000">
            <w:pPr>
              <w:wordWrap w:val="0"/>
              <w:jc w:val="center"/>
              <w:rPr>
                <w:rFonts w:eastAsiaTheme="majorEastAsia"/>
                <w:szCs w:val="21"/>
              </w:rPr>
            </w:pPr>
            <w:r>
              <w:rPr>
                <w:rFonts w:eastAsiaTheme="majorEastAsia"/>
                <w:szCs w:val="21"/>
              </w:rPr>
              <w:t>OpenMV Cam H7 (ST)</w:t>
            </w:r>
          </w:p>
        </w:tc>
      </w:tr>
      <w:tr w:rsidR="000E7101" w14:paraId="469DC556" w14:textId="77777777">
        <w:trPr>
          <w:trHeight w:val="570"/>
        </w:trPr>
        <w:tc>
          <w:tcPr>
            <w:tcW w:w="961" w:type="dxa"/>
            <w:tcBorders>
              <w:top w:val="nil"/>
              <w:left w:val="nil"/>
              <w:bottom w:val="nil"/>
              <w:right w:val="nil"/>
            </w:tcBorders>
            <w:shd w:val="clear" w:color="auto" w:fill="auto"/>
            <w:vAlign w:val="bottom"/>
          </w:tcPr>
          <w:p w14:paraId="65753E65" w14:textId="77777777" w:rsidR="000E7101" w:rsidRDefault="00000000">
            <w:pPr>
              <w:wordWrap w:val="0"/>
              <w:jc w:val="center"/>
              <w:rPr>
                <w:rFonts w:eastAsiaTheme="majorEastAsia"/>
                <w:szCs w:val="21"/>
              </w:rPr>
            </w:pPr>
            <w:r>
              <w:rPr>
                <w:rFonts w:eastAsiaTheme="majorEastAsia"/>
                <w:szCs w:val="21"/>
              </w:rPr>
              <w:t>AI</w:t>
            </w:r>
            <w:r>
              <w:rPr>
                <w:rFonts w:eastAsiaTheme="majorEastAsia"/>
                <w:szCs w:val="21"/>
              </w:rPr>
              <w:t>算力</w:t>
            </w:r>
          </w:p>
        </w:tc>
        <w:tc>
          <w:tcPr>
            <w:tcW w:w="2016" w:type="dxa"/>
            <w:tcBorders>
              <w:top w:val="nil"/>
              <w:left w:val="nil"/>
              <w:bottom w:val="nil"/>
              <w:right w:val="nil"/>
            </w:tcBorders>
            <w:shd w:val="clear" w:color="auto" w:fill="auto"/>
            <w:vAlign w:val="bottom"/>
          </w:tcPr>
          <w:p w14:paraId="5DE793EA" w14:textId="77777777" w:rsidR="000E7101" w:rsidRDefault="00000000">
            <w:pPr>
              <w:wordWrap w:val="0"/>
              <w:jc w:val="center"/>
              <w:rPr>
                <w:rFonts w:eastAsiaTheme="majorEastAsia"/>
                <w:szCs w:val="21"/>
              </w:rPr>
            </w:pPr>
            <w:r>
              <w:rPr>
                <w:rFonts w:eastAsiaTheme="majorEastAsia"/>
                <w:szCs w:val="21"/>
              </w:rPr>
              <w:t>10 TOPS (BPU, INT8)</w:t>
            </w:r>
          </w:p>
        </w:tc>
        <w:tc>
          <w:tcPr>
            <w:tcW w:w="1684" w:type="dxa"/>
            <w:tcBorders>
              <w:top w:val="nil"/>
              <w:left w:val="nil"/>
              <w:bottom w:val="nil"/>
              <w:right w:val="nil"/>
            </w:tcBorders>
            <w:shd w:val="clear" w:color="auto" w:fill="auto"/>
            <w:vAlign w:val="bottom"/>
          </w:tcPr>
          <w:p w14:paraId="18224F14" w14:textId="77777777" w:rsidR="000E7101" w:rsidRDefault="00000000">
            <w:pPr>
              <w:wordWrap w:val="0"/>
              <w:jc w:val="center"/>
              <w:rPr>
                <w:rFonts w:eastAsiaTheme="majorEastAsia"/>
                <w:szCs w:val="21"/>
              </w:rPr>
            </w:pPr>
            <w:r>
              <w:rPr>
                <w:rFonts w:eastAsiaTheme="majorEastAsia"/>
                <w:szCs w:val="21"/>
              </w:rPr>
              <w:t>2 TOPS (NPU, INT8)</w:t>
            </w:r>
          </w:p>
        </w:tc>
        <w:tc>
          <w:tcPr>
            <w:tcW w:w="2427" w:type="dxa"/>
            <w:tcBorders>
              <w:top w:val="nil"/>
              <w:left w:val="nil"/>
              <w:bottom w:val="nil"/>
              <w:right w:val="nil"/>
            </w:tcBorders>
            <w:shd w:val="clear" w:color="auto" w:fill="auto"/>
            <w:vAlign w:val="bottom"/>
          </w:tcPr>
          <w:p w14:paraId="77406849" w14:textId="77777777" w:rsidR="000E7101" w:rsidRDefault="00000000">
            <w:pPr>
              <w:wordWrap w:val="0"/>
              <w:jc w:val="center"/>
              <w:rPr>
                <w:rFonts w:eastAsiaTheme="majorEastAsia"/>
                <w:szCs w:val="21"/>
              </w:rPr>
            </w:pPr>
            <w:r>
              <w:rPr>
                <w:rFonts w:eastAsiaTheme="majorEastAsia"/>
                <w:szCs w:val="21"/>
              </w:rPr>
              <w:t>0.5 TOPS (KPU, INT8)</w:t>
            </w:r>
          </w:p>
        </w:tc>
        <w:tc>
          <w:tcPr>
            <w:tcW w:w="1842" w:type="dxa"/>
            <w:tcBorders>
              <w:top w:val="nil"/>
              <w:left w:val="nil"/>
              <w:bottom w:val="nil"/>
              <w:right w:val="nil"/>
            </w:tcBorders>
            <w:shd w:val="clear" w:color="auto" w:fill="auto"/>
            <w:vAlign w:val="bottom"/>
          </w:tcPr>
          <w:p w14:paraId="7CEDB74B" w14:textId="77777777" w:rsidR="000E7101" w:rsidRDefault="00000000">
            <w:pPr>
              <w:wordWrap w:val="0"/>
              <w:jc w:val="center"/>
              <w:rPr>
                <w:rFonts w:eastAsiaTheme="majorEastAsia"/>
                <w:szCs w:val="21"/>
              </w:rPr>
            </w:pPr>
            <w:r>
              <w:rPr>
                <w:rFonts w:eastAsiaTheme="majorEastAsia"/>
                <w:szCs w:val="21"/>
              </w:rPr>
              <w:t>无专用</w:t>
            </w:r>
            <w:r>
              <w:rPr>
                <w:rFonts w:eastAsiaTheme="majorEastAsia"/>
                <w:szCs w:val="21"/>
              </w:rPr>
              <w:t>NPU</w:t>
            </w:r>
            <w:r>
              <w:rPr>
                <w:rFonts w:eastAsiaTheme="majorEastAsia"/>
                <w:szCs w:val="21"/>
              </w:rPr>
              <w:t>（依赖</w:t>
            </w:r>
            <w:r>
              <w:rPr>
                <w:rFonts w:eastAsiaTheme="majorEastAsia"/>
                <w:szCs w:val="21"/>
              </w:rPr>
              <w:t>CPU</w:t>
            </w:r>
            <w:r>
              <w:rPr>
                <w:rFonts w:eastAsiaTheme="majorEastAsia"/>
                <w:szCs w:val="21"/>
              </w:rPr>
              <w:t>计算）</w:t>
            </w:r>
          </w:p>
        </w:tc>
      </w:tr>
      <w:tr w:rsidR="000E7101" w14:paraId="292DD8F3" w14:textId="77777777">
        <w:trPr>
          <w:trHeight w:val="570"/>
        </w:trPr>
        <w:tc>
          <w:tcPr>
            <w:tcW w:w="961" w:type="dxa"/>
            <w:tcBorders>
              <w:top w:val="nil"/>
              <w:left w:val="nil"/>
              <w:bottom w:val="nil"/>
              <w:right w:val="nil"/>
            </w:tcBorders>
            <w:shd w:val="clear" w:color="auto" w:fill="auto"/>
            <w:vAlign w:val="bottom"/>
          </w:tcPr>
          <w:p w14:paraId="2DA84F48" w14:textId="77777777" w:rsidR="000E7101" w:rsidRDefault="00000000">
            <w:pPr>
              <w:wordWrap w:val="0"/>
              <w:jc w:val="center"/>
              <w:rPr>
                <w:rFonts w:eastAsiaTheme="majorEastAsia"/>
                <w:szCs w:val="21"/>
              </w:rPr>
            </w:pPr>
            <w:r>
              <w:rPr>
                <w:rFonts w:eastAsiaTheme="majorEastAsia"/>
                <w:szCs w:val="21"/>
              </w:rPr>
              <w:t>CPU</w:t>
            </w:r>
          </w:p>
        </w:tc>
        <w:tc>
          <w:tcPr>
            <w:tcW w:w="2016" w:type="dxa"/>
            <w:tcBorders>
              <w:top w:val="nil"/>
              <w:left w:val="nil"/>
              <w:bottom w:val="nil"/>
              <w:right w:val="nil"/>
            </w:tcBorders>
            <w:shd w:val="clear" w:color="auto" w:fill="auto"/>
            <w:vAlign w:val="bottom"/>
          </w:tcPr>
          <w:p w14:paraId="2CF64B3C" w14:textId="77777777" w:rsidR="000E7101" w:rsidRDefault="00000000">
            <w:pPr>
              <w:wordWrap w:val="0"/>
              <w:jc w:val="center"/>
              <w:rPr>
                <w:rFonts w:eastAsiaTheme="majorEastAsia"/>
                <w:szCs w:val="21"/>
              </w:rPr>
            </w:pPr>
            <w:r>
              <w:rPr>
                <w:rFonts w:eastAsiaTheme="majorEastAsia"/>
                <w:szCs w:val="21"/>
              </w:rPr>
              <w:t>4</w:t>
            </w:r>
            <w:r>
              <w:rPr>
                <w:rFonts w:eastAsiaTheme="majorEastAsia"/>
                <w:szCs w:val="21"/>
              </w:rPr>
              <w:t>核</w:t>
            </w:r>
            <w:r>
              <w:rPr>
                <w:rFonts w:eastAsiaTheme="majorEastAsia"/>
                <w:szCs w:val="21"/>
              </w:rPr>
              <w:t xml:space="preserve"> Cortex-A55 (1.5GHz)</w:t>
            </w:r>
          </w:p>
        </w:tc>
        <w:tc>
          <w:tcPr>
            <w:tcW w:w="1684" w:type="dxa"/>
            <w:tcBorders>
              <w:top w:val="nil"/>
              <w:left w:val="nil"/>
              <w:bottom w:val="nil"/>
              <w:right w:val="nil"/>
            </w:tcBorders>
            <w:shd w:val="clear" w:color="auto" w:fill="auto"/>
            <w:vAlign w:val="bottom"/>
          </w:tcPr>
          <w:p w14:paraId="7FB0FA9C" w14:textId="77777777" w:rsidR="000E7101" w:rsidRDefault="00000000">
            <w:pPr>
              <w:wordWrap w:val="0"/>
              <w:jc w:val="center"/>
              <w:rPr>
                <w:rFonts w:eastAsiaTheme="majorEastAsia"/>
                <w:szCs w:val="21"/>
              </w:rPr>
            </w:pPr>
            <w:r>
              <w:rPr>
                <w:rFonts w:eastAsiaTheme="majorEastAsia"/>
                <w:szCs w:val="21"/>
              </w:rPr>
              <w:t>双核</w:t>
            </w:r>
            <w:r>
              <w:rPr>
                <w:rFonts w:eastAsiaTheme="majorEastAsia"/>
                <w:szCs w:val="21"/>
              </w:rPr>
              <w:t xml:space="preserve"> Cortex-A7 + RISC-V</w:t>
            </w:r>
          </w:p>
        </w:tc>
        <w:tc>
          <w:tcPr>
            <w:tcW w:w="2427" w:type="dxa"/>
            <w:tcBorders>
              <w:top w:val="nil"/>
              <w:left w:val="nil"/>
              <w:bottom w:val="nil"/>
              <w:right w:val="nil"/>
            </w:tcBorders>
            <w:shd w:val="clear" w:color="auto" w:fill="auto"/>
            <w:vAlign w:val="bottom"/>
          </w:tcPr>
          <w:p w14:paraId="438B2D41" w14:textId="77777777" w:rsidR="000E7101" w:rsidRDefault="00000000">
            <w:pPr>
              <w:wordWrap w:val="0"/>
              <w:jc w:val="center"/>
              <w:rPr>
                <w:rFonts w:eastAsiaTheme="majorEastAsia"/>
                <w:szCs w:val="21"/>
              </w:rPr>
            </w:pPr>
            <w:r>
              <w:rPr>
                <w:rFonts w:eastAsiaTheme="majorEastAsia"/>
                <w:szCs w:val="21"/>
              </w:rPr>
              <w:t>双核</w:t>
            </w:r>
            <w:r>
              <w:rPr>
                <w:rFonts w:eastAsiaTheme="majorEastAsia"/>
                <w:szCs w:val="21"/>
              </w:rPr>
              <w:t xml:space="preserve"> RISC-V (400MHz)</w:t>
            </w:r>
          </w:p>
        </w:tc>
        <w:tc>
          <w:tcPr>
            <w:tcW w:w="1842" w:type="dxa"/>
            <w:tcBorders>
              <w:top w:val="nil"/>
              <w:left w:val="nil"/>
              <w:bottom w:val="nil"/>
              <w:right w:val="nil"/>
            </w:tcBorders>
            <w:shd w:val="clear" w:color="auto" w:fill="auto"/>
            <w:vAlign w:val="bottom"/>
          </w:tcPr>
          <w:p w14:paraId="4D53F6BF" w14:textId="77777777" w:rsidR="000E7101" w:rsidRDefault="00000000">
            <w:pPr>
              <w:wordWrap w:val="0"/>
              <w:jc w:val="center"/>
              <w:rPr>
                <w:rFonts w:eastAsiaTheme="majorEastAsia"/>
                <w:szCs w:val="21"/>
              </w:rPr>
            </w:pPr>
            <w:r>
              <w:rPr>
                <w:rFonts w:eastAsiaTheme="majorEastAsia"/>
                <w:szCs w:val="21"/>
              </w:rPr>
              <w:t>Cortex-M7 (480MHz)</w:t>
            </w:r>
          </w:p>
        </w:tc>
      </w:tr>
      <w:tr w:rsidR="000E7101" w14:paraId="082B7077" w14:textId="77777777">
        <w:trPr>
          <w:trHeight w:val="570"/>
        </w:trPr>
        <w:tc>
          <w:tcPr>
            <w:tcW w:w="961" w:type="dxa"/>
            <w:tcBorders>
              <w:top w:val="nil"/>
              <w:left w:val="nil"/>
              <w:bottom w:val="nil"/>
              <w:right w:val="nil"/>
            </w:tcBorders>
            <w:shd w:val="clear" w:color="auto" w:fill="auto"/>
            <w:vAlign w:val="bottom"/>
          </w:tcPr>
          <w:p w14:paraId="5EE8BAC4" w14:textId="77777777" w:rsidR="000E7101" w:rsidRDefault="00000000">
            <w:pPr>
              <w:wordWrap w:val="0"/>
              <w:jc w:val="center"/>
              <w:rPr>
                <w:rFonts w:eastAsiaTheme="majorEastAsia"/>
                <w:szCs w:val="21"/>
              </w:rPr>
            </w:pPr>
            <w:r>
              <w:rPr>
                <w:rFonts w:eastAsiaTheme="majorEastAsia"/>
                <w:szCs w:val="21"/>
              </w:rPr>
              <w:t>内存</w:t>
            </w:r>
          </w:p>
        </w:tc>
        <w:tc>
          <w:tcPr>
            <w:tcW w:w="2016" w:type="dxa"/>
            <w:tcBorders>
              <w:top w:val="nil"/>
              <w:left w:val="nil"/>
              <w:bottom w:val="nil"/>
              <w:right w:val="nil"/>
            </w:tcBorders>
            <w:shd w:val="clear" w:color="auto" w:fill="auto"/>
            <w:vAlign w:val="bottom"/>
          </w:tcPr>
          <w:p w14:paraId="2151DEE6" w14:textId="77777777" w:rsidR="000E7101" w:rsidRDefault="00000000">
            <w:pPr>
              <w:wordWrap w:val="0"/>
              <w:jc w:val="center"/>
              <w:rPr>
                <w:rFonts w:eastAsiaTheme="majorEastAsia"/>
                <w:szCs w:val="21"/>
              </w:rPr>
            </w:pPr>
            <w:r>
              <w:rPr>
                <w:rFonts w:eastAsiaTheme="majorEastAsia"/>
                <w:szCs w:val="21"/>
              </w:rPr>
              <w:t>4GB/8GB LPDDR4x</w:t>
            </w:r>
          </w:p>
        </w:tc>
        <w:tc>
          <w:tcPr>
            <w:tcW w:w="1684" w:type="dxa"/>
            <w:tcBorders>
              <w:top w:val="nil"/>
              <w:left w:val="nil"/>
              <w:bottom w:val="nil"/>
              <w:right w:val="nil"/>
            </w:tcBorders>
            <w:shd w:val="clear" w:color="auto" w:fill="auto"/>
            <w:vAlign w:val="bottom"/>
          </w:tcPr>
          <w:p w14:paraId="5CE0F465" w14:textId="77777777" w:rsidR="000E7101" w:rsidRDefault="00000000">
            <w:pPr>
              <w:wordWrap w:val="0"/>
              <w:jc w:val="center"/>
              <w:rPr>
                <w:rFonts w:eastAsiaTheme="majorEastAsia"/>
                <w:szCs w:val="21"/>
              </w:rPr>
            </w:pPr>
            <w:r>
              <w:rPr>
                <w:rFonts w:eastAsiaTheme="majorEastAsia"/>
                <w:szCs w:val="21"/>
              </w:rPr>
              <w:t>1-2GB DDR3 + 16MB Flash</w:t>
            </w:r>
          </w:p>
        </w:tc>
        <w:tc>
          <w:tcPr>
            <w:tcW w:w="2427" w:type="dxa"/>
            <w:tcBorders>
              <w:top w:val="nil"/>
              <w:left w:val="nil"/>
              <w:bottom w:val="nil"/>
              <w:right w:val="nil"/>
            </w:tcBorders>
            <w:shd w:val="clear" w:color="auto" w:fill="auto"/>
            <w:vAlign w:val="bottom"/>
          </w:tcPr>
          <w:p w14:paraId="3D0CB489" w14:textId="77777777" w:rsidR="000E7101" w:rsidRDefault="00000000">
            <w:pPr>
              <w:wordWrap w:val="0"/>
              <w:jc w:val="center"/>
              <w:rPr>
                <w:rFonts w:eastAsiaTheme="majorEastAsia"/>
                <w:szCs w:val="21"/>
              </w:rPr>
            </w:pPr>
            <w:r>
              <w:rPr>
                <w:rFonts w:eastAsiaTheme="majorEastAsia"/>
                <w:szCs w:val="21"/>
              </w:rPr>
              <w:t>8MB SRAM + 16MB Flash</w:t>
            </w:r>
          </w:p>
        </w:tc>
        <w:tc>
          <w:tcPr>
            <w:tcW w:w="1842" w:type="dxa"/>
            <w:tcBorders>
              <w:top w:val="nil"/>
              <w:left w:val="nil"/>
              <w:bottom w:val="nil"/>
              <w:right w:val="nil"/>
            </w:tcBorders>
            <w:shd w:val="clear" w:color="auto" w:fill="auto"/>
            <w:vAlign w:val="bottom"/>
          </w:tcPr>
          <w:p w14:paraId="2B76D08D" w14:textId="77777777" w:rsidR="000E7101" w:rsidRDefault="00000000">
            <w:pPr>
              <w:wordWrap w:val="0"/>
              <w:jc w:val="center"/>
              <w:rPr>
                <w:rFonts w:eastAsiaTheme="majorEastAsia"/>
                <w:szCs w:val="21"/>
              </w:rPr>
            </w:pPr>
            <w:r>
              <w:rPr>
                <w:rFonts w:eastAsiaTheme="majorEastAsia"/>
                <w:szCs w:val="21"/>
              </w:rPr>
              <w:t>1MB SRAM + 2MB Flash</w:t>
            </w:r>
          </w:p>
        </w:tc>
      </w:tr>
      <w:tr w:rsidR="000E7101" w14:paraId="2A9A25FA" w14:textId="77777777">
        <w:trPr>
          <w:trHeight w:val="570"/>
        </w:trPr>
        <w:tc>
          <w:tcPr>
            <w:tcW w:w="961" w:type="dxa"/>
            <w:tcBorders>
              <w:top w:val="nil"/>
              <w:left w:val="nil"/>
              <w:bottom w:val="nil"/>
              <w:right w:val="nil"/>
            </w:tcBorders>
            <w:shd w:val="clear" w:color="auto" w:fill="auto"/>
            <w:vAlign w:val="bottom"/>
          </w:tcPr>
          <w:p w14:paraId="05864466" w14:textId="77777777" w:rsidR="000E7101" w:rsidRDefault="00000000">
            <w:pPr>
              <w:wordWrap w:val="0"/>
              <w:jc w:val="center"/>
              <w:rPr>
                <w:rFonts w:eastAsiaTheme="majorEastAsia"/>
                <w:szCs w:val="21"/>
              </w:rPr>
            </w:pPr>
            <w:r>
              <w:rPr>
                <w:rFonts w:eastAsiaTheme="majorEastAsia"/>
                <w:szCs w:val="21"/>
              </w:rPr>
              <w:t>存储</w:t>
            </w:r>
          </w:p>
        </w:tc>
        <w:tc>
          <w:tcPr>
            <w:tcW w:w="2016" w:type="dxa"/>
            <w:tcBorders>
              <w:top w:val="nil"/>
              <w:left w:val="nil"/>
              <w:bottom w:val="nil"/>
              <w:right w:val="nil"/>
            </w:tcBorders>
            <w:shd w:val="clear" w:color="auto" w:fill="auto"/>
            <w:vAlign w:val="bottom"/>
          </w:tcPr>
          <w:p w14:paraId="0AFAB541" w14:textId="77777777" w:rsidR="000E7101" w:rsidRDefault="00000000">
            <w:pPr>
              <w:wordWrap w:val="0"/>
              <w:jc w:val="center"/>
              <w:rPr>
                <w:rFonts w:eastAsiaTheme="majorEastAsia"/>
                <w:szCs w:val="21"/>
              </w:rPr>
            </w:pPr>
            <w:r>
              <w:rPr>
                <w:rFonts w:eastAsiaTheme="majorEastAsia"/>
                <w:szCs w:val="21"/>
              </w:rPr>
              <w:t>32GB/64GB eMMC</w:t>
            </w:r>
          </w:p>
        </w:tc>
        <w:tc>
          <w:tcPr>
            <w:tcW w:w="1684" w:type="dxa"/>
            <w:tcBorders>
              <w:top w:val="nil"/>
              <w:left w:val="nil"/>
              <w:bottom w:val="nil"/>
              <w:right w:val="nil"/>
            </w:tcBorders>
            <w:shd w:val="clear" w:color="auto" w:fill="auto"/>
            <w:vAlign w:val="bottom"/>
          </w:tcPr>
          <w:p w14:paraId="4F083AEE" w14:textId="77777777" w:rsidR="000E7101" w:rsidRDefault="00000000">
            <w:pPr>
              <w:wordWrap w:val="0"/>
              <w:jc w:val="center"/>
              <w:rPr>
                <w:rFonts w:eastAsiaTheme="majorEastAsia"/>
                <w:szCs w:val="21"/>
              </w:rPr>
            </w:pPr>
            <w:r>
              <w:rPr>
                <w:rFonts w:eastAsiaTheme="majorEastAsia"/>
                <w:szCs w:val="21"/>
              </w:rPr>
              <w:t>支持</w:t>
            </w:r>
            <w:r>
              <w:rPr>
                <w:rFonts w:eastAsiaTheme="majorEastAsia"/>
                <w:szCs w:val="21"/>
              </w:rPr>
              <w:t>MicroSD</w:t>
            </w:r>
            <w:r>
              <w:rPr>
                <w:rFonts w:eastAsiaTheme="majorEastAsia"/>
                <w:szCs w:val="21"/>
              </w:rPr>
              <w:t>卡扩展</w:t>
            </w:r>
          </w:p>
        </w:tc>
        <w:tc>
          <w:tcPr>
            <w:tcW w:w="2427" w:type="dxa"/>
            <w:tcBorders>
              <w:top w:val="nil"/>
              <w:left w:val="nil"/>
              <w:bottom w:val="nil"/>
              <w:right w:val="nil"/>
            </w:tcBorders>
            <w:shd w:val="clear" w:color="auto" w:fill="auto"/>
            <w:vAlign w:val="bottom"/>
          </w:tcPr>
          <w:p w14:paraId="09C99EC5" w14:textId="77777777" w:rsidR="000E7101" w:rsidRDefault="00000000">
            <w:pPr>
              <w:wordWrap w:val="0"/>
              <w:jc w:val="center"/>
              <w:rPr>
                <w:rFonts w:eastAsiaTheme="majorEastAsia"/>
                <w:szCs w:val="21"/>
              </w:rPr>
            </w:pPr>
            <w:r>
              <w:rPr>
                <w:rFonts w:eastAsiaTheme="majorEastAsia"/>
                <w:szCs w:val="21"/>
              </w:rPr>
              <w:t>支持</w:t>
            </w:r>
            <w:r>
              <w:rPr>
                <w:rFonts w:eastAsiaTheme="majorEastAsia"/>
                <w:szCs w:val="21"/>
              </w:rPr>
              <w:t>MicroSD</w:t>
            </w:r>
            <w:r>
              <w:rPr>
                <w:rFonts w:eastAsiaTheme="majorEastAsia"/>
                <w:szCs w:val="21"/>
              </w:rPr>
              <w:t>卡扩展</w:t>
            </w:r>
          </w:p>
        </w:tc>
        <w:tc>
          <w:tcPr>
            <w:tcW w:w="1842" w:type="dxa"/>
            <w:tcBorders>
              <w:top w:val="nil"/>
              <w:left w:val="nil"/>
              <w:bottom w:val="nil"/>
              <w:right w:val="nil"/>
            </w:tcBorders>
            <w:shd w:val="clear" w:color="auto" w:fill="auto"/>
            <w:vAlign w:val="bottom"/>
          </w:tcPr>
          <w:p w14:paraId="16DCAB09" w14:textId="77777777" w:rsidR="000E7101" w:rsidRDefault="00000000">
            <w:pPr>
              <w:wordWrap w:val="0"/>
              <w:jc w:val="center"/>
              <w:rPr>
                <w:rFonts w:eastAsiaTheme="majorEastAsia"/>
                <w:szCs w:val="21"/>
              </w:rPr>
            </w:pPr>
            <w:r>
              <w:rPr>
                <w:rFonts w:eastAsiaTheme="majorEastAsia"/>
                <w:szCs w:val="21"/>
              </w:rPr>
              <w:t>支持</w:t>
            </w:r>
            <w:r>
              <w:rPr>
                <w:rFonts w:eastAsiaTheme="majorEastAsia"/>
                <w:szCs w:val="21"/>
              </w:rPr>
              <w:t>MicroSD</w:t>
            </w:r>
            <w:r>
              <w:rPr>
                <w:rFonts w:eastAsiaTheme="majorEastAsia"/>
                <w:szCs w:val="21"/>
              </w:rPr>
              <w:t>卡扩展</w:t>
            </w:r>
          </w:p>
        </w:tc>
      </w:tr>
      <w:tr w:rsidR="000E7101" w14:paraId="0169B202" w14:textId="77777777">
        <w:trPr>
          <w:trHeight w:val="570"/>
        </w:trPr>
        <w:tc>
          <w:tcPr>
            <w:tcW w:w="961" w:type="dxa"/>
            <w:tcBorders>
              <w:top w:val="nil"/>
              <w:left w:val="nil"/>
              <w:bottom w:val="nil"/>
              <w:right w:val="nil"/>
            </w:tcBorders>
            <w:shd w:val="clear" w:color="auto" w:fill="auto"/>
            <w:vAlign w:val="bottom"/>
          </w:tcPr>
          <w:p w14:paraId="76AFBA03" w14:textId="77777777" w:rsidR="000E7101" w:rsidRDefault="00000000">
            <w:pPr>
              <w:wordWrap w:val="0"/>
              <w:jc w:val="center"/>
              <w:rPr>
                <w:rFonts w:eastAsiaTheme="majorEastAsia"/>
                <w:szCs w:val="21"/>
              </w:rPr>
            </w:pPr>
            <w:r>
              <w:rPr>
                <w:rFonts w:eastAsiaTheme="majorEastAsia"/>
                <w:szCs w:val="21"/>
              </w:rPr>
              <w:t>摄像头接口</w:t>
            </w:r>
          </w:p>
        </w:tc>
        <w:tc>
          <w:tcPr>
            <w:tcW w:w="2016" w:type="dxa"/>
            <w:tcBorders>
              <w:top w:val="nil"/>
              <w:left w:val="nil"/>
              <w:bottom w:val="nil"/>
              <w:right w:val="nil"/>
            </w:tcBorders>
            <w:shd w:val="clear" w:color="auto" w:fill="auto"/>
            <w:vAlign w:val="bottom"/>
          </w:tcPr>
          <w:p w14:paraId="4E800F42" w14:textId="77777777" w:rsidR="000E7101" w:rsidRDefault="00000000">
            <w:pPr>
              <w:wordWrap w:val="0"/>
              <w:jc w:val="center"/>
              <w:rPr>
                <w:rFonts w:eastAsiaTheme="majorEastAsia"/>
                <w:szCs w:val="21"/>
              </w:rPr>
            </w:pPr>
            <w:r>
              <w:rPr>
                <w:rFonts w:eastAsiaTheme="majorEastAsia"/>
                <w:szCs w:val="21"/>
              </w:rPr>
              <w:t>多路</w:t>
            </w:r>
            <w:r>
              <w:rPr>
                <w:rFonts w:eastAsiaTheme="majorEastAsia"/>
                <w:szCs w:val="21"/>
              </w:rPr>
              <w:t>MIPI-CSI</w:t>
            </w:r>
          </w:p>
        </w:tc>
        <w:tc>
          <w:tcPr>
            <w:tcW w:w="1684" w:type="dxa"/>
            <w:tcBorders>
              <w:top w:val="nil"/>
              <w:left w:val="nil"/>
              <w:bottom w:val="nil"/>
              <w:right w:val="nil"/>
            </w:tcBorders>
            <w:shd w:val="clear" w:color="auto" w:fill="auto"/>
            <w:vAlign w:val="bottom"/>
          </w:tcPr>
          <w:p w14:paraId="21D62EB8" w14:textId="77777777" w:rsidR="000E7101" w:rsidRDefault="00000000">
            <w:pPr>
              <w:wordWrap w:val="0"/>
              <w:jc w:val="center"/>
              <w:rPr>
                <w:rFonts w:eastAsiaTheme="majorEastAsia"/>
                <w:szCs w:val="21"/>
              </w:rPr>
            </w:pPr>
            <w:r>
              <w:rPr>
                <w:rFonts w:eastAsiaTheme="majorEastAsia"/>
                <w:szCs w:val="21"/>
              </w:rPr>
              <w:t>3TOPS ISP</w:t>
            </w:r>
            <w:r>
              <w:rPr>
                <w:rFonts w:eastAsiaTheme="majorEastAsia"/>
                <w:szCs w:val="21"/>
              </w:rPr>
              <w:t>（多摄像头）</w:t>
            </w:r>
          </w:p>
        </w:tc>
        <w:tc>
          <w:tcPr>
            <w:tcW w:w="2427" w:type="dxa"/>
            <w:tcBorders>
              <w:top w:val="nil"/>
              <w:left w:val="nil"/>
              <w:bottom w:val="nil"/>
              <w:right w:val="nil"/>
            </w:tcBorders>
            <w:shd w:val="clear" w:color="auto" w:fill="auto"/>
            <w:vAlign w:val="bottom"/>
          </w:tcPr>
          <w:p w14:paraId="30CB1738" w14:textId="77777777" w:rsidR="000E7101" w:rsidRDefault="00000000">
            <w:pPr>
              <w:wordWrap w:val="0"/>
              <w:jc w:val="center"/>
              <w:rPr>
                <w:rFonts w:eastAsiaTheme="majorEastAsia"/>
                <w:szCs w:val="21"/>
              </w:rPr>
            </w:pPr>
            <w:r>
              <w:rPr>
                <w:rFonts w:eastAsiaTheme="majorEastAsia"/>
                <w:szCs w:val="21"/>
              </w:rPr>
              <w:t>单路</w:t>
            </w:r>
            <w:r>
              <w:rPr>
                <w:rFonts w:eastAsiaTheme="majorEastAsia"/>
                <w:szCs w:val="21"/>
              </w:rPr>
              <w:t>DVP</w:t>
            </w:r>
          </w:p>
        </w:tc>
        <w:tc>
          <w:tcPr>
            <w:tcW w:w="1842" w:type="dxa"/>
            <w:tcBorders>
              <w:top w:val="nil"/>
              <w:left w:val="nil"/>
              <w:bottom w:val="nil"/>
              <w:right w:val="nil"/>
            </w:tcBorders>
            <w:shd w:val="clear" w:color="auto" w:fill="auto"/>
            <w:vAlign w:val="bottom"/>
          </w:tcPr>
          <w:p w14:paraId="7A469908" w14:textId="77777777" w:rsidR="000E7101" w:rsidRDefault="00000000">
            <w:pPr>
              <w:wordWrap w:val="0"/>
              <w:jc w:val="center"/>
              <w:rPr>
                <w:rFonts w:eastAsiaTheme="majorEastAsia"/>
                <w:szCs w:val="21"/>
              </w:rPr>
            </w:pPr>
            <w:r>
              <w:rPr>
                <w:rFonts w:eastAsiaTheme="majorEastAsia"/>
                <w:szCs w:val="21"/>
              </w:rPr>
              <w:t>单路</w:t>
            </w:r>
            <w:r>
              <w:rPr>
                <w:rFonts w:eastAsiaTheme="majorEastAsia"/>
                <w:szCs w:val="21"/>
              </w:rPr>
              <w:t>DVP</w:t>
            </w:r>
            <w:r>
              <w:rPr>
                <w:rFonts w:eastAsiaTheme="majorEastAsia"/>
                <w:szCs w:val="21"/>
              </w:rPr>
              <w:t>（最高</w:t>
            </w:r>
            <w:r>
              <w:rPr>
                <w:rFonts w:eastAsiaTheme="majorEastAsia"/>
                <w:szCs w:val="21"/>
              </w:rPr>
              <w:t>1MP</w:t>
            </w:r>
            <w:r>
              <w:rPr>
                <w:rFonts w:eastAsiaTheme="majorEastAsia"/>
                <w:szCs w:val="21"/>
              </w:rPr>
              <w:t>分辨率）</w:t>
            </w:r>
          </w:p>
        </w:tc>
      </w:tr>
      <w:tr w:rsidR="000E7101" w14:paraId="2BFFB450" w14:textId="77777777">
        <w:trPr>
          <w:trHeight w:val="285"/>
        </w:trPr>
        <w:tc>
          <w:tcPr>
            <w:tcW w:w="961" w:type="dxa"/>
            <w:tcBorders>
              <w:top w:val="nil"/>
              <w:left w:val="nil"/>
              <w:bottom w:val="nil"/>
              <w:right w:val="nil"/>
            </w:tcBorders>
            <w:shd w:val="clear" w:color="auto" w:fill="auto"/>
            <w:vAlign w:val="bottom"/>
          </w:tcPr>
          <w:p w14:paraId="4EDEB1FF" w14:textId="77777777" w:rsidR="000E7101" w:rsidRDefault="00000000">
            <w:pPr>
              <w:wordWrap w:val="0"/>
              <w:jc w:val="center"/>
              <w:rPr>
                <w:rFonts w:eastAsiaTheme="majorEastAsia"/>
                <w:szCs w:val="21"/>
              </w:rPr>
            </w:pPr>
            <w:r>
              <w:rPr>
                <w:rFonts w:eastAsiaTheme="majorEastAsia"/>
                <w:szCs w:val="21"/>
              </w:rPr>
              <w:t>典型功耗</w:t>
            </w:r>
          </w:p>
        </w:tc>
        <w:tc>
          <w:tcPr>
            <w:tcW w:w="2016" w:type="dxa"/>
            <w:tcBorders>
              <w:top w:val="nil"/>
              <w:left w:val="nil"/>
              <w:bottom w:val="nil"/>
              <w:right w:val="nil"/>
            </w:tcBorders>
            <w:shd w:val="clear" w:color="auto" w:fill="auto"/>
            <w:vAlign w:val="bottom"/>
          </w:tcPr>
          <w:p w14:paraId="505F511D" w14:textId="77777777" w:rsidR="000E7101" w:rsidRDefault="00000000">
            <w:pPr>
              <w:wordWrap w:val="0"/>
              <w:jc w:val="center"/>
              <w:rPr>
                <w:rFonts w:eastAsiaTheme="majorEastAsia"/>
                <w:szCs w:val="21"/>
              </w:rPr>
            </w:pPr>
            <w:r>
              <w:rPr>
                <w:rFonts w:eastAsiaTheme="majorEastAsia"/>
                <w:szCs w:val="21"/>
              </w:rPr>
              <w:t>&lt;10W</w:t>
            </w:r>
          </w:p>
        </w:tc>
        <w:tc>
          <w:tcPr>
            <w:tcW w:w="1684" w:type="dxa"/>
            <w:tcBorders>
              <w:top w:val="nil"/>
              <w:left w:val="nil"/>
              <w:bottom w:val="nil"/>
              <w:right w:val="nil"/>
            </w:tcBorders>
            <w:shd w:val="clear" w:color="auto" w:fill="auto"/>
            <w:vAlign w:val="bottom"/>
          </w:tcPr>
          <w:p w14:paraId="73B7A3CB" w14:textId="77777777" w:rsidR="000E7101" w:rsidRDefault="00000000">
            <w:pPr>
              <w:wordWrap w:val="0"/>
              <w:jc w:val="center"/>
              <w:rPr>
                <w:rFonts w:eastAsiaTheme="majorEastAsia"/>
                <w:szCs w:val="21"/>
              </w:rPr>
            </w:pPr>
            <w:r>
              <w:rPr>
                <w:rFonts w:eastAsiaTheme="majorEastAsia"/>
                <w:szCs w:val="21"/>
              </w:rPr>
              <w:t>1.5W~3W</w:t>
            </w:r>
          </w:p>
        </w:tc>
        <w:tc>
          <w:tcPr>
            <w:tcW w:w="2427" w:type="dxa"/>
            <w:tcBorders>
              <w:top w:val="nil"/>
              <w:left w:val="nil"/>
              <w:bottom w:val="nil"/>
              <w:right w:val="nil"/>
            </w:tcBorders>
            <w:shd w:val="clear" w:color="auto" w:fill="auto"/>
            <w:vAlign w:val="bottom"/>
          </w:tcPr>
          <w:p w14:paraId="67138FEA" w14:textId="77777777" w:rsidR="000E7101" w:rsidRDefault="00000000">
            <w:pPr>
              <w:wordWrap w:val="0"/>
              <w:jc w:val="center"/>
              <w:rPr>
                <w:rFonts w:eastAsiaTheme="majorEastAsia"/>
                <w:szCs w:val="21"/>
              </w:rPr>
            </w:pPr>
            <w:r>
              <w:rPr>
                <w:rFonts w:eastAsiaTheme="majorEastAsia"/>
                <w:szCs w:val="21"/>
              </w:rPr>
              <w:t>&lt;1W</w:t>
            </w:r>
          </w:p>
        </w:tc>
        <w:tc>
          <w:tcPr>
            <w:tcW w:w="1842" w:type="dxa"/>
            <w:tcBorders>
              <w:top w:val="nil"/>
              <w:left w:val="nil"/>
              <w:bottom w:val="nil"/>
              <w:right w:val="nil"/>
            </w:tcBorders>
            <w:shd w:val="clear" w:color="auto" w:fill="auto"/>
            <w:vAlign w:val="bottom"/>
          </w:tcPr>
          <w:p w14:paraId="7484F6DF" w14:textId="77777777" w:rsidR="000E7101" w:rsidRDefault="00000000">
            <w:pPr>
              <w:wordWrap w:val="0"/>
              <w:jc w:val="center"/>
              <w:rPr>
                <w:rFonts w:eastAsiaTheme="majorEastAsia"/>
                <w:szCs w:val="21"/>
              </w:rPr>
            </w:pPr>
            <w:r>
              <w:rPr>
                <w:rFonts w:eastAsiaTheme="majorEastAsia"/>
                <w:szCs w:val="21"/>
              </w:rPr>
              <w:t>&lt;0.5W</w:t>
            </w:r>
          </w:p>
        </w:tc>
      </w:tr>
      <w:tr w:rsidR="000E7101" w14:paraId="053FF387" w14:textId="77777777">
        <w:trPr>
          <w:trHeight w:val="870"/>
        </w:trPr>
        <w:tc>
          <w:tcPr>
            <w:tcW w:w="961" w:type="dxa"/>
            <w:tcBorders>
              <w:top w:val="nil"/>
              <w:left w:val="nil"/>
              <w:bottom w:val="single" w:sz="8" w:space="0" w:color="auto"/>
              <w:right w:val="nil"/>
            </w:tcBorders>
            <w:shd w:val="clear" w:color="auto" w:fill="auto"/>
            <w:vAlign w:val="bottom"/>
          </w:tcPr>
          <w:p w14:paraId="0BB518BD" w14:textId="77777777" w:rsidR="000E7101" w:rsidRDefault="00000000">
            <w:pPr>
              <w:wordWrap w:val="0"/>
              <w:jc w:val="center"/>
              <w:rPr>
                <w:rFonts w:eastAsiaTheme="majorEastAsia"/>
                <w:szCs w:val="21"/>
              </w:rPr>
            </w:pPr>
            <w:r>
              <w:rPr>
                <w:rFonts w:eastAsiaTheme="majorEastAsia"/>
                <w:szCs w:val="21"/>
              </w:rPr>
              <w:t>开发框架</w:t>
            </w:r>
          </w:p>
        </w:tc>
        <w:tc>
          <w:tcPr>
            <w:tcW w:w="2016" w:type="dxa"/>
            <w:tcBorders>
              <w:top w:val="nil"/>
              <w:left w:val="nil"/>
              <w:bottom w:val="single" w:sz="8" w:space="0" w:color="auto"/>
              <w:right w:val="nil"/>
            </w:tcBorders>
            <w:shd w:val="clear" w:color="auto" w:fill="auto"/>
            <w:vAlign w:val="bottom"/>
          </w:tcPr>
          <w:p w14:paraId="3D82BC90" w14:textId="77777777" w:rsidR="000E7101" w:rsidRDefault="00000000">
            <w:pPr>
              <w:wordWrap w:val="0"/>
              <w:jc w:val="center"/>
              <w:rPr>
                <w:rFonts w:eastAsiaTheme="majorEastAsia"/>
                <w:szCs w:val="21"/>
              </w:rPr>
            </w:pPr>
            <w:r>
              <w:rPr>
                <w:rFonts w:eastAsiaTheme="majorEastAsia"/>
                <w:szCs w:val="21"/>
              </w:rPr>
              <w:t>TensorFlow/PyTorch/ONNX</w:t>
            </w:r>
          </w:p>
        </w:tc>
        <w:tc>
          <w:tcPr>
            <w:tcW w:w="1684" w:type="dxa"/>
            <w:tcBorders>
              <w:top w:val="nil"/>
              <w:left w:val="nil"/>
              <w:bottom w:val="single" w:sz="8" w:space="0" w:color="auto"/>
              <w:right w:val="nil"/>
            </w:tcBorders>
            <w:shd w:val="clear" w:color="auto" w:fill="auto"/>
            <w:vAlign w:val="bottom"/>
          </w:tcPr>
          <w:p w14:paraId="5B88B91A" w14:textId="77777777" w:rsidR="000E7101" w:rsidRDefault="00000000">
            <w:pPr>
              <w:wordWrap w:val="0"/>
              <w:jc w:val="center"/>
              <w:rPr>
                <w:rFonts w:eastAsiaTheme="majorEastAsia"/>
                <w:szCs w:val="21"/>
              </w:rPr>
            </w:pPr>
            <w:r>
              <w:rPr>
                <w:rFonts w:eastAsiaTheme="majorEastAsia"/>
                <w:szCs w:val="21"/>
              </w:rPr>
              <w:t>Rockchip NPU SDK</w:t>
            </w:r>
          </w:p>
        </w:tc>
        <w:tc>
          <w:tcPr>
            <w:tcW w:w="2427" w:type="dxa"/>
            <w:tcBorders>
              <w:top w:val="nil"/>
              <w:left w:val="nil"/>
              <w:bottom w:val="single" w:sz="8" w:space="0" w:color="auto"/>
              <w:right w:val="nil"/>
            </w:tcBorders>
            <w:shd w:val="clear" w:color="auto" w:fill="auto"/>
            <w:vAlign w:val="bottom"/>
          </w:tcPr>
          <w:p w14:paraId="2731FDA7" w14:textId="77777777" w:rsidR="000E7101" w:rsidRDefault="00000000">
            <w:pPr>
              <w:wordWrap w:val="0"/>
              <w:jc w:val="center"/>
              <w:rPr>
                <w:rFonts w:eastAsiaTheme="majorEastAsia"/>
                <w:szCs w:val="21"/>
              </w:rPr>
            </w:pPr>
            <w:r>
              <w:rPr>
                <w:rFonts w:eastAsiaTheme="majorEastAsia"/>
                <w:szCs w:val="21"/>
              </w:rPr>
              <w:t>Kendryte SDK (MicroPython)</w:t>
            </w:r>
          </w:p>
        </w:tc>
        <w:tc>
          <w:tcPr>
            <w:tcW w:w="1842" w:type="dxa"/>
            <w:tcBorders>
              <w:top w:val="nil"/>
              <w:left w:val="nil"/>
              <w:bottom w:val="single" w:sz="8" w:space="0" w:color="auto"/>
              <w:right w:val="nil"/>
            </w:tcBorders>
            <w:shd w:val="clear" w:color="auto" w:fill="auto"/>
            <w:vAlign w:val="bottom"/>
          </w:tcPr>
          <w:p w14:paraId="43DCB607" w14:textId="77777777" w:rsidR="000E7101" w:rsidRDefault="00000000">
            <w:pPr>
              <w:wordWrap w:val="0"/>
              <w:jc w:val="center"/>
              <w:rPr>
                <w:rFonts w:eastAsiaTheme="majorEastAsia"/>
                <w:szCs w:val="21"/>
              </w:rPr>
            </w:pPr>
            <w:r>
              <w:rPr>
                <w:rFonts w:eastAsiaTheme="majorEastAsia"/>
                <w:szCs w:val="21"/>
              </w:rPr>
              <w:t>MicroPython</w:t>
            </w:r>
            <w:r>
              <w:rPr>
                <w:rFonts w:eastAsiaTheme="majorEastAsia"/>
                <w:szCs w:val="21"/>
              </w:rPr>
              <w:t>（</w:t>
            </w:r>
            <w:r>
              <w:rPr>
                <w:rFonts w:eastAsiaTheme="majorEastAsia"/>
                <w:szCs w:val="21"/>
              </w:rPr>
              <w:t>OpenMV IDE</w:t>
            </w:r>
            <w:r>
              <w:rPr>
                <w:rFonts w:eastAsiaTheme="majorEastAsia"/>
                <w:szCs w:val="21"/>
              </w:rPr>
              <w:t>）</w:t>
            </w:r>
          </w:p>
        </w:tc>
      </w:tr>
    </w:tbl>
    <w:p w14:paraId="016E3260" w14:textId="004E2A2A" w:rsidR="000E7101" w:rsidRDefault="00000000">
      <w:pPr>
        <w:pageBreakBefore/>
        <w:wordWrap w:val="0"/>
        <w:spacing w:beforeLines="50" w:before="156" w:afterLines="50" w:after="156" w:line="360" w:lineRule="auto"/>
        <w:outlineLvl w:val="0"/>
        <w:rPr>
          <w:rFonts w:eastAsia="黑体"/>
          <w:sz w:val="32"/>
          <w:szCs w:val="32"/>
        </w:rPr>
      </w:pPr>
      <w:bookmarkStart w:id="47" w:name="_Toc71660324"/>
      <w:bookmarkStart w:id="48" w:name="_Toc199448551"/>
      <w:r>
        <w:rPr>
          <w:rFonts w:hint="eastAsia"/>
          <w:sz w:val="32"/>
          <w:szCs w:val="32"/>
        </w:rPr>
        <w:lastRenderedPageBreak/>
        <w:t>3</w:t>
      </w:r>
      <w:r>
        <w:rPr>
          <w:rFonts w:hint="eastAsia"/>
          <w:sz w:val="32"/>
          <w:szCs w:val="32"/>
        </w:rPr>
        <w:t xml:space="preserve">　</w:t>
      </w:r>
      <w:r>
        <w:rPr>
          <w:rFonts w:eastAsia="黑体" w:hint="eastAsia"/>
          <w:sz w:val="32"/>
          <w:szCs w:val="32"/>
        </w:rPr>
        <w:t>系统硬件设计</w:t>
      </w:r>
      <w:bookmarkEnd w:id="47"/>
      <w:bookmarkEnd w:id="48"/>
      <w:r>
        <w:rPr>
          <w:rFonts w:eastAsia="黑体"/>
          <w:sz w:val="32"/>
          <w:szCs w:val="32"/>
        </w:rPr>
        <w:fldChar w:fldCharType="begin"/>
      </w:r>
      <w:r>
        <w:rPr>
          <w:rFonts w:eastAsia="黑体"/>
          <w:sz w:val="32"/>
          <w:szCs w:val="32"/>
        </w:rPr>
        <w:instrText xml:space="preserve"> </w:instrText>
      </w:r>
      <w:r>
        <w:rPr>
          <w:rFonts w:eastAsia="黑体" w:hint="eastAsia"/>
          <w:sz w:val="32"/>
          <w:szCs w:val="32"/>
        </w:rPr>
        <w:instrText xml:space="preserve">SEQ eq \h </w:instrText>
      </w:r>
      <w:r>
        <w:rPr>
          <w:rFonts w:eastAsia="黑体"/>
          <w:sz w:val="32"/>
          <w:szCs w:val="32"/>
        </w:rPr>
        <w:fldChar w:fldCharType="end"/>
      </w:r>
      <w:r>
        <w:rPr>
          <w:rFonts w:eastAsia="黑体"/>
          <w:sz w:val="32"/>
          <w:szCs w:val="32"/>
        </w:rPr>
        <w:fldChar w:fldCharType="begin"/>
      </w:r>
      <w:r>
        <w:rPr>
          <w:rFonts w:eastAsia="黑体"/>
          <w:sz w:val="32"/>
          <w:szCs w:val="32"/>
        </w:rPr>
        <w:instrText xml:space="preserve"> Seq list \r \h </w:instrText>
      </w:r>
      <w:r>
        <w:rPr>
          <w:rFonts w:eastAsia="黑体"/>
          <w:sz w:val="32"/>
          <w:szCs w:val="32"/>
        </w:rPr>
        <w:fldChar w:fldCharType="end"/>
      </w:r>
      <w:r>
        <w:rPr>
          <w:rFonts w:eastAsia="黑体"/>
          <w:sz w:val="32"/>
          <w:szCs w:val="32"/>
        </w:rPr>
        <w:fldChar w:fldCharType="begin"/>
      </w:r>
      <w:r>
        <w:rPr>
          <w:rFonts w:eastAsia="黑体"/>
          <w:sz w:val="32"/>
          <w:szCs w:val="32"/>
        </w:rPr>
        <w:instrText xml:space="preserve"> Seq </w:instrText>
      </w:r>
      <w:r>
        <w:rPr>
          <w:rFonts w:eastAsia="黑体" w:hint="eastAsia"/>
          <w:sz w:val="32"/>
          <w:szCs w:val="32"/>
        </w:rPr>
        <w:instrText>ptc</w:instrText>
      </w:r>
      <w:r>
        <w:rPr>
          <w:rFonts w:eastAsia="黑体"/>
          <w:sz w:val="32"/>
          <w:szCs w:val="32"/>
        </w:rPr>
        <w:instrText xml:space="preserve"> \r \h </w:instrText>
      </w:r>
      <w:r>
        <w:rPr>
          <w:rFonts w:eastAsia="黑体"/>
          <w:sz w:val="32"/>
          <w:szCs w:val="32"/>
        </w:rPr>
        <w:fldChar w:fldCharType="end"/>
      </w:r>
      <w:ins w:id="49" w:author="Microsoft Word" w:date="2025-05-05T18:33:00Z">
        <w:r>
          <w:rPr>
            <w:rFonts w:eastAsia="黑体"/>
            <w:sz w:val="32"/>
            <w:szCs w:val="32"/>
          </w:rPr>
          <w:fldChar w:fldCharType="begin"/>
        </w:r>
        <w:r>
          <w:rPr>
            <w:rFonts w:eastAsia="黑体"/>
            <w:sz w:val="32"/>
            <w:szCs w:val="32"/>
          </w:rPr>
          <w:instrText xml:space="preserve"> Seq </w:instrText>
        </w:r>
        <w:r>
          <w:rPr>
            <w:rFonts w:eastAsia="黑体" w:hint="eastAsia"/>
            <w:sz w:val="32"/>
            <w:szCs w:val="32"/>
          </w:rPr>
          <w:instrText>txt</w:instrText>
        </w:r>
        <w:r>
          <w:rPr>
            <w:rFonts w:eastAsia="黑体"/>
            <w:sz w:val="32"/>
            <w:szCs w:val="32"/>
          </w:rPr>
          <w:instrText xml:space="preserve"> \r \h </w:instrText>
        </w:r>
        <w:r>
          <w:rPr>
            <w:rFonts w:eastAsia="黑体"/>
            <w:sz w:val="32"/>
            <w:szCs w:val="32"/>
          </w:rPr>
          <w:fldChar w:fldCharType="end"/>
        </w:r>
      </w:ins>
    </w:p>
    <w:p w14:paraId="7B8F466B" w14:textId="77777777" w:rsidR="000E7101" w:rsidRDefault="00000000">
      <w:pPr>
        <w:wordWrap w:val="0"/>
        <w:spacing w:beforeLines="50" w:before="156" w:afterLines="50" w:after="156" w:line="360" w:lineRule="auto"/>
        <w:outlineLvl w:val="1"/>
        <w:rPr>
          <w:rFonts w:eastAsia="黑体"/>
          <w:sz w:val="24"/>
        </w:rPr>
      </w:pPr>
      <w:bookmarkStart w:id="50" w:name="_Toc199448552"/>
      <w:bookmarkStart w:id="51" w:name="_Toc71660325"/>
      <w:r>
        <w:rPr>
          <w:rFonts w:eastAsia="黑体" w:hint="eastAsia"/>
          <w:sz w:val="28"/>
          <w:szCs w:val="28"/>
        </w:rPr>
        <w:t>3.1</w:t>
      </w:r>
      <w:r>
        <w:rPr>
          <w:rFonts w:eastAsia="黑体" w:hint="eastAsia"/>
          <w:sz w:val="28"/>
          <w:szCs w:val="28"/>
        </w:rPr>
        <w:t xml:space="preserve">　系统硬件原理图</w:t>
      </w:r>
      <w:bookmarkEnd w:id="50"/>
      <w:bookmarkEnd w:id="51"/>
    </w:p>
    <w:p w14:paraId="428D63E5" w14:textId="7D9E67A3" w:rsidR="000E7101" w:rsidRDefault="00000000">
      <w:pPr>
        <w:wordWrap w:val="0"/>
        <w:spacing w:line="360" w:lineRule="auto"/>
        <w:ind w:firstLineChars="236" w:firstLine="566"/>
        <w:rPr>
          <w:sz w:val="24"/>
        </w:rPr>
      </w:pP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1</w:t>
      </w:r>
      <w:r>
        <w:rPr>
          <w:sz w:val="24"/>
        </w:rPr>
        <w:fldChar w:fldCharType="end"/>
      </w:r>
      <w:r>
        <w:rPr>
          <w:rFonts w:hint="eastAsia"/>
          <w:sz w:val="24"/>
        </w:rPr>
        <w:t>为系统整体的电路原理图，其中重要的电路有：主控芯片电路、电源电路、降压模块、各区域火焰、烟雾检测电路、红外热释电检测电路、</w:t>
      </w:r>
      <w:r>
        <w:rPr>
          <w:rFonts w:hint="eastAsia"/>
          <w:sz w:val="24"/>
        </w:rPr>
        <w:t>OLED</w:t>
      </w:r>
      <w:r>
        <w:rPr>
          <w:rFonts w:hint="eastAsia"/>
          <w:sz w:val="24"/>
        </w:rPr>
        <w:t>显示模块、</w:t>
      </w:r>
      <w:r>
        <w:rPr>
          <w:rFonts w:hint="eastAsia"/>
          <w:sz w:val="24"/>
        </w:rPr>
        <w:t>D</w:t>
      </w:r>
      <w:r>
        <w:rPr>
          <w:sz w:val="24"/>
        </w:rPr>
        <w:t>HT11</w:t>
      </w:r>
      <w:r>
        <w:rPr>
          <w:rFonts w:hint="eastAsia"/>
          <w:sz w:val="24"/>
        </w:rPr>
        <w:t>温湿度检测模块、</w:t>
      </w:r>
      <w:r>
        <w:rPr>
          <w:rFonts w:hint="eastAsia"/>
          <w:sz w:val="24"/>
        </w:rPr>
        <w:t>T</w:t>
      </w:r>
      <w:r>
        <w:rPr>
          <w:sz w:val="24"/>
        </w:rPr>
        <w:t>TL</w:t>
      </w:r>
      <w:r>
        <w:rPr>
          <w:rFonts w:hint="eastAsia"/>
          <w:sz w:val="24"/>
        </w:rPr>
        <w:t>转</w:t>
      </w:r>
      <w:r>
        <w:rPr>
          <w:rFonts w:hint="eastAsia"/>
          <w:sz w:val="24"/>
        </w:rPr>
        <w:t>R</w:t>
      </w:r>
      <w:r>
        <w:rPr>
          <w:sz w:val="24"/>
        </w:rPr>
        <w:t>S485</w:t>
      </w:r>
      <w:r>
        <w:rPr>
          <w:rFonts w:hint="eastAsia"/>
          <w:sz w:val="24"/>
        </w:rPr>
        <w:t>通讯模块、</w:t>
      </w:r>
      <w:r>
        <w:rPr>
          <w:sz w:val="24"/>
        </w:rPr>
        <w:t>ESP8266-</w:t>
      </w:r>
      <w:r>
        <w:rPr>
          <w:rFonts w:hint="eastAsia"/>
          <w:sz w:val="24"/>
        </w:rPr>
        <w:t>Wi-Fi</w:t>
      </w:r>
      <w:r>
        <w:rPr>
          <w:rFonts w:hint="eastAsia"/>
          <w:sz w:val="24"/>
        </w:rPr>
        <w:t>模块等多个模块。</w:t>
      </w:r>
    </w:p>
    <w:p w14:paraId="453E124C" w14:textId="77777777" w:rsidR="000E7101" w:rsidRDefault="00000000">
      <w:pPr>
        <w:wordWrap w:val="0"/>
        <w:spacing w:line="360" w:lineRule="auto"/>
        <w:jc w:val="center"/>
        <w:rPr>
          <w:sz w:val="24"/>
        </w:rPr>
      </w:pPr>
      <w:r>
        <w:rPr>
          <w:noProof/>
        </w:rPr>
        <w:drawing>
          <wp:inline distT="0" distB="0" distL="0" distR="0" wp14:anchorId="73183AC8" wp14:editId="039409BD">
            <wp:extent cx="5760720" cy="4068445"/>
            <wp:effectExtent l="0" t="0" r="0" b="8255"/>
            <wp:docPr id="7546184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18477" name="图片 7"/>
                    <pic:cNvPicPr>
                      <a:picLocks noChangeAspect="1" noChangeArrowheads="1"/>
                    </pic:cNvPicPr>
                  </pic:nvPicPr>
                  <pic:blipFill>
                    <a:blip r:embed="rId21" cstate="hqprint">
                      <a:extLst>
                        <a:ext uri="{28A0092B-C50C-407E-A947-70E740481C1C}">
                          <a14:useLocalDpi xmlns:a14="http://schemas.microsoft.com/office/drawing/2010/main" val="0"/>
                        </a:ext>
                      </a:extLst>
                    </a:blip>
                    <a:srcRect/>
                    <a:stretch>
                      <a:fillRect/>
                    </a:stretch>
                  </pic:blipFill>
                  <pic:spPr>
                    <a:xfrm>
                      <a:off x="0" y="0"/>
                      <a:ext cx="5760720" cy="4068445"/>
                    </a:xfrm>
                    <a:prstGeom prst="rect">
                      <a:avLst/>
                    </a:prstGeom>
                    <a:noFill/>
                    <a:ln>
                      <a:noFill/>
                    </a:ln>
                  </pic:spPr>
                </pic:pic>
              </a:graphicData>
            </a:graphic>
          </wp:inline>
        </w:drawing>
      </w:r>
    </w:p>
    <w:p w14:paraId="7950B9BC" w14:textId="697A3368" w:rsidR="000E7101" w:rsidRDefault="00000000">
      <w:pPr>
        <w:pStyle w:val="a5"/>
        <w:wordWrap w:val="0"/>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sz w:val="21"/>
          <w:szCs w:val="21"/>
        </w:rPr>
        <w:t>系统整体原理图</w:t>
      </w:r>
    </w:p>
    <w:p w14:paraId="28F2501E" w14:textId="4664CCE4" w:rsidR="000E7101" w:rsidRDefault="00000000">
      <w:pPr>
        <w:wordWrap w:val="0"/>
        <w:spacing w:line="360" w:lineRule="auto"/>
        <w:ind w:firstLineChars="200" w:firstLine="480"/>
        <w:rPr>
          <w:sz w:val="24"/>
        </w:rPr>
      </w:pPr>
      <w:r>
        <w:rPr>
          <w:rFonts w:hint="eastAsia"/>
          <w:sz w:val="24"/>
        </w:rPr>
        <w:t>该电路图和实际</w:t>
      </w:r>
      <w:r>
        <w:rPr>
          <w:rFonts w:hint="eastAsia"/>
          <w:sz w:val="24"/>
        </w:rPr>
        <w:t>PCB</w:t>
      </w:r>
      <w:r>
        <w:rPr>
          <w:rFonts w:hint="eastAsia"/>
          <w:sz w:val="24"/>
        </w:rPr>
        <w:t>板使用接口电路来代替使用的各类传感器，用</w:t>
      </w:r>
      <w:r>
        <w:rPr>
          <w:rFonts w:hint="eastAsia"/>
          <w:sz w:val="24"/>
        </w:rPr>
        <w:t>LED</w:t>
      </w:r>
      <w:r>
        <w:rPr>
          <w:rFonts w:hint="eastAsia"/>
          <w:sz w:val="24"/>
        </w:rPr>
        <w:t>灯代替各区域的照明电路。</w:t>
      </w:r>
      <w:r>
        <w:rPr>
          <w:rFonts w:hint="eastAsia"/>
          <w:sz w:val="24"/>
        </w:rPr>
        <w:t>D</w:t>
      </w:r>
      <w:r>
        <w:rPr>
          <w:sz w:val="24"/>
        </w:rPr>
        <w:t>HT</w:t>
      </w:r>
      <w:r>
        <w:rPr>
          <w:rFonts w:hint="eastAsia"/>
          <w:sz w:val="24"/>
        </w:rPr>
        <w:t>11</w:t>
      </w:r>
      <w:r>
        <w:rPr>
          <w:rFonts w:hint="eastAsia"/>
          <w:sz w:val="24"/>
        </w:rPr>
        <w:t>温湿度检测模块可以实时检测楼内外的温湿度，并在屏幕显示出来。同时，串口也可以将楼宇的数据传输到</w:t>
      </w:r>
      <w:r>
        <w:rPr>
          <w:rFonts w:hint="eastAsia"/>
          <w:sz w:val="24"/>
        </w:rPr>
        <w:t>ESP8266</w:t>
      </w:r>
      <w:r>
        <w:rPr>
          <w:rFonts w:hint="eastAsia"/>
          <w:sz w:val="24"/>
        </w:rPr>
        <w:t>，进而通过云端传送到手机，以便楼宇管理员可以方便的进行区域控制和接收实时安防信息。</w:t>
      </w:r>
      <w:r>
        <w:rPr>
          <w:rFonts w:hint="eastAsia"/>
          <w:sz w:val="24"/>
        </w:rPr>
        <w:t>TTL</w:t>
      </w:r>
      <w:r>
        <w:rPr>
          <w:rFonts w:hint="eastAsia"/>
          <w:sz w:val="24"/>
        </w:rPr>
        <w:t>转</w:t>
      </w:r>
      <w:r>
        <w:rPr>
          <w:rFonts w:hint="eastAsia"/>
          <w:sz w:val="24"/>
        </w:rPr>
        <w:t>485</w:t>
      </w:r>
      <w:r>
        <w:rPr>
          <w:rFonts w:hint="eastAsia"/>
          <w:sz w:val="24"/>
        </w:rPr>
        <w:t>通讯模块也可以将太阳能发电的数据和太阳能工作状态回传到主控。实时显示太阳能发电的状态。主控电路</w:t>
      </w:r>
      <w:r>
        <w:rPr>
          <w:rFonts w:hint="eastAsia"/>
          <w:sz w:val="24"/>
        </w:rPr>
        <w:t>PCB</w:t>
      </w:r>
      <w:r>
        <w:rPr>
          <w:rFonts w:hint="eastAsia"/>
          <w:sz w:val="24"/>
        </w:rPr>
        <w:t>板实物如图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2</w:t>
      </w:r>
      <w:r>
        <w:rPr>
          <w:sz w:val="24"/>
        </w:rPr>
        <w:fldChar w:fldCharType="end"/>
      </w:r>
      <w:r>
        <w:rPr>
          <w:rFonts w:hint="eastAsia"/>
          <w:sz w:val="24"/>
        </w:rPr>
        <w:t>所示。</w:t>
      </w:r>
    </w:p>
    <w:p w14:paraId="72F85B3F" w14:textId="77777777" w:rsidR="000E7101" w:rsidRDefault="00000000">
      <w:pPr>
        <w:wordWrap w:val="0"/>
        <w:spacing w:line="360" w:lineRule="auto"/>
        <w:jc w:val="center"/>
        <w:rPr>
          <w:sz w:val="24"/>
        </w:rPr>
      </w:pPr>
      <w:r>
        <w:rPr>
          <w:noProof/>
          <w:sz w:val="24"/>
        </w:rPr>
        <w:lastRenderedPageBreak/>
        <w:drawing>
          <wp:inline distT="0" distB="0" distL="0" distR="0" wp14:anchorId="61464D88" wp14:editId="61194B3F">
            <wp:extent cx="3975100" cy="2698115"/>
            <wp:effectExtent l="0" t="0" r="6350" b="6985"/>
            <wp:docPr id="10122280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28008" name="图片 7"/>
                    <pic:cNvPicPr>
                      <a:picLocks noChangeAspect="1" noChangeArrowheads="1"/>
                    </pic:cNvPicPr>
                  </pic:nvPicPr>
                  <pic:blipFill>
                    <a:blip r:embed="rId22">
                      <a:extLst>
                        <a:ext uri="{28A0092B-C50C-407E-A947-70E740481C1C}">
                          <a14:useLocalDpi xmlns:a14="http://schemas.microsoft.com/office/drawing/2010/main" val="0"/>
                        </a:ext>
                      </a:extLst>
                    </a:blip>
                    <a:srcRect l="7200" t="13692" r="9330" b="10740"/>
                    <a:stretch>
                      <a:fillRect/>
                    </a:stretch>
                  </pic:blipFill>
                  <pic:spPr>
                    <a:xfrm>
                      <a:off x="0" y="0"/>
                      <a:ext cx="3976505" cy="2699703"/>
                    </a:xfrm>
                    <a:prstGeom prst="rect">
                      <a:avLst/>
                    </a:prstGeom>
                    <a:noFill/>
                    <a:ln>
                      <a:noFill/>
                    </a:ln>
                  </pic:spPr>
                </pic:pic>
              </a:graphicData>
            </a:graphic>
          </wp:inline>
        </w:drawing>
      </w:r>
    </w:p>
    <w:p w14:paraId="3CD1839C" w14:textId="2DE5F213" w:rsidR="000E7101" w:rsidRDefault="00000000">
      <w:pPr>
        <w:pStyle w:val="a5"/>
        <w:wordWrap w:val="0"/>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w:t>
      </w:r>
      <w:r>
        <w:rPr>
          <w:rFonts w:ascii="Times New Roman" w:hAnsi="Times New Roman"/>
          <w:sz w:val="21"/>
          <w:szCs w:val="21"/>
        </w:rPr>
        <w:fldChar w:fldCharType="end"/>
      </w:r>
      <w:r>
        <w:rPr>
          <w:rFonts w:ascii="Times New Roman" w:hAnsi="Times New Roman" w:hint="eastAsia"/>
          <w:sz w:val="21"/>
          <w:szCs w:val="21"/>
        </w:rPr>
        <w:t xml:space="preserve">　主控电路</w:t>
      </w:r>
      <w:r>
        <w:rPr>
          <w:rFonts w:ascii="Times New Roman" w:hAnsi="Times New Roman" w:hint="eastAsia"/>
          <w:sz w:val="21"/>
          <w:szCs w:val="21"/>
        </w:rPr>
        <w:t>PCB</w:t>
      </w:r>
      <w:r>
        <w:rPr>
          <w:rFonts w:ascii="Times New Roman" w:hAnsi="Times New Roman" w:hint="eastAsia"/>
          <w:sz w:val="21"/>
          <w:szCs w:val="21"/>
        </w:rPr>
        <w:t>板实物</w:t>
      </w:r>
      <w:r>
        <w:rPr>
          <w:rFonts w:ascii="Times New Roman" w:hAnsi="Times New Roman"/>
          <w:sz w:val="21"/>
          <w:szCs w:val="21"/>
        </w:rPr>
        <w:t>图</w:t>
      </w:r>
    </w:p>
    <w:p w14:paraId="4CB2DE19" w14:textId="03C86A48" w:rsidR="000E7101" w:rsidRDefault="00000000">
      <w:pPr>
        <w:wordWrap w:val="0"/>
        <w:spacing w:line="360" w:lineRule="auto"/>
        <w:ind w:firstLineChars="200" w:firstLine="480"/>
        <w:rPr>
          <w:sz w:val="24"/>
        </w:rPr>
      </w:pP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为楼宇人员信息检测电路的原理图，其中较为重要的电路有：按键电路，指纹模块接口电路，</w:t>
      </w:r>
      <w:r>
        <w:rPr>
          <w:rFonts w:hint="eastAsia"/>
          <w:sz w:val="24"/>
        </w:rPr>
        <w:t>RC522</w:t>
      </w:r>
      <w:r>
        <w:rPr>
          <w:rFonts w:hint="eastAsia"/>
          <w:sz w:val="24"/>
        </w:rPr>
        <w:t>刷卡接口电路，以及人脸识别系统。</w:t>
      </w:r>
    </w:p>
    <w:p w14:paraId="04FF4A8A" w14:textId="77777777" w:rsidR="000E7101" w:rsidRDefault="00000000">
      <w:pPr>
        <w:wordWrap w:val="0"/>
        <w:spacing w:line="360" w:lineRule="auto"/>
        <w:jc w:val="center"/>
        <w:rPr>
          <w:sz w:val="24"/>
        </w:rPr>
      </w:pPr>
      <w:r>
        <w:rPr>
          <w:noProof/>
          <w:sz w:val="24"/>
        </w:rPr>
        <w:drawing>
          <wp:inline distT="0" distB="0" distL="0" distR="0" wp14:anchorId="22689EDC" wp14:editId="22A311C6">
            <wp:extent cx="5760720" cy="4053205"/>
            <wp:effectExtent l="0" t="0" r="0" b="4445"/>
            <wp:docPr id="15959980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98036" name="图片 11"/>
                    <pic:cNvPicPr>
                      <a:picLocks noChangeAspect="1"/>
                    </pic:cNvPicPr>
                  </pic:nvPicPr>
                  <pic:blipFill>
                    <a:blip r:embed="rId23"/>
                    <a:stretch>
                      <a:fillRect/>
                    </a:stretch>
                  </pic:blipFill>
                  <pic:spPr>
                    <a:xfrm>
                      <a:off x="0" y="0"/>
                      <a:ext cx="5760720" cy="4053205"/>
                    </a:xfrm>
                    <a:prstGeom prst="rect">
                      <a:avLst/>
                    </a:prstGeom>
                  </pic:spPr>
                </pic:pic>
              </a:graphicData>
            </a:graphic>
          </wp:inline>
        </w:drawing>
      </w:r>
    </w:p>
    <w:p w14:paraId="50DB415C" w14:textId="1A0AED87" w:rsidR="000E7101" w:rsidRDefault="00000000">
      <w:pPr>
        <w:pStyle w:val="a5"/>
        <w:wordWrap w:val="0"/>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 xml:space="preserve">　楼宇人员信息检测</w:t>
      </w:r>
      <w:r>
        <w:rPr>
          <w:rFonts w:ascii="Times New Roman" w:hAnsi="Times New Roman"/>
          <w:sz w:val="21"/>
          <w:szCs w:val="21"/>
        </w:rPr>
        <w:t>原理图</w:t>
      </w:r>
    </w:p>
    <w:p w14:paraId="06674D3A" w14:textId="0B84DD89" w:rsidR="000E7101" w:rsidRDefault="00000000">
      <w:pPr>
        <w:wordWrap w:val="0"/>
        <w:spacing w:line="360" w:lineRule="auto"/>
        <w:ind w:firstLineChars="200" w:firstLine="480"/>
        <w:rPr>
          <w:sz w:val="24"/>
        </w:rPr>
      </w:pPr>
      <w:r>
        <w:rPr>
          <w:rFonts w:hint="eastAsia"/>
          <w:sz w:val="24"/>
        </w:rPr>
        <w:t>本系统中</w:t>
      </w:r>
      <w:r>
        <w:rPr>
          <w:rFonts w:hint="eastAsia"/>
          <w:sz w:val="24"/>
        </w:rPr>
        <w:t>RC522</w:t>
      </w:r>
      <w:r>
        <w:rPr>
          <w:rFonts w:hint="eastAsia"/>
          <w:sz w:val="24"/>
        </w:rPr>
        <w:t>刷卡接口电路与</w:t>
      </w:r>
      <w:r>
        <w:rPr>
          <w:rFonts w:hint="eastAsia"/>
          <w:sz w:val="24"/>
        </w:rPr>
        <w:t>RC522 RFID</w:t>
      </w:r>
      <w:r>
        <w:rPr>
          <w:rFonts w:hint="eastAsia"/>
          <w:sz w:val="24"/>
        </w:rPr>
        <w:t>检测模块连接，指纹模块接口电路与指纹检测模块连接。</w:t>
      </w:r>
      <w:r>
        <w:rPr>
          <w:rFonts w:hint="eastAsia"/>
          <w:sz w:val="24"/>
        </w:rPr>
        <w:t>MCU</w:t>
      </w:r>
      <w:r>
        <w:rPr>
          <w:rFonts w:hint="eastAsia"/>
          <w:sz w:val="24"/>
        </w:rPr>
        <w:t>直接与人脸识别系统连接。进入楼宇的人员可以通过按键</w:t>
      </w:r>
      <w:r>
        <w:rPr>
          <w:rFonts w:hint="eastAsia"/>
          <w:sz w:val="24"/>
        </w:rPr>
        <w:lastRenderedPageBreak/>
        <w:t>调用指纹和人脸识别，</w:t>
      </w:r>
      <w:r>
        <w:rPr>
          <w:rFonts w:hint="eastAsia"/>
          <w:sz w:val="24"/>
        </w:rPr>
        <w:t>O</w:t>
      </w:r>
      <w:r>
        <w:rPr>
          <w:sz w:val="24"/>
        </w:rPr>
        <w:t>LED</w:t>
      </w:r>
      <w:r>
        <w:rPr>
          <w:rFonts w:hint="eastAsia"/>
          <w:sz w:val="24"/>
        </w:rPr>
        <w:t>也会显示操作菜单信息。同时，数据信息会通过</w:t>
      </w:r>
      <w:r>
        <w:rPr>
          <w:rFonts w:hint="eastAsia"/>
          <w:sz w:val="24"/>
        </w:rPr>
        <w:t>APP</w:t>
      </w:r>
      <w:r>
        <w:rPr>
          <w:rFonts w:hint="eastAsia"/>
          <w:sz w:val="24"/>
        </w:rPr>
        <w:t>和</w:t>
      </w:r>
      <w:r>
        <w:rPr>
          <w:rFonts w:hint="eastAsia"/>
          <w:sz w:val="24"/>
        </w:rPr>
        <w:t>SIGN</w:t>
      </w:r>
      <w:r>
        <w:rPr>
          <w:rFonts w:hint="eastAsia"/>
          <w:sz w:val="24"/>
        </w:rPr>
        <w:t>传输到主控部分的</w:t>
      </w:r>
      <w:r>
        <w:rPr>
          <w:rFonts w:hint="eastAsia"/>
          <w:sz w:val="24"/>
        </w:rPr>
        <w:t>ESP8266</w:t>
      </w:r>
      <w:r>
        <w:rPr>
          <w:rFonts w:hint="eastAsia"/>
          <w:sz w:val="24"/>
        </w:rPr>
        <w:t>，实时在手机端显示楼宇出入人员情况，该部分</w:t>
      </w:r>
      <w:r>
        <w:rPr>
          <w:rFonts w:hint="eastAsia"/>
          <w:sz w:val="24"/>
        </w:rPr>
        <w:t>PCB</w:t>
      </w:r>
      <w:r>
        <w:rPr>
          <w:rFonts w:hint="eastAsia"/>
          <w:sz w:val="24"/>
        </w:rPr>
        <w:t>实物图如图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所示。其中</w:t>
      </w:r>
      <w:r>
        <w:rPr>
          <w:rFonts w:hint="eastAsia"/>
          <w:sz w:val="24"/>
        </w:rPr>
        <w:t>H20</w:t>
      </w:r>
      <w:r>
        <w:rPr>
          <w:rFonts w:hint="eastAsia"/>
          <w:sz w:val="24"/>
        </w:rPr>
        <w:t>连接</w:t>
      </w:r>
      <w:r>
        <w:rPr>
          <w:rFonts w:hint="eastAsia"/>
          <w:sz w:val="24"/>
        </w:rPr>
        <w:t>RC522</w:t>
      </w:r>
      <w:r>
        <w:rPr>
          <w:rFonts w:hint="eastAsia"/>
          <w:sz w:val="24"/>
        </w:rPr>
        <w:t>刷卡电路，</w:t>
      </w:r>
      <w:r>
        <w:rPr>
          <w:rFonts w:hint="eastAsia"/>
          <w:sz w:val="24"/>
        </w:rPr>
        <w:t>H19</w:t>
      </w:r>
      <w:r>
        <w:rPr>
          <w:rFonts w:hint="eastAsia"/>
          <w:sz w:val="24"/>
        </w:rPr>
        <w:t>连接</w:t>
      </w:r>
      <w:r>
        <w:rPr>
          <w:rFonts w:hint="eastAsia"/>
          <w:sz w:val="24"/>
        </w:rPr>
        <w:t>AS608</w:t>
      </w:r>
      <w:r>
        <w:rPr>
          <w:rFonts w:hint="eastAsia"/>
          <w:sz w:val="24"/>
        </w:rPr>
        <w:t>指纹模块，</w:t>
      </w:r>
      <w:r>
        <w:rPr>
          <w:rFonts w:hint="eastAsia"/>
          <w:sz w:val="24"/>
        </w:rPr>
        <w:t>J1</w:t>
      </w:r>
      <w:r>
        <w:rPr>
          <w:rFonts w:hint="eastAsia"/>
          <w:sz w:val="24"/>
        </w:rPr>
        <w:t>连接舵机模块，</w:t>
      </w:r>
      <w:r>
        <w:rPr>
          <w:rFonts w:hint="eastAsia"/>
          <w:sz w:val="24"/>
        </w:rPr>
        <w:t>CV APP SIGN</w:t>
      </w:r>
      <w:r>
        <w:rPr>
          <w:rFonts w:hint="eastAsia"/>
          <w:sz w:val="24"/>
        </w:rPr>
        <w:t>连接</w:t>
      </w:r>
      <w:r>
        <w:rPr>
          <w:rFonts w:hint="eastAsia"/>
          <w:sz w:val="24"/>
        </w:rPr>
        <w:t>ESP8266</w:t>
      </w:r>
      <w:r>
        <w:rPr>
          <w:rFonts w:hint="eastAsia"/>
          <w:sz w:val="24"/>
        </w:rPr>
        <w:t>用于云端控制。</w:t>
      </w:r>
    </w:p>
    <w:p w14:paraId="440A65A3" w14:textId="77777777" w:rsidR="000E7101" w:rsidRDefault="00000000">
      <w:pPr>
        <w:wordWrap w:val="0"/>
        <w:spacing w:line="360" w:lineRule="auto"/>
        <w:jc w:val="center"/>
        <w:rPr>
          <w:sz w:val="24"/>
        </w:rPr>
      </w:pPr>
      <w:r>
        <w:rPr>
          <w:noProof/>
          <w:sz w:val="24"/>
        </w:rPr>
        <w:drawing>
          <wp:inline distT="0" distB="0" distL="0" distR="0" wp14:anchorId="64EDA714" wp14:editId="0C2F956B">
            <wp:extent cx="2094865" cy="2441575"/>
            <wp:effectExtent l="0" t="0" r="635" b="0"/>
            <wp:docPr id="461486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8699" name="图片 8"/>
                    <pic:cNvPicPr>
                      <a:picLocks noChangeAspect="1" noChangeArrowheads="1"/>
                    </pic:cNvPicPr>
                  </pic:nvPicPr>
                  <pic:blipFill>
                    <a:blip r:embed="rId24" cstate="hqprint">
                      <a:extLst>
                        <a:ext uri="{28A0092B-C50C-407E-A947-70E740481C1C}">
                          <a14:useLocalDpi xmlns:a14="http://schemas.microsoft.com/office/drawing/2010/main" val="0"/>
                        </a:ext>
                      </a:extLst>
                    </a:blip>
                    <a:srcRect l="14175" t="18883" r="6538" b="11869"/>
                    <a:stretch>
                      <a:fillRect/>
                    </a:stretch>
                  </pic:blipFill>
                  <pic:spPr>
                    <a:xfrm>
                      <a:off x="0" y="0"/>
                      <a:ext cx="2123083" cy="2474586"/>
                    </a:xfrm>
                    <a:prstGeom prst="rect">
                      <a:avLst/>
                    </a:prstGeom>
                    <a:noFill/>
                    <a:ln>
                      <a:noFill/>
                    </a:ln>
                  </pic:spPr>
                </pic:pic>
              </a:graphicData>
            </a:graphic>
          </wp:inline>
        </w:drawing>
      </w:r>
    </w:p>
    <w:p w14:paraId="5DEA0790" w14:textId="1A389068" w:rsidR="000E7101" w:rsidRDefault="00000000">
      <w:pPr>
        <w:pStyle w:val="a5"/>
        <w:wordWrap w:val="0"/>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 xml:space="preserve">　楼宇人员信息检测实物</w:t>
      </w:r>
      <w:r>
        <w:rPr>
          <w:rFonts w:ascii="Times New Roman" w:hAnsi="Times New Roman" w:hint="eastAsia"/>
          <w:sz w:val="21"/>
          <w:szCs w:val="21"/>
        </w:rPr>
        <w:t>PCB</w:t>
      </w:r>
      <w:r>
        <w:rPr>
          <w:rFonts w:ascii="Times New Roman" w:hAnsi="Times New Roman"/>
          <w:sz w:val="21"/>
          <w:szCs w:val="21"/>
        </w:rPr>
        <w:t>图</w:t>
      </w:r>
    </w:p>
    <w:p w14:paraId="763107FC" w14:textId="784F0734" w:rsidR="000E7101" w:rsidRDefault="00000000">
      <w:pPr>
        <w:wordWrap w:val="0"/>
        <w:spacing w:line="360" w:lineRule="auto"/>
        <w:ind w:firstLineChars="200" w:firstLine="480"/>
        <w:rPr>
          <w:b/>
          <w:sz w:val="24"/>
        </w:rPr>
      </w:pP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5</w:t>
      </w:r>
      <w:r>
        <w:rPr>
          <w:sz w:val="24"/>
        </w:rPr>
        <w:fldChar w:fldCharType="end"/>
      </w:r>
      <w:r>
        <w:rPr>
          <w:rFonts w:hint="eastAsia"/>
          <w:sz w:val="24"/>
        </w:rPr>
        <w:t>是太阳能逆变的电路原理图。其中最重要的电路为晶闸管有源逆变电路、</w:t>
      </w:r>
      <w:r>
        <w:rPr>
          <w:rFonts w:hint="eastAsia"/>
          <w:sz w:val="24"/>
        </w:rPr>
        <w:t>T</w:t>
      </w:r>
      <w:r>
        <w:rPr>
          <w:sz w:val="24"/>
        </w:rPr>
        <w:t>TL</w:t>
      </w:r>
      <w:r>
        <w:rPr>
          <w:rFonts w:hint="eastAsia"/>
          <w:sz w:val="24"/>
        </w:rPr>
        <w:t>转</w:t>
      </w:r>
      <w:r>
        <w:rPr>
          <w:rFonts w:hint="eastAsia"/>
          <w:sz w:val="24"/>
        </w:rPr>
        <w:t>R</w:t>
      </w:r>
      <w:r>
        <w:rPr>
          <w:sz w:val="24"/>
        </w:rPr>
        <w:t>S485</w:t>
      </w:r>
      <w:r>
        <w:rPr>
          <w:rFonts w:hint="eastAsia"/>
          <w:sz w:val="24"/>
        </w:rPr>
        <w:t>通讯电路。</w:t>
      </w:r>
    </w:p>
    <w:p w14:paraId="520C453C" w14:textId="77777777" w:rsidR="000E7101" w:rsidRDefault="00000000">
      <w:pPr>
        <w:wordWrap w:val="0"/>
        <w:spacing w:line="360" w:lineRule="auto"/>
        <w:jc w:val="center"/>
        <w:rPr>
          <w:sz w:val="24"/>
        </w:rPr>
      </w:pPr>
      <w:r>
        <w:rPr>
          <w:noProof/>
          <w:sz w:val="24"/>
        </w:rPr>
        <w:drawing>
          <wp:inline distT="0" distB="0" distL="0" distR="0" wp14:anchorId="1883D39C" wp14:editId="1459C1D2">
            <wp:extent cx="5492115" cy="3757930"/>
            <wp:effectExtent l="0" t="0" r="0" b="0"/>
            <wp:docPr id="18771375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37564" name="图片 9"/>
                    <pic:cNvPicPr>
                      <a:picLocks noChangeAspect="1"/>
                    </pic:cNvPicPr>
                  </pic:nvPicPr>
                  <pic:blipFill>
                    <a:blip r:embed="rId25"/>
                    <a:stretch>
                      <a:fillRect/>
                    </a:stretch>
                  </pic:blipFill>
                  <pic:spPr>
                    <a:xfrm>
                      <a:off x="0" y="0"/>
                      <a:ext cx="5501295" cy="3763948"/>
                    </a:xfrm>
                    <a:prstGeom prst="rect">
                      <a:avLst/>
                    </a:prstGeom>
                  </pic:spPr>
                </pic:pic>
              </a:graphicData>
            </a:graphic>
          </wp:inline>
        </w:drawing>
      </w:r>
    </w:p>
    <w:p w14:paraId="3BC8DDD9" w14:textId="11F7886A" w:rsidR="000E7101" w:rsidRDefault="00000000">
      <w:pPr>
        <w:pStyle w:val="a5"/>
        <w:wordWrap w:val="0"/>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 xml:space="preserve">　太阳能逆变</w:t>
      </w:r>
      <w:r>
        <w:rPr>
          <w:rFonts w:ascii="Times New Roman" w:hAnsi="Times New Roman"/>
          <w:sz w:val="21"/>
          <w:szCs w:val="21"/>
        </w:rPr>
        <w:t>原理图</w:t>
      </w:r>
    </w:p>
    <w:p w14:paraId="23F39983" w14:textId="071BA29D" w:rsidR="000E7101" w:rsidRDefault="00000000">
      <w:pPr>
        <w:wordWrap w:val="0"/>
        <w:spacing w:line="360" w:lineRule="auto"/>
        <w:ind w:firstLineChars="200" w:firstLine="480"/>
        <w:rPr>
          <w:sz w:val="24"/>
        </w:rPr>
      </w:pPr>
      <w:r>
        <w:rPr>
          <w:rFonts w:hint="eastAsia"/>
          <w:sz w:val="24"/>
        </w:rPr>
        <w:lastRenderedPageBreak/>
        <w:t>本逆变电路采用了晶闸管有源逆变，并且使用了光耦隔离，使晶闸管与单片机隔离开来。电能质量检测部分也会实时检测逆变的电能质量并计算出电流电压和发电量，并通过</w:t>
      </w:r>
      <w:r>
        <w:rPr>
          <w:rFonts w:hint="eastAsia"/>
          <w:sz w:val="24"/>
        </w:rPr>
        <w:t>RS485</w:t>
      </w:r>
      <w:r>
        <w:rPr>
          <w:rFonts w:hint="eastAsia"/>
          <w:sz w:val="24"/>
        </w:rPr>
        <w:t>通讯模块电路将数据发送到楼宇主控。</w:t>
      </w:r>
      <w:r>
        <w:rPr>
          <w:rFonts w:hint="eastAsia"/>
          <w:sz w:val="24"/>
        </w:rPr>
        <w:t>PCB</w:t>
      </w:r>
      <w:r>
        <w:rPr>
          <w:rFonts w:hint="eastAsia"/>
          <w:sz w:val="24"/>
        </w:rPr>
        <w:t>板如图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6</w:t>
      </w:r>
      <w:r>
        <w:rPr>
          <w:sz w:val="24"/>
        </w:rPr>
        <w:fldChar w:fldCharType="end"/>
      </w:r>
      <w:r>
        <w:rPr>
          <w:rFonts w:hint="eastAsia"/>
          <w:sz w:val="24"/>
        </w:rPr>
        <w:t>所示。其中板上的正极和负极连接太阳能电池板的负极和正极，火线和零线连接国家电网电路。</w:t>
      </w:r>
      <w:r>
        <w:rPr>
          <w:rFonts w:hint="eastAsia"/>
          <w:sz w:val="24"/>
        </w:rPr>
        <w:t>TXD1</w:t>
      </w:r>
      <w:r>
        <w:rPr>
          <w:rFonts w:hint="eastAsia"/>
          <w:sz w:val="24"/>
        </w:rPr>
        <w:t>连接</w:t>
      </w:r>
      <w:r>
        <w:rPr>
          <w:rFonts w:hint="eastAsia"/>
          <w:sz w:val="24"/>
        </w:rPr>
        <w:t>HLW8032</w:t>
      </w:r>
      <w:r>
        <w:rPr>
          <w:rFonts w:hint="eastAsia"/>
          <w:sz w:val="24"/>
        </w:rPr>
        <w:t>电能质量模块，</w:t>
      </w:r>
      <w:r>
        <w:rPr>
          <w:rFonts w:hint="eastAsia"/>
          <w:sz w:val="24"/>
        </w:rPr>
        <w:t>J2</w:t>
      </w:r>
      <w:r>
        <w:rPr>
          <w:rFonts w:hint="eastAsia"/>
          <w:sz w:val="24"/>
        </w:rPr>
        <w:t>连接</w:t>
      </w:r>
      <w:r>
        <w:rPr>
          <w:rFonts w:hint="eastAsia"/>
          <w:sz w:val="24"/>
        </w:rPr>
        <w:t>RS485</w:t>
      </w:r>
      <w:r>
        <w:rPr>
          <w:rFonts w:hint="eastAsia"/>
          <w:sz w:val="24"/>
        </w:rPr>
        <w:t>模块，</w:t>
      </w:r>
      <w:r>
        <w:rPr>
          <w:rFonts w:hint="eastAsia"/>
          <w:sz w:val="24"/>
        </w:rPr>
        <w:t>U2</w:t>
      </w:r>
      <w:r>
        <w:rPr>
          <w:rFonts w:hint="eastAsia"/>
          <w:sz w:val="24"/>
        </w:rPr>
        <w:t>供给系统工作电压，与楼宇核心板采用同一路供电。</w:t>
      </w:r>
    </w:p>
    <w:p w14:paraId="5354FB99" w14:textId="77777777" w:rsidR="000E7101" w:rsidRDefault="00000000">
      <w:pPr>
        <w:wordWrap w:val="0"/>
        <w:spacing w:line="360" w:lineRule="auto"/>
        <w:jc w:val="center"/>
        <w:rPr>
          <w:sz w:val="24"/>
        </w:rPr>
      </w:pPr>
      <w:r>
        <w:rPr>
          <w:noProof/>
          <w:sz w:val="24"/>
        </w:rPr>
        <w:drawing>
          <wp:inline distT="0" distB="0" distL="0" distR="0" wp14:anchorId="526D46F7" wp14:editId="45485BFB">
            <wp:extent cx="5760720" cy="3118485"/>
            <wp:effectExtent l="0" t="0" r="0" b="5715"/>
            <wp:docPr id="15947814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1424" name="图片 7"/>
                    <pic:cNvPicPr>
                      <a:picLocks noChangeAspect="1"/>
                    </pic:cNvPicPr>
                  </pic:nvPicPr>
                  <pic:blipFill>
                    <a:blip r:embed="rId26"/>
                    <a:stretch>
                      <a:fillRect/>
                    </a:stretch>
                  </pic:blipFill>
                  <pic:spPr>
                    <a:xfrm>
                      <a:off x="0" y="0"/>
                      <a:ext cx="5760720" cy="3118485"/>
                    </a:xfrm>
                    <a:prstGeom prst="rect">
                      <a:avLst/>
                    </a:prstGeom>
                  </pic:spPr>
                </pic:pic>
              </a:graphicData>
            </a:graphic>
          </wp:inline>
        </w:drawing>
      </w:r>
    </w:p>
    <w:p w14:paraId="7E450195" w14:textId="4DA59B65" w:rsidR="000E7101" w:rsidRDefault="00000000">
      <w:pPr>
        <w:pStyle w:val="a5"/>
        <w:wordWrap w:val="0"/>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6</w:t>
      </w:r>
      <w:r>
        <w:rPr>
          <w:rFonts w:ascii="Times New Roman" w:hAnsi="Times New Roman"/>
          <w:sz w:val="21"/>
          <w:szCs w:val="21"/>
        </w:rPr>
        <w:fldChar w:fldCharType="end"/>
      </w:r>
      <w:r>
        <w:rPr>
          <w:rFonts w:ascii="Times New Roman" w:hAnsi="Times New Roman" w:hint="eastAsia"/>
          <w:sz w:val="21"/>
          <w:szCs w:val="21"/>
        </w:rPr>
        <w:t xml:space="preserve">　太阳能逆变板</w:t>
      </w:r>
      <w:r>
        <w:rPr>
          <w:rFonts w:ascii="Times New Roman" w:hAnsi="Times New Roman" w:hint="eastAsia"/>
          <w:sz w:val="21"/>
          <w:szCs w:val="21"/>
        </w:rPr>
        <w:t>PCB</w:t>
      </w:r>
      <w:r>
        <w:rPr>
          <w:rFonts w:ascii="Times New Roman" w:hAnsi="Times New Roman" w:hint="eastAsia"/>
          <w:sz w:val="21"/>
          <w:szCs w:val="21"/>
        </w:rPr>
        <w:t>图</w:t>
      </w:r>
    </w:p>
    <w:p w14:paraId="385AABA3" w14:textId="77777777" w:rsidR="000E7101" w:rsidRDefault="00000000">
      <w:pPr>
        <w:wordWrap w:val="0"/>
        <w:spacing w:beforeLines="50" w:before="156" w:afterLines="50" w:after="156" w:line="360" w:lineRule="auto"/>
        <w:outlineLvl w:val="1"/>
        <w:rPr>
          <w:rFonts w:eastAsia="黑体"/>
          <w:sz w:val="24"/>
        </w:rPr>
      </w:pPr>
      <w:bookmarkStart w:id="52" w:name="_Toc70791697"/>
      <w:bookmarkStart w:id="53" w:name="_Toc70791173"/>
      <w:bookmarkStart w:id="54" w:name="_Toc71660327"/>
      <w:bookmarkStart w:id="55" w:name="_Toc70791435"/>
      <w:bookmarkStart w:id="56" w:name="_Toc199448553"/>
      <w:r>
        <w:rPr>
          <w:rFonts w:eastAsia="黑体" w:hint="eastAsia"/>
          <w:sz w:val="28"/>
          <w:szCs w:val="28"/>
        </w:rPr>
        <w:t>3.2</w:t>
      </w:r>
      <w:bookmarkEnd w:id="52"/>
      <w:bookmarkEnd w:id="53"/>
      <w:bookmarkEnd w:id="54"/>
      <w:bookmarkEnd w:id="55"/>
      <w:r>
        <w:rPr>
          <w:rFonts w:eastAsia="黑体" w:hint="eastAsia"/>
          <w:sz w:val="28"/>
          <w:szCs w:val="28"/>
        </w:rPr>
        <w:t xml:space="preserve">　</w:t>
      </w:r>
      <w:r>
        <w:rPr>
          <w:rFonts w:eastAsia="黑体" w:hint="eastAsia"/>
          <w:sz w:val="28"/>
          <w:szCs w:val="28"/>
        </w:rPr>
        <w:t>STM32</w:t>
      </w:r>
      <w:r>
        <w:rPr>
          <w:rFonts w:eastAsia="黑体" w:hint="eastAsia"/>
          <w:sz w:val="28"/>
          <w:szCs w:val="28"/>
        </w:rPr>
        <w:t>控制器</w:t>
      </w:r>
      <w:bookmarkEnd w:id="56"/>
    </w:p>
    <w:p w14:paraId="09776575" w14:textId="77777777" w:rsidR="000E7101" w:rsidRDefault="00000000">
      <w:pPr>
        <w:wordWrap w:val="0"/>
        <w:spacing w:line="360" w:lineRule="auto"/>
        <w:ind w:firstLineChars="200" w:firstLine="480"/>
        <w:rPr>
          <w:sz w:val="24"/>
        </w:rPr>
      </w:pPr>
      <w:r>
        <w:rPr>
          <w:rFonts w:hint="eastAsia"/>
          <w:sz w:val="24"/>
        </w:rPr>
        <w:t>本设</w:t>
      </w:r>
      <w:r>
        <w:rPr>
          <w:sz w:val="24"/>
        </w:rPr>
        <w:t>计采用</w:t>
      </w:r>
      <w:r>
        <w:rPr>
          <w:sz w:val="24"/>
        </w:rPr>
        <w:t>STM32F103VCT6</w:t>
      </w:r>
      <w:r>
        <w:rPr>
          <w:sz w:val="24"/>
        </w:rPr>
        <w:t>单片机作为核心控制器，其特点包括</w:t>
      </w:r>
      <w:r>
        <w:rPr>
          <w:sz w:val="24"/>
        </w:rPr>
        <w:t>ARM Cortex-M3</w:t>
      </w:r>
      <w:r>
        <w:rPr>
          <w:sz w:val="24"/>
        </w:rPr>
        <w:t>内核和</w:t>
      </w:r>
      <w:r>
        <w:rPr>
          <w:sz w:val="24"/>
        </w:rPr>
        <w:t>32</w:t>
      </w:r>
      <w:r>
        <w:rPr>
          <w:sz w:val="24"/>
        </w:rPr>
        <w:t>位架构；拥有</w:t>
      </w:r>
      <w:r>
        <w:rPr>
          <w:sz w:val="24"/>
        </w:rPr>
        <w:t>100</w:t>
      </w:r>
      <w:r>
        <w:rPr>
          <w:sz w:val="24"/>
        </w:rPr>
        <w:t>个引脚；内置</w:t>
      </w:r>
      <w:r>
        <w:rPr>
          <w:sz w:val="24"/>
        </w:rPr>
        <w:t>64K</w:t>
      </w:r>
      <w:r>
        <w:rPr>
          <w:sz w:val="24"/>
        </w:rPr>
        <w:t>字节</w:t>
      </w:r>
      <w:r>
        <w:rPr>
          <w:sz w:val="24"/>
        </w:rPr>
        <w:t>Flash</w:t>
      </w:r>
      <w:r>
        <w:rPr>
          <w:sz w:val="24"/>
        </w:rPr>
        <w:t>；工作温度范围为</w:t>
      </w:r>
      <w:r>
        <w:rPr>
          <w:rFonts w:hint="eastAsia"/>
          <w:sz w:val="24"/>
        </w:rPr>
        <w:t>-40</w:t>
      </w:r>
      <w:r>
        <w:rPr>
          <w:rFonts w:hint="eastAsia"/>
          <w:sz w:val="24"/>
        </w:rPr>
        <w:t>℃～</w:t>
      </w:r>
      <w:r>
        <w:rPr>
          <w:rFonts w:hint="eastAsia"/>
          <w:sz w:val="24"/>
        </w:rPr>
        <w:t>85</w:t>
      </w:r>
      <w:r>
        <w:rPr>
          <w:rFonts w:hint="eastAsia"/>
          <w:sz w:val="24"/>
        </w:rPr>
        <w:t>℃</w:t>
      </w:r>
      <w:r>
        <w:rPr>
          <w:sz w:val="24"/>
        </w:rPr>
        <w:t>。此外，它还具备丰富的外设和功能如</w:t>
      </w:r>
      <w:r>
        <w:rPr>
          <w:rFonts w:hint="eastAsia"/>
          <w:sz w:val="24"/>
        </w:rPr>
        <w:t>：</w:t>
      </w:r>
      <w:r>
        <w:rPr>
          <w:rFonts w:hint="eastAsia"/>
          <w:sz w:val="24"/>
        </w:rPr>
        <w:t>3</w:t>
      </w:r>
      <w:r>
        <w:rPr>
          <w:rFonts w:hint="eastAsia"/>
          <w:sz w:val="24"/>
        </w:rPr>
        <w:t>路</w:t>
      </w:r>
      <w:r>
        <w:rPr>
          <w:sz w:val="24"/>
        </w:rPr>
        <w:t>UART</w:t>
      </w:r>
      <w:r>
        <w:rPr>
          <w:sz w:val="24"/>
        </w:rPr>
        <w:t>、</w:t>
      </w:r>
      <w:r>
        <w:rPr>
          <w:sz w:val="24"/>
        </w:rPr>
        <w:t>2</w:t>
      </w:r>
      <w:r>
        <w:rPr>
          <w:rFonts w:hint="eastAsia"/>
          <w:sz w:val="24"/>
        </w:rPr>
        <w:t>路</w:t>
      </w:r>
      <w:r>
        <w:rPr>
          <w:sz w:val="24"/>
        </w:rPr>
        <w:t>I2C</w:t>
      </w:r>
      <w:r>
        <w:rPr>
          <w:sz w:val="24"/>
        </w:rPr>
        <w:t>、</w:t>
      </w:r>
      <w:r>
        <w:rPr>
          <w:rFonts w:hint="eastAsia"/>
          <w:sz w:val="24"/>
        </w:rPr>
        <w:t>3</w:t>
      </w:r>
      <w:r>
        <w:rPr>
          <w:rFonts w:hint="eastAsia"/>
          <w:sz w:val="24"/>
        </w:rPr>
        <w:t>组</w:t>
      </w:r>
      <w:r>
        <w:rPr>
          <w:sz w:val="24"/>
        </w:rPr>
        <w:t>ADC</w:t>
      </w:r>
      <w:r>
        <w:rPr>
          <w:sz w:val="24"/>
        </w:rPr>
        <w:t>、</w:t>
      </w:r>
      <w:r>
        <w:rPr>
          <w:rFonts w:hint="eastAsia"/>
          <w:sz w:val="24"/>
        </w:rPr>
        <w:t>1</w:t>
      </w:r>
      <w:r>
        <w:rPr>
          <w:rFonts w:hint="eastAsia"/>
          <w:sz w:val="24"/>
        </w:rPr>
        <w:t>组</w:t>
      </w:r>
      <w:r>
        <w:rPr>
          <w:sz w:val="24"/>
        </w:rPr>
        <w:t>DAC</w:t>
      </w:r>
      <w:r>
        <w:rPr>
          <w:rFonts w:hint="eastAsia"/>
          <w:sz w:val="24"/>
        </w:rPr>
        <w:t>，以及多组定时器</w:t>
      </w:r>
      <w:r>
        <w:rPr>
          <w:sz w:val="24"/>
        </w:rPr>
        <w:t>等。</w:t>
      </w:r>
    </w:p>
    <w:p w14:paraId="447BF9CB" w14:textId="090903E6" w:rsidR="000E7101" w:rsidRDefault="00000000">
      <w:pPr>
        <w:wordWrap w:val="0"/>
        <w:spacing w:line="360" w:lineRule="auto"/>
        <w:ind w:firstLineChars="200" w:firstLine="480"/>
        <w:rPr>
          <w:sz w:val="24"/>
        </w:rPr>
      </w:pPr>
      <w:r>
        <w:rPr>
          <w:rFonts w:hint="eastAsia"/>
          <w:sz w:val="24"/>
        </w:rPr>
        <w:t>在本设计中，楼宇主控整体由</w:t>
      </w:r>
      <w:r>
        <w:rPr>
          <w:rFonts w:hint="eastAsia"/>
          <w:sz w:val="24"/>
        </w:rPr>
        <w:t>M</w:t>
      </w:r>
      <w:r>
        <w:rPr>
          <w:sz w:val="24"/>
        </w:rPr>
        <w:t>CU</w:t>
      </w:r>
      <w:r>
        <w:rPr>
          <w:rFonts w:hint="eastAsia"/>
          <w:sz w:val="24"/>
        </w:rPr>
        <w:t>、电源电路、复位电路以及晶振电路构成。</w:t>
      </w:r>
      <w:r>
        <w:rPr>
          <w:rFonts w:hint="eastAsia"/>
          <w:sz w:val="24"/>
        </w:rPr>
        <w:t>V</w:t>
      </w:r>
      <w:r>
        <w:rPr>
          <w:sz w:val="24"/>
        </w:rPr>
        <w:t>CT6</w:t>
      </w:r>
      <w:r>
        <w:rPr>
          <w:rFonts w:hint="eastAsia"/>
          <w:sz w:val="24"/>
        </w:rPr>
        <w:t>芯片示意图如图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7</w:t>
      </w:r>
      <w:r>
        <w:rPr>
          <w:sz w:val="24"/>
        </w:rPr>
        <w:fldChar w:fldCharType="end"/>
      </w:r>
      <w:r>
        <w:rPr>
          <w:rFonts w:hint="eastAsia"/>
          <w:sz w:val="24"/>
        </w:rPr>
        <w:t>所示。</w:t>
      </w:r>
    </w:p>
    <w:p w14:paraId="632AB4BD" w14:textId="77777777" w:rsidR="000E7101" w:rsidRDefault="00000000">
      <w:pPr>
        <w:wordWrap w:val="0"/>
        <w:spacing w:line="360" w:lineRule="auto"/>
        <w:ind w:rightChars="120" w:right="252"/>
        <w:jc w:val="center"/>
        <w:rPr>
          <w:sz w:val="24"/>
        </w:rPr>
      </w:pPr>
      <w:r>
        <w:rPr>
          <w:noProof/>
          <w:sz w:val="24"/>
        </w:rPr>
        <w:lastRenderedPageBreak/>
        <w:drawing>
          <wp:inline distT="0" distB="0" distL="0" distR="0" wp14:anchorId="03FD7564" wp14:editId="2D8D4290">
            <wp:extent cx="5760720" cy="379412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7"/>
                    <a:stretch>
                      <a:fillRect/>
                    </a:stretch>
                  </pic:blipFill>
                  <pic:spPr>
                    <a:xfrm>
                      <a:off x="0" y="0"/>
                      <a:ext cx="5760720" cy="3794125"/>
                    </a:xfrm>
                    <a:prstGeom prst="rect">
                      <a:avLst/>
                    </a:prstGeom>
                  </pic:spPr>
                </pic:pic>
              </a:graphicData>
            </a:graphic>
          </wp:inline>
        </w:drawing>
      </w:r>
    </w:p>
    <w:p w14:paraId="7864A840" w14:textId="07C167D3" w:rsidR="000E7101" w:rsidRDefault="00000000">
      <w:pPr>
        <w:pStyle w:val="a5"/>
        <w:wordWrap w:val="0"/>
        <w:spacing w:line="360" w:lineRule="auto"/>
        <w:jc w:val="center"/>
        <w:rPr>
          <w:rFonts w:ascii="Times New Roman" w:hAnsi="Times New Roman"/>
          <w:sz w:val="21"/>
          <w:szCs w:val="21"/>
        </w:rPr>
      </w:pPr>
      <w:r>
        <w:rPr>
          <w:rFonts w:ascii="Times New Roman" w:hAnsi="Times New Roman"/>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7</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sz w:val="21"/>
          <w:szCs w:val="21"/>
        </w:rPr>
        <w:t>STM32F103VCT6</w:t>
      </w:r>
    </w:p>
    <w:p w14:paraId="4897872D" w14:textId="64D9EECF" w:rsidR="000E7101" w:rsidRDefault="00000000">
      <w:pPr>
        <w:wordWrap w:val="0"/>
        <w:spacing w:line="360" w:lineRule="auto"/>
        <w:ind w:firstLineChars="200" w:firstLine="480"/>
        <w:rPr>
          <w:sz w:val="24"/>
        </w:rPr>
      </w:pPr>
      <w:r>
        <w:rPr>
          <w:rFonts w:hint="eastAsia"/>
          <w:sz w:val="24"/>
        </w:rPr>
        <w:t>模块如实物图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8</w:t>
      </w:r>
      <w:r>
        <w:rPr>
          <w:sz w:val="24"/>
        </w:rPr>
        <w:fldChar w:fldCharType="end"/>
      </w:r>
      <w:r>
        <w:rPr>
          <w:rFonts w:hint="eastAsia"/>
          <w:sz w:val="24"/>
        </w:rPr>
        <w:t>所示。</w:t>
      </w:r>
    </w:p>
    <w:p w14:paraId="7829A0C9" w14:textId="77777777" w:rsidR="000E7101" w:rsidRDefault="00000000">
      <w:pPr>
        <w:wordWrap w:val="0"/>
        <w:spacing w:line="360" w:lineRule="auto"/>
        <w:ind w:rightChars="120" w:right="252"/>
        <w:jc w:val="center"/>
        <w:rPr>
          <w:sz w:val="24"/>
        </w:rPr>
      </w:pPr>
      <w:r>
        <w:rPr>
          <w:noProof/>
          <w:sz w:val="24"/>
        </w:rPr>
        <w:drawing>
          <wp:inline distT="0" distB="0" distL="0" distR="0" wp14:anchorId="1F3F61DC" wp14:editId="5D99FCB4">
            <wp:extent cx="3344545" cy="2508250"/>
            <wp:effectExtent l="0" t="0" r="8255" b="6350"/>
            <wp:docPr id="16440951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95131" name="图片 8"/>
                    <pic:cNvPicPr>
                      <a:picLocks noChangeAspect="1" noChangeArrowheads="1"/>
                    </pic:cNvPicPr>
                  </pic:nvPicPr>
                  <pic:blipFill>
                    <a:blip r:embed="rId28" cstate="hqprint">
                      <a:extLst>
                        <a:ext uri="{28A0092B-C50C-407E-A947-70E740481C1C}">
                          <a14:useLocalDpi xmlns:a14="http://schemas.microsoft.com/office/drawing/2010/main" val="0"/>
                        </a:ext>
                      </a:extLst>
                    </a:blip>
                    <a:srcRect/>
                    <a:stretch>
                      <a:fillRect/>
                    </a:stretch>
                  </pic:blipFill>
                  <pic:spPr>
                    <a:xfrm>
                      <a:off x="0" y="0"/>
                      <a:ext cx="3361957" cy="2521097"/>
                    </a:xfrm>
                    <a:prstGeom prst="rect">
                      <a:avLst/>
                    </a:prstGeom>
                    <a:noFill/>
                    <a:ln>
                      <a:noFill/>
                    </a:ln>
                  </pic:spPr>
                </pic:pic>
              </a:graphicData>
            </a:graphic>
          </wp:inline>
        </w:drawing>
      </w:r>
    </w:p>
    <w:p w14:paraId="700A3E3F" w14:textId="1582595A" w:rsidR="000E7101" w:rsidRDefault="00000000">
      <w:pPr>
        <w:pStyle w:val="a5"/>
        <w:wordWrap w:val="0"/>
        <w:spacing w:line="360" w:lineRule="auto"/>
        <w:jc w:val="center"/>
        <w:rPr>
          <w:rFonts w:ascii="Times New Roman" w:hAnsi="Times New Roman"/>
          <w:sz w:val="21"/>
          <w:szCs w:val="21"/>
        </w:rPr>
      </w:pPr>
      <w:r>
        <w:rPr>
          <w:rFonts w:ascii="Times New Roman" w:hAnsi="Times New Roman"/>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8</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sz w:val="21"/>
          <w:szCs w:val="21"/>
        </w:rPr>
        <w:t>STM32F103VCT6</w:t>
      </w:r>
      <w:r>
        <w:rPr>
          <w:rFonts w:ascii="Times New Roman" w:hAnsi="Times New Roman" w:hint="eastAsia"/>
          <w:sz w:val="21"/>
          <w:szCs w:val="21"/>
        </w:rPr>
        <w:t>模块实物图</w:t>
      </w:r>
    </w:p>
    <w:p w14:paraId="5402E136" w14:textId="0DC4EA2A" w:rsidR="000E7101" w:rsidRDefault="00000000">
      <w:pPr>
        <w:wordWrap w:val="0"/>
        <w:spacing w:line="360" w:lineRule="auto"/>
        <w:ind w:firstLineChars="200" w:firstLine="480"/>
        <w:rPr>
          <w:sz w:val="24"/>
        </w:rPr>
      </w:pPr>
      <w:r>
        <w:rPr>
          <w:rFonts w:hint="eastAsia"/>
          <w:sz w:val="24"/>
        </w:rPr>
        <w:t>在</w:t>
      </w:r>
      <w:r>
        <w:rPr>
          <w:rFonts w:hint="eastAsia"/>
          <w:sz w:val="24"/>
        </w:rPr>
        <w:t>STM32</w:t>
      </w:r>
      <w:r>
        <w:rPr>
          <w:rFonts w:hint="eastAsia"/>
          <w:sz w:val="24"/>
        </w:rPr>
        <w:t>系统中，复位电路起着至关重要的作用，它的主要作用包括将</w:t>
      </w:r>
      <w:r>
        <w:rPr>
          <w:rFonts w:hint="eastAsia"/>
          <w:sz w:val="24"/>
        </w:rPr>
        <w:t>STM32</w:t>
      </w:r>
      <w:r>
        <w:rPr>
          <w:rFonts w:hint="eastAsia"/>
          <w:sz w:val="24"/>
        </w:rPr>
        <w:t>初始化到最初状态，确保系统在上电时能够从开始位置执行程序。手动复位电路还允许系统在死机或需要重启时手动触发。此外，复位电路中的电容还有去耦和滤波的作用，稳定电源，减少噪声干扰，从而保证</w:t>
      </w:r>
      <w:r>
        <w:rPr>
          <w:rFonts w:hint="eastAsia"/>
          <w:sz w:val="24"/>
        </w:rPr>
        <w:t>STM</w:t>
      </w:r>
      <w:r>
        <w:rPr>
          <w:sz w:val="24"/>
        </w:rPr>
        <w:t>3</w:t>
      </w:r>
      <w:r>
        <w:rPr>
          <w:rFonts w:hint="eastAsia"/>
          <w:sz w:val="24"/>
        </w:rPr>
        <w:t>2</w:t>
      </w:r>
      <w:r>
        <w:rPr>
          <w:rFonts w:hint="eastAsia"/>
          <w:sz w:val="24"/>
        </w:rPr>
        <w:t>稳定运行。</w:t>
      </w:r>
      <w:r>
        <w:rPr>
          <w:sz w:val="24"/>
        </w:rPr>
        <w:t>复位电路如图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9</w:t>
      </w:r>
      <w:r>
        <w:rPr>
          <w:sz w:val="24"/>
        </w:rPr>
        <w:fldChar w:fldCharType="end"/>
      </w:r>
      <w:r>
        <w:rPr>
          <w:sz w:val="24"/>
        </w:rPr>
        <w:t>所示。</w:t>
      </w:r>
    </w:p>
    <w:p w14:paraId="0D86A4DE" w14:textId="77777777" w:rsidR="000E7101" w:rsidRDefault="00000000">
      <w:pPr>
        <w:wordWrap w:val="0"/>
        <w:jc w:val="center"/>
      </w:pPr>
      <w:r>
        <w:rPr>
          <w:noProof/>
        </w:rPr>
        <w:lastRenderedPageBreak/>
        <w:drawing>
          <wp:inline distT="0" distB="0" distL="0" distR="0" wp14:anchorId="77805FAD" wp14:editId="12E36B55">
            <wp:extent cx="1778000" cy="1900555"/>
            <wp:effectExtent l="0" t="0" r="0" b="4445"/>
            <wp:docPr id="475048000" name="图片 47504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48000" name="图片 475048000"/>
                    <pic:cNvPicPr>
                      <a:picLocks noChangeAspect="1"/>
                    </pic:cNvPicPr>
                  </pic:nvPicPr>
                  <pic:blipFill>
                    <a:blip r:embed="rId29"/>
                    <a:stretch>
                      <a:fillRect/>
                    </a:stretch>
                  </pic:blipFill>
                  <pic:spPr>
                    <a:xfrm>
                      <a:off x="0" y="0"/>
                      <a:ext cx="1788677" cy="1911610"/>
                    </a:xfrm>
                    <a:prstGeom prst="rect">
                      <a:avLst/>
                    </a:prstGeom>
                  </pic:spPr>
                </pic:pic>
              </a:graphicData>
            </a:graphic>
          </wp:inline>
        </w:drawing>
      </w:r>
    </w:p>
    <w:p w14:paraId="016FA0BC" w14:textId="4F1AF119" w:rsidR="000E7101" w:rsidRDefault="00000000">
      <w:pPr>
        <w:wordWrap w:val="0"/>
        <w:spacing w:line="360" w:lineRule="auto"/>
        <w:jc w:val="center"/>
        <w:rPr>
          <w:rFonts w:eastAsia="黑体"/>
          <w:szCs w:val="21"/>
        </w:rPr>
      </w:pPr>
      <w:r>
        <w:rPr>
          <w:rFonts w:eastAsia="黑体" w:hint="eastAsia"/>
          <w:szCs w:val="21"/>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340390">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340390">
        <w:rPr>
          <w:noProof/>
          <w:szCs w:val="21"/>
        </w:rPr>
        <w:t>9</w:t>
      </w:r>
      <w:r>
        <w:rPr>
          <w:szCs w:val="21"/>
        </w:rPr>
        <w:fldChar w:fldCharType="end"/>
      </w:r>
      <w:r>
        <w:rPr>
          <w:rFonts w:hint="eastAsia"/>
          <w:szCs w:val="21"/>
        </w:rPr>
        <w:t xml:space="preserve">　</w:t>
      </w:r>
      <w:r>
        <w:rPr>
          <w:rFonts w:eastAsia="黑体" w:hint="eastAsia"/>
          <w:szCs w:val="21"/>
        </w:rPr>
        <w:t>复位电路</w:t>
      </w:r>
    </w:p>
    <w:p w14:paraId="3275F5BC" w14:textId="34EF5523" w:rsidR="000E7101" w:rsidRDefault="00000000">
      <w:pPr>
        <w:wordWrap w:val="0"/>
        <w:spacing w:line="360" w:lineRule="auto"/>
        <w:ind w:firstLineChars="200" w:firstLine="480"/>
        <w:jc w:val="left"/>
        <w:rPr>
          <w:sz w:val="24"/>
        </w:rPr>
      </w:pPr>
      <w:r>
        <w:rPr>
          <w:rFonts w:hint="eastAsia"/>
          <w:sz w:val="24"/>
        </w:rPr>
        <w:t>晶振电路是电子设备的心脏，它利用晶体的压电效应，在特定的固有频率下产生机械振动。当晶体两端的电压发生变化时，晶体会相应地伸缩，这种机械振动又会反过来改变晶体两端的电压，从而形成一个正反馈过程。在晶体的固有频率下，这个正反馈能够维持稳定的振荡，使得晶体不断地在电能和机械能之间转换，产生一个频率非常稳定的振荡信号。驱动电路则负责提供适当的放大和反馈，以确保晶体能够在最佳工作状态下振荡，从而输出一个精确且稳定的时钟信号。晶振电路的稳定性对于维持电子设备的正常运行至关重要。</w:t>
      </w:r>
      <w:r>
        <w:rPr>
          <w:sz w:val="24"/>
        </w:rPr>
        <w:t>晶振电路</w:t>
      </w:r>
      <w:r>
        <w:rPr>
          <w:rFonts w:hint="eastAsia"/>
          <w:sz w:val="24"/>
        </w:rPr>
        <w:t>如</w:t>
      </w:r>
      <w:r>
        <w:rPr>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10</w:t>
      </w:r>
      <w:r>
        <w:rPr>
          <w:sz w:val="24"/>
        </w:rPr>
        <w:fldChar w:fldCharType="end"/>
      </w:r>
      <w:r>
        <w:rPr>
          <w:sz w:val="24"/>
        </w:rPr>
        <w:t>所示。</w:t>
      </w:r>
    </w:p>
    <w:p w14:paraId="7260F1EE" w14:textId="77777777" w:rsidR="000E7101" w:rsidRDefault="00000000">
      <w:pPr>
        <w:wordWrap w:val="0"/>
        <w:jc w:val="center"/>
      </w:pPr>
      <w:r>
        <w:rPr>
          <w:noProof/>
        </w:rPr>
        <w:drawing>
          <wp:inline distT="0" distB="0" distL="0" distR="0" wp14:anchorId="39995C8B" wp14:editId="4B8010F8">
            <wp:extent cx="2432685" cy="2400300"/>
            <wp:effectExtent l="0" t="0" r="5715" b="0"/>
            <wp:docPr id="19565667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66745" name="图片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439229" cy="2406383"/>
                    </a:xfrm>
                    <a:prstGeom prst="rect">
                      <a:avLst/>
                    </a:prstGeom>
                    <a:noFill/>
                    <a:ln>
                      <a:noFill/>
                    </a:ln>
                  </pic:spPr>
                </pic:pic>
              </a:graphicData>
            </a:graphic>
          </wp:inline>
        </w:drawing>
      </w:r>
    </w:p>
    <w:p w14:paraId="0C2E2B7E" w14:textId="30B73E61" w:rsidR="000E7101" w:rsidRDefault="00000000">
      <w:pPr>
        <w:wordWrap w:val="0"/>
        <w:spacing w:line="360" w:lineRule="auto"/>
        <w:jc w:val="center"/>
        <w:rPr>
          <w:rFonts w:eastAsia="黑体"/>
          <w:szCs w:val="21"/>
        </w:rPr>
      </w:pPr>
      <w:r>
        <w:rPr>
          <w:rFonts w:eastAsia="黑体" w:hint="eastAsia"/>
          <w:szCs w:val="21"/>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340390">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340390">
        <w:rPr>
          <w:noProof/>
          <w:szCs w:val="21"/>
        </w:rPr>
        <w:t>10</w:t>
      </w:r>
      <w:r>
        <w:rPr>
          <w:szCs w:val="21"/>
        </w:rPr>
        <w:fldChar w:fldCharType="end"/>
      </w:r>
      <w:r>
        <w:rPr>
          <w:rFonts w:hint="eastAsia"/>
          <w:szCs w:val="21"/>
        </w:rPr>
        <w:t xml:space="preserve">　</w:t>
      </w:r>
      <w:r>
        <w:rPr>
          <w:rFonts w:eastAsia="黑体" w:hint="eastAsia"/>
          <w:szCs w:val="21"/>
        </w:rPr>
        <w:t>晶振电路</w:t>
      </w:r>
    </w:p>
    <w:p w14:paraId="62472B8E" w14:textId="067AEB85" w:rsidR="000E7101" w:rsidRDefault="00000000">
      <w:pPr>
        <w:wordWrap w:val="0"/>
        <w:spacing w:line="360" w:lineRule="auto"/>
        <w:ind w:firstLineChars="200" w:firstLine="480"/>
        <w:rPr>
          <w:sz w:val="24"/>
        </w:rPr>
      </w:pPr>
      <w:r>
        <w:rPr>
          <w:rFonts w:hint="eastAsia"/>
          <w:sz w:val="24"/>
        </w:rPr>
        <w:t>电源电路是芯片和外围电路稳定工作的基础，它能为单片机提供稳定的电压，还能进行电压转换，</w:t>
      </w:r>
      <w:r>
        <w:rPr>
          <w:sz w:val="24"/>
        </w:rPr>
        <w:t>1117</w:t>
      </w:r>
      <w:r>
        <w:rPr>
          <w:rFonts w:hint="eastAsia"/>
          <w:sz w:val="24"/>
        </w:rPr>
        <w:t>芯片可以将</w:t>
      </w:r>
      <w:r>
        <w:rPr>
          <w:sz w:val="24"/>
        </w:rPr>
        <w:t>5V</w:t>
      </w:r>
      <w:r>
        <w:rPr>
          <w:rFonts w:hint="eastAsia"/>
          <w:sz w:val="24"/>
        </w:rPr>
        <w:t>电压转换为</w:t>
      </w:r>
      <w:r>
        <w:rPr>
          <w:sz w:val="24"/>
        </w:rPr>
        <w:t>3.3V</w:t>
      </w:r>
      <w:r>
        <w:rPr>
          <w:rFonts w:hint="eastAsia"/>
          <w:sz w:val="24"/>
        </w:rPr>
        <w:t>供单片机使用。同时，电路中的电容也具有稳压和滤波的作用，能够过滤电源的噪声，防止异常的电压对单片机造成的损坏。在单片机周围，还添加了</w:t>
      </w:r>
      <w:r>
        <w:rPr>
          <w:sz w:val="24"/>
        </w:rPr>
        <w:t>0.1µf</w:t>
      </w:r>
      <w:r>
        <w:rPr>
          <w:rFonts w:hint="eastAsia"/>
          <w:sz w:val="24"/>
        </w:rPr>
        <w:t>去偶电容，可以为单片机提供瞬间的电流补偿，减少电源噪声，确保程序运转稳定。电源电路如图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11</w:t>
      </w:r>
      <w:r>
        <w:rPr>
          <w:sz w:val="24"/>
        </w:rPr>
        <w:fldChar w:fldCharType="end"/>
      </w:r>
      <w:r>
        <w:rPr>
          <w:rFonts w:hint="eastAsia"/>
          <w:sz w:val="24"/>
        </w:rPr>
        <w:t>所示。</w:t>
      </w:r>
    </w:p>
    <w:p w14:paraId="5F5EDBEC" w14:textId="77777777" w:rsidR="000E7101" w:rsidRDefault="00000000">
      <w:pPr>
        <w:wordWrap w:val="0"/>
        <w:spacing w:line="360" w:lineRule="auto"/>
        <w:jc w:val="center"/>
        <w:rPr>
          <w:rFonts w:ascii="黑体" w:eastAsia="黑体" w:hAnsi="黑体" w:cs="黑体" w:hint="eastAsia"/>
        </w:rPr>
      </w:pPr>
      <w:r>
        <w:rPr>
          <w:rFonts w:ascii="黑体" w:eastAsia="黑体" w:hAnsi="黑体" w:cs="黑体"/>
          <w:noProof/>
        </w:rPr>
        <w:lastRenderedPageBreak/>
        <w:drawing>
          <wp:inline distT="0" distB="0" distL="0" distR="0" wp14:anchorId="0B17D715" wp14:editId="2CA30411">
            <wp:extent cx="3528060" cy="1236345"/>
            <wp:effectExtent l="0" t="0" r="0" b="1905"/>
            <wp:docPr id="16486857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85785" name="图片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3542199" cy="1241522"/>
                    </a:xfrm>
                    <a:prstGeom prst="rect">
                      <a:avLst/>
                    </a:prstGeom>
                    <a:noFill/>
                    <a:ln>
                      <a:noFill/>
                    </a:ln>
                  </pic:spPr>
                </pic:pic>
              </a:graphicData>
            </a:graphic>
          </wp:inline>
        </w:drawing>
      </w:r>
    </w:p>
    <w:p w14:paraId="5527D7CE" w14:textId="77E91A08" w:rsidR="000E7101" w:rsidRDefault="00000000">
      <w:pPr>
        <w:wordWrap w:val="0"/>
        <w:spacing w:line="360" w:lineRule="auto"/>
        <w:jc w:val="center"/>
        <w:rPr>
          <w:rFonts w:eastAsia="黑体"/>
          <w:szCs w:val="21"/>
        </w:rPr>
      </w:pPr>
      <w:r>
        <w:rPr>
          <w:rFonts w:eastAsia="黑体" w:hint="eastAsia"/>
          <w:szCs w:val="21"/>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340390">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340390">
        <w:rPr>
          <w:noProof/>
          <w:szCs w:val="21"/>
        </w:rPr>
        <w:t>11</w:t>
      </w:r>
      <w:r>
        <w:rPr>
          <w:szCs w:val="21"/>
        </w:rPr>
        <w:fldChar w:fldCharType="end"/>
      </w:r>
      <w:r>
        <w:rPr>
          <w:rFonts w:hint="eastAsia"/>
          <w:szCs w:val="21"/>
        </w:rPr>
        <w:t xml:space="preserve">　</w:t>
      </w:r>
      <w:r>
        <w:rPr>
          <w:rFonts w:eastAsia="黑体" w:hint="eastAsia"/>
          <w:szCs w:val="21"/>
        </w:rPr>
        <w:t>电源电路</w:t>
      </w:r>
    </w:p>
    <w:p w14:paraId="748EE954" w14:textId="77777777" w:rsidR="000E7101" w:rsidRDefault="00000000">
      <w:pPr>
        <w:wordWrap w:val="0"/>
        <w:spacing w:beforeLines="50" w:before="156" w:afterLines="50" w:after="156" w:line="360" w:lineRule="auto"/>
        <w:outlineLvl w:val="1"/>
        <w:rPr>
          <w:rFonts w:eastAsia="黑体"/>
          <w:sz w:val="24"/>
        </w:rPr>
      </w:pPr>
      <w:bookmarkStart w:id="57" w:name="_Toc70791698"/>
      <w:bookmarkStart w:id="58" w:name="_Toc70791174"/>
      <w:bookmarkStart w:id="59" w:name="_Toc71660328"/>
      <w:bookmarkStart w:id="60" w:name="_Toc70791436"/>
      <w:bookmarkStart w:id="61" w:name="_Toc199448554"/>
      <w:r>
        <w:rPr>
          <w:rFonts w:eastAsia="黑体" w:hint="eastAsia"/>
          <w:sz w:val="28"/>
          <w:szCs w:val="28"/>
        </w:rPr>
        <w:t>3.3</w:t>
      </w:r>
      <w:bookmarkEnd w:id="57"/>
      <w:bookmarkEnd w:id="58"/>
      <w:bookmarkEnd w:id="59"/>
      <w:bookmarkEnd w:id="60"/>
      <w:r>
        <w:rPr>
          <w:rFonts w:eastAsia="黑体" w:hint="eastAsia"/>
          <w:sz w:val="28"/>
          <w:szCs w:val="28"/>
        </w:rPr>
        <w:t xml:space="preserve">　烟雾检测模块</w:t>
      </w:r>
      <w:bookmarkEnd w:id="61"/>
    </w:p>
    <w:p w14:paraId="299A2025" w14:textId="24AB27AE" w:rsidR="000E7101" w:rsidRDefault="00000000">
      <w:pPr>
        <w:pStyle w:val="ad"/>
        <w:shd w:val="clear" w:color="auto" w:fill="FFFFFF"/>
        <w:wordWrap w:val="0"/>
        <w:spacing w:before="0" w:beforeAutospacing="0" w:after="0" w:afterAutospacing="0" w:line="360" w:lineRule="auto"/>
        <w:ind w:firstLine="482"/>
        <w:jc w:val="both"/>
        <w:textAlignment w:val="baseline"/>
        <w:rPr>
          <w:rFonts w:ascii="Times New Roman" w:hAnsi="Times New Roman" w:cs="Times New Roman"/>
          <w:kern w:val="2"/>
        </w:rPr>
      </w:pPr>
      <w:r>
        <w:rPr>
          <w:rFonts w:ascii="Times New Roman" w:hAnsi="Times New Roman" w:cs="Times New Roman"/>
        </w:rPr>
        <w:t>MQ-2</w:t>
      </w:r>
      <w:r>
        <w:rPr>
          <w:rFonts w:ascii="Times New Roman" w:hAnsi="Times New Roman" w:cs="Times New Roman"/>
        </w:rPr>
        <w:t>气敏传感器是一种常用于检测可燃气体泄漏的传感器，如液化石油气、丙烷、甲醇等。它的工作原理是基于半导体金属氧化物表面接触到可燃气体时，电阻值会发生变化的特性。它对烟雾中的某些成分（如燃烧产生的碳粒子）也是敏感的，因此，</w:t>
      </w:r>
      <w:r>
        <w:rPr>
          <w:rFonts w:ascii="Times New Roman" w:hAnsi="Times New Roman" w:cs="Times New Roman"/>
        </w:rPr>
        <w:t>MQ-2</w:t>
      </w:r>
      <w:r>
        <w:rPr>
          <w:rFonts w:ascii="Times New Roman" w:hAnsi="Times New Roman" w:cs="Times New Roman"/>
        </w:rPr>
        <w:t>传感器可以在一定程度上检测到烟雾。当烟雾中的颗粒物或气态污染物与传感器表面的金属氧化物接触时，它们可以引起传感器的电阻变化，从而触发警报或检测反应</w:t>
      </w:r>
      <w:r>
        <w:rPr>
          <w:rFonts w:ascii="Times New Roman" w:hAnsi="Times New Roman" w:cs="Times New Roman" w:hint="eastAsia"/>
        </w:rPr>
        <w:t>。实际系统采用</w:t>
      </w:r>
      <w:r>
        <w:rPr>
          <w:rFonts w:ascii="Times New Roman" w:hAnsi="Times New Roman" w:cs="Times New Roman" w:hint="eastAsia"/>
        </w:rPr>
        <w:t>5</w:t>
      </w:r>
      <w:r>
        <w:rPr>
          <w:rFonts w:ascii="Times New Roman" w:hAnsi="Times New Roman" w:cs="Times New Roman" w:hint="eastAsia"/>
        </w:rPr>
        <w:t>路烟雾传感器，它们输出端分别与单片机的</w:t>
      </w:r>
      <w:r>
        <w:rPr>
          <w:rFonts w:ascii="Times New Roman" w:hAnsi="Times New Roman" w:cs="Times New Roman" w:hint="eastAsia"/>
        </w:rPr>
        <w:t>PD10</w:t>
      </w:r>
      <w:r>
        <w:rPr>
          <w:rFonts w:ascii="Times New Roman" w:hAnsi="Times New Roman" w:cs="Times New Roman" w:hint="eastAsia"/>
        </w:rPr>
        <w:t>、</w:t>
      </w:r>
      <w:r>
        <w:rPr>
          <w:rFonts w:ascii="Times New Roman" w:hAnsi="Times New Roman" w:cs="Times New Roman" w:hint="eastAsia"/>
        </w:rPr>
        <w:t>PD11</w:t>
      </w:r>
      <w:r>
        <w:rPr>
          <w:rFonts w:ascii="Times New Roman" w:hAnsi="Times New Roman" w:cs="Times New Roman" w:hint="eastAsia"/>
        </w:rPr>
        <w:t>、</w:t>
      </w:r>
      <w:r>
        <w:rPr>
          <w:rFonts w:ascii="Times New Roman" w:hAnsi="Times New Roman" w:cs="Times New Roman" w:hint="eastAsia"/>
        </w:rPr>
        <w:t>PD12</w:t>
      </w:r>
      <w:r>
        <w:rPr>
          <w:rFonts w:ascii="Times New Roman" w:hAnsi="Times New Roman" w:cs="Times New Roman" w:hint="eastAsia"/>
        </w:rPr>
        <w:t>、</w:t>
      </w:r>
      <w:r>
        <w:rPr>
          <w:rFonts w:ascii="Times New Roman" w:hAnsi="Times New Roman" w:cs="Times New Roman" w:hint="eastAsia"/>
        </w:rPr>
        <w:t>PD13</w:t>
      </w:r>
      <w:r>
        <w:rPr>
          <w:rFonts w:ascii="Times New Roman" w:hAnsi="Times New Roman" w:cs="Times New Roman" w:hint="eastAsia"/>
        </w:rPr>
        <w:t>、</w:t>
      </w:r>
      <w:r>
        <w:rPr>
          <w:rFonts w:ascii="Times New Roman" w:hAnsi="Times New Roman" w:cs="Times New Roman" w:hint="eastAsia"/>
        </w:rPr>
        <w:t>PD14</w:t>
      </w:r>
      <w:r>
        <w:rPr>
          <w:rFonts w:ascii="Times New Roman" w:hAnsi="Times New Roman" w:cs="Times New Roman" w:hint="eastAsia"/>
        </w:rPr>
        <w:t>相连，接口电路如图</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ascii="Times New Roman" w:hAnsi="Times New Roman" w:cs="Times New Roman" w:hint="eastAsia"/>
          <w:kern w:val="2"/>
        </w:rPr>
        <w:instrText>Seq eq \c</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sidR="00340390">
        <w:rPr>
          <w:rFonts w:ascii="Times New Roman" w:hAnsi="Times New Roman" w:cs="Times New Roman"/>
          <w:noProof/>
          <w:kern w:val="2"/>
        </w:rPr>
        <w:t>3</w:t>
      </w:r>
      <w:r>
        <w:rPr>
          <w:rFonts w:ascii="Times New Roman" w:hAnsi="Times New Roman" w:cs="Times New Roman"/>
          <w:kern w:val="2"/>
        </w:rPr>
        <w:fldChar w:fldCharType="end"/>
      </w:r>
      <w:r>
        <w:rPr>
          <w:rFonts w:ascii="Times New Roman" w:hAnsi="Times New Roman" w:cs="Times New Roman" w:hint="eastAsia"/>
          <w:kern w:val="2"/>
        </w:rPr>
        <w:t>.</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ascii="Times New Roman" w:hAnsi="Times New Roman" w:cs="Times New Roman" w:hint="eastAsia"/>
          <w:kern w:val="2"/>
        </w:rPr>
        <w:instrText>Seq txt</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sidR="00340390">
        <w:rPr>
          <w:rFonts w:ascii="Times New Roman" w:hAnsi="Times New Roman" w:cs="Times New Roman"/>
          <w:noProof/>
          <w:kern w:val="2"/>
        </w:rPr>
        <w:t>12</w:t>
      </w:r>
      <w:r>
        <w:rPr>
          <w:rFonts w:ascii="Times New Roman" w:hAnsi="Times New Roman" w:cs="Times New Roman"/>
          <w:kern w:val="2"/>
        </w:rPr>
        <w:fldChar w:fldCharType="end"/>
      </w:r>
      <w:r>
        <w:rPr>
          <w:rFonts w:ascii="Times New Roman" w:hAnsi="Times New Roman" w:cs="Times New Roman" w:hint="eastAsia"/>
          <w:kern w:val="2"/>
        </w:rPr>
        <w:t>所示</w:t>
      </w:r>
      <w:r>
        <w:rPr>
          <w:rFonts w:ascii="Times New Roman" w:hAnsi="Times New Roman" w:cs="Times New Roman" w:hint="eastAsia"/>
        </w:rPr>
        <w:t>。走廊</w:t>
      </w:r>
      <w:r>
        <w:rPr>
          <w:rFonts w:ascii="Times New Roman" w:hAnsi="Times New Roman" w:cs="Times New Roman" w:hint="eastAsia"/>
        </w:rPr>
        <w:t>1</w:t>
      </w:r>
      <w:r>
        <w:rPr>
          <w:rFonts w:ascii="Times New Roman" w:hAnsi="Times New Roman" w:cs="Times New Roman" w:hint="eastAsia"/>
        </w:rPr>
        <w:t>区域烟雾</w:t>
      </w:r>
      <w:r>
        <w:rPr>
          <w:rFonts w:hint="eastAsia"/>
        </w:rPr>
        <w:t>传感器内部电</w:t>
      </w:r>
      <w:r>
        <w:rPr>
          <w:rFonts w:ascii="Times New Roman" w:hAnsi="Times New Roman" w:cs="Times New Roman" w:hint="eastAsia"/>
          <w:kern w:val="2"/>
        </w:rPr>
        <w:t>路如图</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ascii="Times New Roman" w:hAnsi="Times New Roman" w:cs="Times New Roman" w:hint="eastAsia"/>
          <w:kern w:val="2"/>
        </w:rPr>
        <w:instrText>Seq eq \c</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sidR="00340390">
        <w:rPr>
          <w:rFonts w:ascii="Times New Roman" w:hAnsi="Times New Roman" w:cs="Times New Roman"/>
          <w:noProof/>
          <w:kern w:val="2"/>
        </w:rPr>
        <w:t>3</w:t>
      </w:r>
      <w:r>
        <w:rPr>
          <w:rFonts w:ascii="Times New Roman" w:hAnsi="Times New Roman" w:cs="Times New Roman"/>
          <w:kern w:val="2"/>
        </w:rPr>
        <w:fldChar w:fldCharType="end"/>
      </w:r>
      <w:r>
        <w:rPr>
          <w:rFonts w:ascii="Times New Roman" w:hAnsi="Times New Roman" w:cs="Times New Roman" w:hint="eastAsia"/>
          <w:kern w:val="2"/>
        </w:rPr>
        <w:t>.</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ascii="Times New Roman" w:hAnsi="Times New Roman" w:cs="Times New Roman" w:hint="eastAsia"/>
          <w:kern w:val="2"/>
        </w:rPr>
        <w:instrText>Seq txt</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rsidR="00340390">
        <w:rPr>
          <w:rFonts w:ascii="Times New Roman" w:hAnsi="Times New Roman" w:cs="Times New Roman"/>
          <w:noProof/>
          <w:kern w:val="2"/>
        </w:rPr>
        <w:t>13</w:t>
      </w:r>
      <w:r>
        <w:rPr>
          <w:rFonts w:ascii="Times New Roman" w:hAnsi="Times New Roman" w:cs="Times New Roman"/>
          <w:kern w:val="2"/>
        </w:rPr>
        <w:fldChar w:fldCharType="end"/>
      </w:r>
      <w:r>
        <w:rPr>
          <w:rFonts w:ascii="Times New Roman" w:hAnsi="Times New Roman" w:cs="Times New Roman" w:hint="eastAsia"/>
          <w:kern w:val="2"/>
        </w:rPr>
        <w:t>所示。</w:t>
      </w:r>
    </w:p>
    <w:p w14:paraId="18D0032F" w14:textId="77777777" w:rsidR="000E7101" w:rsidRDefault="00000000">
      <w:pPr>
        <w:wordWrap w:val="0"/>
        <w:spacing w:line="360" w:lineRule="auto"/>
        <w:jc w:val="center"/>
        <w:rPr>
          <w:sz w:val="24"/>
        </w:rPr>
      </w:pPr>
      <w:r>
        <w:rPr>
          <w:noProof/>
          <w:sz w:val="24"/>
        </w:rPr>
        <w:drawing>
          <wp:inline distT="0" distB="0" distL="0" distR="0" wp14:anchorId="04DFC5F0" wp14:editId="17B93FC9">
            <wp:extent cx="4666615" cy="1337945"/>
            <wp:effectExtent l="0" t="0" r="635" b="0"/>
            <wp:docPr id="197715545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55452" name="图片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691381" cy="1345566"/>
                    </a:xfrm>
                    <a:prstGeom prst="rect">
                      <a:avLst/>
                    </a:prstGeom>
                    <a:noFill/>
                    <a:ln>
                      <a:noFill/>
                    </a:ln>
                  </pic:spPr>
                </pic:pic>
              </a:graphicData>
            </a:graphic>
          </wp:inline>
        </w:drawing>
      </w:r>
    </w:p>
    <w:p w14:paraId="7F16F072" w14:textId="067A65A1" w:rsidR="000E7101" w:rsidRDefault="00000000">
      <w:pPr>
        <w:pStyle w:val="a5"/>
        <w:wordWrap w:val="0"/>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12</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hint="eastAsia"/>
          <w:sz w:val="21"/>
          <w:szCs w:val="21"/>
        </w:rPr>
        <w:t>5</w:t>
      </w:r>
      <w:r>
        <w:rPr>
          <w:rFonts w:ascii="Times New Roman" w:hAnsi="Times New Roman" w:hint="eastAsia"/>
          <w:sz w:val="21"/>
          <w:szCs w:val="21"/>
        </w:rPr>
        <w:t>路烟雾传感器接口电路</w:t>
      </w:r>
    </w:p>
    <w:p w14:paraId="2E134578" w14:textId="77777777" w:rsidR="000E7101" w:rsidRDefault="00000000">
      <w:pPr>
        <w:wordWrap w:val="0"/>
        <w:spacing w:line="360" w:lineRule="auto"/>
        <w:jc w:val="center"/>
        <w:rPr>
          <w:sz w:val="24"/>
        </w:rPr>
      </w:pPr>
      <w:r>
        <w:rPr>
          <w:rFonts w:hint="eastAsia"/>
          <w:noProof/>
          <w:sz w:val="24"/>
        </w:rPr>
        <w:drawing>
          <wp:inline distT="0" distB="0" distL="0" distR="0" wp14:anchorId="38D0D351" wp14:editId="3E47A756">
            <wp:extent cx="4629785" cy="1957705"/>
            <wp:effectExtent l="0" t="0" r="0" b="4445"/>
            <wp:docPr id="19640414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41444" name="图片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4650638" cy="1966908"/>
                    </a:xfrm>
                    <a:prstGeom prst="rect">
                      <a:avLst/>
                    </a:prstGeom>
                    <a:noFill/>
                    <a:ln>
                      <a:noFill/>
                    </a:ln>
                  </pic:spPr>
                </pic:pic>
              </a:graphicData>
            </a:graphic>
          </wp:inline>
        </w:drawing>
      </w:r>
    </w:p>
    <w:p w14:paraId="345CD068" w14:textId="0038B34E" w:rsidR="000E7101" w:rsidRDefault="00000000">
      <w:pPr>
        <w:pStyle w:val="a5"/>
        <w:wordWrap w:val="0"/>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13</w:t>
      </w:r>
      <w:r>
        <w:rPr>
          <w:rFonts w:ascii="Times New Roman" w:hAnsi="Times New Roman"/>
          <w:sz w:val="21"/>
          <w:szCs w:val="21"/>
        </w:rPr>
        <w:fldChar w:fldCharType="end"/>
      </w:r>
      <w:r>
        <w:rPr>
          <w:rFonts w:ascii="Times New Roman" w:hAnsi="Times New Roman" w:hint="eastAsia"/>
          <w:sz w:val="21"/>
          <w:szCs w:val="21"/>
        </w:rPr>
        <w:t xml:space="preserve">　烟雾检测模块</w:t>
      </w:r>
    </w:p>
    <w:p w14:paraId="67B3E804" w14:textId="77777777" w:rsidR="000E7101" w:rsidRDefault="00000000">
      <w:pPr>
        <w:wordWrap w:val="0"/>
        <w:spacing w:line="360" w:lineRule="auto"/>
        <w:ind w:firstLineChars="200" w:firstLine="480"/>
        <w:rPr>
          <w:kern w:val="0"/>
          <w:sz w:val="24"/>
        </w:rPr>
      </w:pPr>
      <w:r>
        <w:rPr>
          <w:kern w:val="0"/>
          <w:sz w:val="24"/>
        </w:rPr>
        <w:t>MQ-2</w:t>
      </w:r>
      <w:r>
        <w:rPr>
          <w:kern w:val="0"/>
          <w:sz w:val="24"/>
        </w:rPr>
        <w:t>气敏传感器由一个加热丝和一对电极组成。加热丝负责将传感器内部的金属</w:t>
      </w:r>
      <w:r>
        <w:rPr>
          <w:kern w:val="0"/>
          <w:sz w:val="24"/>
        </w:rPr>
        <w:lastRenderedPageBreak/>
        <w:t>氧化物加热到一定温度（通常在</w:t>
      </w:r>
      <w:r>
        <w:rPr>
          <w:kern w:val="0"/>
          <w:sz w:val="24"/>
        </w:rPr>
        <w:t>200°C</w:t>
      </w:r>
      <w:r>
        <w:rPr>
          <w:rFonts w:hint="eastAsia"/>
          <w:kern w:val="0"/>
          <w:sz w:val="24"/>
        </w:rPr>
        <w:t>~</w:t>
      </w:r>
      <w:r>
        <w:rPr>
          <w:kern w:val="0"/>
          <w:sz w:val="24"/>
        </w:rPr>
        <w:t>300°C</w:t>
      </w:r>
      <w:r>
        <w:rPr>
          <w:kern w:val="0"/>
          <w:sz w:val="24"/>
        </w:rPr>
        <w:t>之间），以便使其能够有效地检测周围的气体。当可燃气体进入传感器并与加热的金属氧化物接触时，会导致氧化物的</w:t>
      </w:r>
      <w:r>
        <w:rPr>
          <w:rFonts w:hint="eastAsia"/>
          <w:kern w:val="0"/>
          <w:sz w:val="24"/>
        </w:rPr>
        <w:t>电阻降低，输出端电压升高，超过滑动变阻器设定的阈值输出低电平。反之输出高电平（参考文献：物联网传感器技术在智能家居中的应用）</w:t>
      </w:r>
    </w:p>
    <w:p w14:paraId="7BD8D12B" w14:textId="77777777" w:rsidR="000E7101" w:rsidRDefault="00000000">
      <w:pPr>
        <w:wordWrap w:val="0"/>
        <w:spacing w:line="360" w:lineRule="auto"/>
        <w:ind w:firstLineChars="200" w:firstLine="480"/>
        <w:rPr>
          <w:rFonts w:cs="Arial"/>
          <w:szCs w:val="21"/>
        </w:rPr>
      </w:pPr>
      <w:r>
        <w:rPr>
          <w:sz w:val="24"/>
        </w:rPr>
        <w:t>其</w:t>
      </w:r>
      <w:r>
        <w:rPr>
          <w:rFonts w:hint="eastAsia"/>
          <w:sz w:val="24"/>
        </w:rPr>
        <w:t>特性参数</w:t>
      </w:r>
      <w:r>
        <w:rPr>
          <w:sz w:val="24"/>
        </w:rPr>
        <w:t>如表</w:t>
      </w:r>
      <w:r>
        <w:rPr>
          <w:sz w:val="24"/>
        </w:rPr>
        <w:t>3.1</w:t>
      </w:r>
      <w:r>
        <w:rPr>
          <w:sz w:val="24"/>
        </w:rPr>
        <w:t>所示。</w:t>
      </w:r>
    </w:p>
    <w:p w14:paraId="47DD5828" w14:textId="77777777" w:rsidR="000E7101" w:rsidRDefault="00000000">
      <w:pPr>
        <w:pStyle w:val="afc"/>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Pr>
          <w:rFonts w:eastAsia="黑体"/>
          <w:b/>
          <w:bCs/>
          <w:sz w:val="21"/>
          <w:szCs w:val="21"/>
        </w:rPr>
        <w:t>3.1</w:t>
      </w:r>
      <w:r>
        <w:rPr>
          <w:b/>
          <w:bCs/>
          <w:sz w:val="21"/>
          <w:szCs w:val="21"/>
        </w:rPr>
        <w:t xml:space="preserve">　</w:t>
      </w:r>
      <w:r>
        <w:rPr>
          <w:rFonts w:eastAsia="黑体"/>
          <w:b/>
          <w:bCs/>
          <w:sz w:val="21"/>
          <w:szCs w:val="21"/>
        </w:rPr>
        <w:t>MQ-2</w:t>
      </w:r>
      <w:r>
        <w:rPr>
          <w:rFonts w:ascii="黑体" w:eastAsia="黑体" w:hAnsi="黑体" w:cs="Arial" w:hint="eastAsia"/>
          <w:b/>
          <w:bCs/>
          <w:sz w:val="21"/>
          <w:szCs w:val="21"/>
        </w:rPr>
        <w:t>传感器参数</w:t>
      </w:r>
    </w:p>
    <w:tbl>
      <w:tblPr>
        <w:tblW w:w="8961" w:type="dxa"/>
        <w:tblInd w:w="-30" w:type="dxa"/>
        <w:tblLayout w:type="fixed"/>
        <w:tblLook w:val="04A0" w:firstRow="1" w:lastRow="0" w:firstColumn="1" w:lastColumn="0" w:noHBand="0" w:noVBand="1"/>
      </w:tblPr>
      <w:tblGrid>
        <w:gridCol w:w="2157"/>
        <w:gridCol w:w="116"/>
        <w:gridCol w:w="6688"/>
      </w:tblGrid>
      <w:tr w:rsidR="000E7101" w14:paraId="7282DF74" w14:textId="77777777">
        <w:trPr>
          <w:trHeight w:val="245"/>
        </w:trPr>
        <w:tc>
          <w:tcPr>
            <w:tcW w:w="2157" w:type="dxa"/>
            <w:tcBorders>
              <w:top w:val="single" w:sz="18" w:space="0" w:color="auto"/>
              <w:left w:val="nil"/>
              <w:bottom w:val="single" w:sz="6" w:space="0" w:color="auto"/>
              <w:right w:val="nil"/>
            </w:tcBorders>
          </w:tcPr>
          <w:p w14:paraId="118BC1FD" w14:textId="77777777" w:rsidR="000E7101" w:rsidRDefault="00000000">
            <w:pPr>
              <w:wordWrap w:val="0"/>
              <w:autoSpaceDE w:val="0"/>
              <w:autoSpaceDN w:val="0"/>
              <w:adjustRightInd w:val="0"/>
              <w:ind w:rightChars="-119" w:right="-250"/>
              <w:jc w:val="center"/>
              <w:rPr>
                <w:rFonts w:ascii="宋体" w:cs="宋体"/>
                <w:kern w:val="0"/>
                <w:szCs w:val="21"/>
              </w:rPr>
            </w:pPr>
            <w:r>
              <w:rPr>
                <w:rFonts w:ascii="宋体" w:cs="宋体" w:hint="eastAsia"/>
                <w:kern w:val="0"/>
                <w:szCs w:val="21"/>
              </w:rPr>
              <w:t>参数</w:t>
            </w:r>
          </w:p>
        </w:tc>
        <w:tc>
          <w:tcPr>
            <w:tcW w:w="6804" w:type="dxa"/>
            <w:gridSpan w:val="2"/>
            <w:tcBorders>
              <w:top w:val="single" w:sz="18" w:space="0" w:color="auto"/>
              <w:left w:val="nil"/>
              <w:bottom w:val="single" w:sz="6" w:space="0" w:color="auto"/>
              <w:right w:val="nil"/>
            </w:tcBorders>
          </w:tcPr>
          <w:p w14:paraId="399DB704" w14:textId="77777777" w:rsidR="000E7101" w:rsidRDefault="00000000">
            <w:pPr>
              <w:wordWrap w:val="0"/>
              <w:autoSpaceDE w:val="0"/>
              <w:autoSpaceDN w:val="0"/>
              <w:adjustRightInd w:val="0"/>
              <w:ind w:firstLineChars="389" w:firstLine="817"/>
              <w:jc w:val="center"/>
              <w:rPr>
                <w:rFonts w:ascii="宋体" w:cs="宋体"/>
                <w:kern w:val="0"/>
                <w:szCs w:val="21"/>
              </w:rPr>
            </w:pPr>
            <w:r>
              <w:rPr>
                <w:rFonts w:ascii="宋体" w:cs="宋体" w:hint="eastAsia"/>
                <w:kern w:val="0"/>
                <w:szCs w:val="21"/>
              </w:rPr>
              <w:t>描述</w:t>
            </w:r>
          </w:p>
        </w:tc>
      </w:tr>
      <w:tr w:rsidR="000E7101" w14:paraId="3BB172EB" w14:textId="77777777">
        <w:trPr>
          <w:trHeight w:val="257"/>
        </w:trPr>
        <w:tc>
          <w:tcPr>
            <w:tcW w:w="2157" w:type="dxa"/>
            <w:tcBorders>
              <w:top w:val="single" w:sz="6" w:space="0" w:color="auto"/>
              <w:left w:val="nil"/>
              <w:bottom w:val="nil"/>
              <w:right w:val="nil"/>
            </w:tcBorders>
          </w:tcPr>
          <w:p w14:paraId="21C35E87" w14:textId="77777777" w:rsidR="000E7101" w:rsidRDefault="00000000">
            <w:pPr>
              <w:wordWrap w:val="0"/>
              <w:autoSpaceDE w:val="0"/>
              <w:autoSpaceDN w:val="0"/>
              <w:adjustRightInd w:val="0"/>
              <w:ind w:rightChars="-172" w:right="-361"/>
              <w:jc w:val="center"/>
              <w:rPr>
                <w:rFonts w:ascii="宋体" w:cs="宋体"/>
                <w:kern w:val="0"/>
                <w:szCs w:val="21"/>
              </w:rPr>
            </w:pPr>
            <w:r>
              <w:rPr>
                <w:rFonts w:ascii="宋体" w:cs="宋体" w:hint="eastAsia"/>
                <w:kern w:val="0"/>
                <w:szCs w:val="21"/>
              </w:rPr>
              <w:t>供电电压</w:t>
            </w:r>
          </w:p>
        </w:tc>
        <w:tc>
          <w:tcPr>
            <w:tcW w:w="6804" w:type="dxa"/>
            <w:gridSpan w:val="2"/>
            <w:tcBorders>
              <w:top w:val="single" w:sz="6" w:space="0" w:color="auto"/>
              <w:left w:val="nil"/>
              <w:bottom w:val="nil"/>
              <w:right w:val="nil"/>
            </w:tcBorders>
          </w:tcPr>
          <w:p w14:paraId="5F0E1E68" w14:textId="77777777" w:rsidR="000E7101" w:rsidRDefault="00000000">
            <w:pPr>
              <w:wordWrap w:val="0"/>
              <w:autoSpaceDE w:val="0"/>
              <w:autoSpaceDN w:val="0"/>
              <w:adjustRightInd w:val="0"/>
              <w:ind w:firstLineChars="389" w:firstLine="817"/>
              <w:jc w:val="center"/>
              <w:rPr>
                <w:rFonts w:ascii="宋体" w:cs="宋体"/>
                <w:kern w:val="0"/>
                <w:szCs w:val="21"/>
              </w:rPr>
            </w:pPr>
            <w:r>
              <w:rPr>
                <w:rFonts w:ascii="宋体" w:cs="宋体" w:hint="eastAsia"/>
                <w:kern w:val="0"/>
                <w:szCs w:val="21"/>
              </w:rPr>
              <w:t>通常为</w:t>
            </w:r>
            <w:r>
              <w:rPr>
                <w:kern w:val="0"/>
                <w:szCs w:val="21"/>
              </w:rPr>
              <w:t>5V DC</w:t>
            </w:r>
            <w:r>
              <w:rPr>
                <w:rFonts w:ascii="宋体" w:cs="宋体" w:hint="eastAsia"/>
                <w:kern w:val="0"/>
                <w:szCs w:val="21"/>
              </w:rPr>
              <w:t>。</w:t>
            </w:r>
          </w:p>
        </w:tc>
      </w:tr>
      <w:tr w:rsidR="000E7101" w14:paraId="1B239EFD" w14:textId="77777777">
        <w:trPr>
          <w:trHeight w:val="257"/>
        </w:trPr>
        <w:tc>
          <w:tcPr>
            <w:tcW w:w="2273" w:type="dxa"/>
            <w:gridSpan w:val="2"/>
            <w:tcBorders>
              <w:top w:val="nil"/>
              <w:left w:val="nil"/>
              <w:bottom w:val="nil"/>
              <w:right w:val="nil"/>
            </w:tcBorders>
          </w:tcPr>
          <w:p w14:paraId="219273DF" w14:textId="77777777" w:rsidR="000E7101" w:rsidRDefault="00000000">
            <w:pPr>
              <w:wordWrap w:val="0"/>
              <w:autoSpaceDE w:val="0"/>
              <w:autoSpaceDN w:val="0"/>
              <w:adjustRightInd w:val="0"/>
              <w:ind w:rightChars="-172" w:right="-361"/>
              <w:jc w:val="center"/>
              <w:rPr>
                <w:rFonts w:ascii="宋体" w:cs="宋体"/>
                <w:kern w:val="0"/>
                <w:szCs w:val="21"/>
              </w:rPr>
            </w:pPr>
            <w:r>
              <w:rPr>
                <w:rFonts w:ascii="宋体" w:cs="宋体" w:hint="eastAsia"/>
                <w:kern w:val="0"/>
                <w:szCs w:val="21"/>
              </w:rPr>
              <w:t>加热功率</w:t>
            </w:r>
          </w:p>
        </w:tc>
        <w:tc>
          <w:tcPr>
            <w:tcW w:w="6688" w:type="dxa"/>
            <w:tcBorders>
              <w:top w:val="nil"/>
              <w:left w:val="nil"/>
              <w:bottom w:val="nil"/>
              <w:right w:val="nil"/>
            </w:tcBorders>
          </w:tcPr>
          <w:p w14:paraId="0A73E4F7" w14:textId="77777777" w:rsidR="000E7101" w:rsidRDefault="00000000">
            <w:pPr>
              <w:wordWrap w:val="0"/>
              <w:autoSpaceDE w:val="0"/>
              <w:autoSpaceDN w:val="0"/>
              <w:adjustRightInd w:val="0"/>
              <w:ind w:leftChars="-53" w:left="-111" w:firstLineChars="389" w:firstLine="817"/>
              <w:jc w:val="center"/>
              <w:rPr>
                <w:rFonts w:ascii="宋体" w:cs="宋体"/>
                <w:kern w:val="0"/>
                <w:szCs w:val="21"/>
              </w:rPr>
            </w:pPr>
            <w:r>
              <w:rPr>
                <w:rFonts w:ascii="宋体" w:cs="宋体" w:hint="eastAsia"/>
                <w:kern w:val="0"/>
                <w:szCs w:val="21"/>
              </w:rPr>
              <w:t>大约</w:t>
            </w:r>
            <w:r>
              <w:rPr>
                <w:kern w:val="0"/>
                <w:szCs w:val="21"/>
              </w:rPr>
              <w:t>700mW</w:t>
            </w:r>
            <w:r>
              <w:rPr>
                <w:rFonts w:ascii="宋体" w:cs="宋体" w:hint="eastAsia"/>
                <w:kern w:val="0"/>
                <w:szCs w:val="21"/>
              </w:rPr>
              <w:t>。</w:t>
            </w:r>
          </w:p>
        </w:tc>
      </w:tr>
      <w:tr w:rsidR="000E7101" w14:paraId="4202112A" w14:textId="77777777">
        <w:trPr>
          <w:trHeight w:val="257"/>
        </w:trPr>
        <w:tc>
          <w:tcPr>
            <w:tcW w:w="2157" w:type="dxa"/>
            <w:tcBorders>
              <w:top w:val="nil"/>
              <w:left w:val="nil"/>
              <w:bottom w:val="nil"/>
              <w:right w:val="nil"/>
            </w:tcBorders>
          </w:tcPr>
          <w:p w14:paraId="40971FC9" w14:textId="77777777" w:rsidR="000E7101" w:rsidRDefault="00000000">
            <w:pPr>
              <w:wordWrap w:val="0"/>
              <w:autoSpaceDE w:val="0"/>
              <w:autoSpaceDN w:val="0"/>
              <w:adjustRightInd w:val="0"/>
              <w:ind w:rightChars="-172" w:right="-361"/>
              <w:jc w:val="center"/>
              <w:rPr>
                <w:rFonts w:ascii="宋体" w:cs="宋体"/>
                <w:kern w:val="0"/>
                <w:szCs w:val="21"/>
              </w:rPr>
            </w:pPr>
            <w:r>
              <w:rPr>
                <w:rFonts w:ascii="宋体" w:cs="宋体" w:hint="eastAsia"/>
                <w:kern w:val="0"/>
                <w:szCs w:val="21"/>
              </w:rPr>
              <w:t>响应时间</w:t>
            </w:r>
          </w:p>
        </w:tc>
        <w:tc>
          <w:tcPr>
            <w:tcW w:w="6804" w:type="dxa"/>
            <w:gridSpan w:val="2"/>
            <w:tcBorders>
              <w:top w:val="nil"/>
              <w:left w:val="nil"/>
              <w:bottom w:val="nil"/>
              <w:right w:val="nil"/>
            </w:tcBorders>
          </w:tcPr>
          <w:p w14:paraId="00AB2DA0" w14:textId="77777777" w:rsidR="000E7101" w:rsidRDefault="00000000">
            <w:pPr>
              <w:wordWrap w:val="0"/>
              <w:autoSpaceDE w:val="0"/>
              <w:autoSpaceDN w:val="0"/>
              <w:adjustRightInd w:val="0"/>
              <w:ind w:firstLineChars="389" w:firstLine="817"/>
              <w:jc w:val="center"/>
              <w:rPr>
                <w:rFonts w:ascii="宋体" w:cs="宋体"/>
                <w:kern w:val="0"/>
                <w:szCs w:val="21"/>
              </w:rPr>
            </w:pPr>
            <w:r>
              <w:rPr>
                <w:rFonts w:ascii="宋体" w:cs="宋体" w:hint="eastAsia"/>
                <w:kern w:val="0"/>
                <w:szCs w:val="21"/>
              </w:rPr>
              <w:t>通常小于</w:t>
            </w:r>
            <w:r>
              <w:rPr>
                <w:kern w:val="0"/>
                <w:szCs w:val="21"/>
              </w:rPr>
              <w:t>10</w:t>
            </w:r>
            <w:r>
              <w:rPr>
                <w:rFonts w:ascii="宋体" w:cs="宋体" w:hint="eastAsia"/>
                <w:kern w:val="0"/>
                <w:szCs w:val="21"/>
              </w:rPr>
              <w:t>秒。</w:t>
            </w:r>
          </w:p>
        </w:tc>
      </w:tr>
      <w:tr w:rsidR="000E7101" w14:paraId="310DA56A" w14:textId="77777777">
        <w:trPr>
          <w:trHeight w:val="257"/>
        </w:trPr>
        <w:tc>
          <w:tcPr>
            <w:tcW w:w="2157" w:type="dxa"/>
            <w:tcBorders>
              <w:top w:val="nil"/>
              <w:left w:val="nil"/>
              <w:bottom w:val="nil"/>
              <w:right w:val="nil"/>
            </w:tcBorders>
          </w:tcPr>
          <w:p w14:paraId="64596162" w14:textId="77777777" w:rsidR="000E7101" w:rsidRDefault="00000000">
            <w:pPr>
              <w:wordWrap w:val="0"/>
              <w:autoSpaceDE w:val="0"/>
              <w:autoSpaceDN w:val="0"/>
              <w:adjustRightInd w:val="0"/>
              <w:ind w:rightChars="-172" w:right="-361"/>
              <w:jc w:val="center"/>
              <w:rPr>
                <w:rFonts w:ascii="宋体" w:cs="宋体"/>
                <w:kern w:val="0"/>
                <w:szCs w:val="21"/>
              </w:rPr>
            </w:pPr>
            <w:r>
              <w:rPr>
                <w:rFonts w:ascii="宋体" w:cs="宋体" w:hint="eastAsia"/>
                <w:kern w:val="0"/>
                <w:szCs w:val="21"/>
              </w:rPr>
              <w:t>恢复时间</w:t>
            </w:r>
          </w:p>
        </w:tc>
        <w:tc>
          <w:tcPr>
            <w:tcW w:w="6804" w:type="dxa"/>
            <w:gridSpan w:val="2"/>
            <w:tcBorders>
              <w:top w:val="nil"/>
              <w:left w:val="nil"/>
              <w:bottom w:val="nil"/>
              <w:right w:val="nil"/>
            </w:tcBorders>
          </w:tcPr>
          <w:p w14:paraId="53F9CBD6" w14:textId="77777777" w:rsidR="000E7101" w:rsidRDefault="00000000">
            <w:pPr>
              <w:wordWrap w:val="0"/>
              <w:autoSpaceDE w:val="0"/>
              <w:autoSpaceDN w:val="0"/>
              <w:adjustRightInd w:val="0"/>
              <w:ind w:firstLineChars="389" w:firstLine="817"/>
              <w:jc w:val="center"/>
              <w:rPr>
                <w:rFonts w:ascii="宋体" w:cs="宋体"/>
                <w:kern w:val="0"/>
                <w:szCs w:val="21"/>
              </w:rPr>
            </w:pPr>
            <w:r>
              <w:rPr>
                <w:rFonts w:ascii="宋体" w:cs="宋体" w:hint="eastAsia"/>
                <w:kern w:val="0"/>
                <w:szCs w:val="21"/>
              </w:rPr>
              <w:t>通常小于</w:t>
            </w:r>
            <w:r>
              <w:rPr>
                <w:kern w:val="0"/>
                <w:szCs w:val="21"/>
              </w:rPr>
              <w:t>30</w:t>
            </w:r>
            <w:r>
              <w:rPr>
                <w:rFonts w:ascii="宋体" w:cs="宋体" w:hint="eastAsia"/>
                <w:kern w:val="0"/>
                <w:szCs w:val="21"/>
              </w:rPr>
              <w:t>秒。</w:t>
            </w:r>
          </w:p>
        </w:tc>
      </w:tr>
      <w:tr w:rsidR="000E7101" w14:paraId="29F35A85" w14:textId="77777777">
        <w:trPr>
          <w:trHeight w:val="257"/>
        </w:trPr>
        <w:tc>
          <w:tcPr>
            <w:tcW w:w="2157" w:type="dxa"/>
            <w:tcBorders>
              <w:top w:val="nil"/>
              <w:left w:val="nil"/>
              <w:bottom w:val="nil"/>
              <w:right w:val="nil"/>
            </w:tcBorders>
          </w:tcPr>
          <w:p w14:paraId="738F90B9" w14:textId="77777777" w:rsidR="000E7101" w:rsidRDefault="00000000">
            <w:pPr>
              <w:wordWrap w:val="0"/>
              <w:autoSpaceDE w:val="0"/>
              <w:autoSpaceDN w:val="0"/>
              <w:adjustRightInd w:val="0"/>
              <w:ind w:rightChars="-172" w:right="-361"/>
              <w:jc w:val="center"/>
              <w:rPr>
                <w:rFonts w:ascii="宋体" w:cs="宋体"/>
                <w:kern w:val="0"/>
                <w:szCs w:val="21"/>
              </w:rPr>
            </w:pPr>
            <w:r>
              <w:rPr>
                <w:rFonts w:ascii="宋体" w:cs="宋体" w:hint="eastAsia"/>
                <w:kern w:val="0"/>
                <w:szCs w:val="21"/>
              </w:rPr>
              <w:t>灵敏度</w:t>
            </w:r>
          </w:p>
        </w:tc>
        <w:tc>
          <w:tcPr>
            <w:tcW w:w="6804" w:type="dxa"/>
            <w:gridSpan w:val="2"/>
            <w:tcBorders>
              <w:top w:val="nil"/>
              <w:left w:val="nil"/>
              <w:bottom w:val="nil"/>
              <w:right w:val="nil"/>
            </w:tcBorders>
          </w:tcPr>
          <w:p w14:paraId="65AFF268" w14:textId="77777777" w:rsidR="000E7101" w:rsidRDefault="00000000">
            <w:pPr>
              <w:wordWrap w:val="0"/>
              <w:autoSpaceDE w:val="0"/>
              <w:autoSpaceDN w:val="0"/>
              <w:adjustRightInd w:val="0"/>
              <w:ind w:firstLineChars="389" w:firstLine="817"/>
              <w:jc w:val="center"/>
              <w:rPr>
                <w:rFonts w:ascii="宋体" w:cs="宋体"/>
                <w:kern w:val="0"/>
                <w:szCs w:val="21"/>
              </w:rPr>
            </w:pPr>
            <w:r>
              <w:rPr>
                <w:rFonts w:ascii="宋体" w:cs="宋体" w:hint="eastAsia"/>
                <w:kern w:val="0"/>
                <w:szCs w:val="21"/>
              </w:rPr>
              <w:t>对于不同的可燃气体，其灵敏度会有所不同</w:t>
            </w:r>
          </w:p>
        </w:tc>
      </w:tr>
      <w:tr w:rsidR="000E7101" w14:paraId="3F92F637" w14:textId="77777777">
        <w:trPr>
          <w:trHeight w:val="269"/>
        </w:trPr>
        <w:tc>
          <w:tcPr>
            <w:tcW w:w="2157" w:type="dxa"/>
            <w:tcBorders>
              <w:top w:val="nil"/>
              <w:left w:val="nil"/>
              <w:bottom w:val="single" w:sz="18" w:space="0" w:color="auto"/>
              <w:right w:val="nil"/>
            </w:tcBorders>
          </w:tcPr>
          <w:p w14:paraId="77E478E1" w14:textId="77777777" w:rsidR="000E7101" w:rsidRDefault="00000000">
            <w:pPr>
              <w:wordWrap w:val="0"/>
              <w:autoSpaceDE w:val="0"/>
              <w:autoSpaceDN w:val="0"/>
              <w:adjustRightInd w:val="0"/>
              <w:ind w:rightChars="-172" w:right="-361"/>
              <w:jc w:val="center"/>
              <w:rPr>
                <w:rFonts w:ascii="宋体" w:cs="宋体"/>
                <w:kern w:val="0"/>
                <w:szCs w:val="21"/>
              </w:rPr>
            </w:pPr>
            <w:r>
              <w:rPr>
                <w:rFonts w:ascii="宋体" w:cs="宋体" w:hint="eastAsia"/>
                <w:kern w:val="0"/>
                <w:szCs w:val="21"/>
              </w:rPr>
              <w:t>使用寿命</w:t>
            </w:r>
          </w:p>
        </w:tc>
        <w:tc>
          <w:tcPr>
            <w:tcW w:w="6804" w:type="dxa"/>
            <w:gridSpan w:val="2"/>
            <w:tcBorders>
              <w:top w:val="nil"/>
              <w:left w:val="nil"/>
              <w:bottom w:val="single" w:sz="18" w:space="0" w:color="auto"/>
              <w:right w:val="nil"/>
            </w:tcBorders>
          </w:tcPr>
          <w:p w14:paraId="12FE4468" w14:textId="77777777" w:rsidR="000E7101" w:rsidRDefault="00000000">
            <w:pPr>
              <w:wordWrap w:val="0"/>
              <w:autoSpaceDE w:val="0"/>
              <w:autoSpaceDN w:val="0"/>
              <w:adjustRightInd w:val="0"/>
              <w:ind w:firstLineChars="389" w:firstLine="817"/>
              <w:jc w:val="center"/>
              <w:rPr>
                <w:rFonts w:ascii="宋体" w:cs="宋体"/>
                <w:kern w:val="0"/>
                <w:szCs w:val="21"/>
              </w:rPr>
            </w:pPr>
            <w:r>
              <w:rPr>
                <w:rFonts w:ascii="宋体" w:cs="宋体" w:hint="eastAsia"/>
                <w:kern w:val="0"/>
                <w:szCs w:val="21"/>
              </w:rPr>
              <w:t>在正常操作条件下，</w:t>
            </w:r>
            <w:r>
              <w:rPr>
                <w:kern w:val="0"/>
                <w:szCs w:val="21"/>
              </w:rPr>
              <w:t>MQ-2</w:t>
            </w:r>
            <w:r>
              <w:rPr>
                <w:rFonts w:ascii="宋体" w:cs="宋体" w:hint="eastAsia"/>
                <w:kern w:val="0"/>
                <w:szCs w:val="21"/>
              </w:rPr>
              <w:t>气敏传感器的使用寿命通常可以达到几年。</w:t>
            </w:r>
          </w:p>
        </w:tc>
      </w:tr>
    </w:tbl>
    <w:p w14:paraId="03FC6ACF" w14:textId="77777777" w:rsidR="000E7101" w:rsidRDefault="00000000">
      <w:pPr>
        <w:wordWrap w:val="0"/>
        <w:spacing w:beforeLines="50" w:before="156" w:afterLines="50" w:after="156" w:line="360" w:lineRule="auto"/>
        <w:outlineLvl w:val="1"/>
        <w:rPr>
          <w:rFonts w:eastAsia="黑体"/>
          <w:sz w:val="24"/>
        </w:rPr>
      </w:pPr>
      <w:bookmarkStart w:id="62" w:name="_Toc199448555"/>
      <w:bookmarkStart w:id="63" w:name="_Toc70791437"/>
      <w:bookmarkStart w:id="64" w:name="_Toc70791699"/>
      <w:bookmarkStart w:id="65" w:name="_Toc70791175"/>
      <w:bookmarkStart w:id="66" w:name="_Toc71660329"/>
      <w:r>
        <w:rPr>
          <w:rFonts w:eastAsia="黑体" w:hint="eastAsia"/>
          <w:sz w:val="28"/>
          <w:szCs w:val="28"/>
        </w:rPr>
        <w:t>3.4</w:t>
      </w:r>
      <w:r>
        <w:rPr>
          <w:rFonts w:eastAsia="黑体" w:hint="eastAsia"/>
          <w:sz w:val="28"/>
          <w:szCs w:val="28"/>
        </w:rPr>
        <w:t xml:space="preserve">　火焰传感器检测模块</w:t>
      </w:r>
      <w:bookmarkEnd w:id="62"/>
    </w:p>
    <w:p w14:paraId="059A3DFA" w14:textId="494637ED" w:rsidR="000E7101" w:rsidRDefault="00000000">
      <w:pPr>
        <w:wordWrap w:val="0"/>
        <w:spacing w:line="360" w:lineRule="auto"/>
        <w:ind w:firstLineChars="200" w:firstLine="480"/>
        <w:rPr>
          <w:sz w:val="24"/>
        </w:rPr>
      </w:pPr>
      <w:r>
        <w:rPr>
          <w:rFonts w:hint="eastAsia"/>
          <w:sz w:val="24"/>
        </w:rPr>
        <w:t>火焰传感器的工作原理是通过红外接收管接收火焰发出的红外线波，</w:t>
      </w:r>
      <w:r>
        <w:rPr>
          <w:sz w:val="24"/>
        </w:rPr>
        <w:t>电路采用</w:t>
      </w:r>
      <w:r>
        <w:rPr>
          <w:sz w:val="24"/>
        </w:rPr>
        <w:t>LM393</w:t>
      </w:r>
      <w:r>
        <w:rPr>
          <w:sz w:val="24"/>
        </w:rPr>
        <w:t>作为比较器，通过红外检测管</w:t>
      </w:r>
      <w:r>
        <w:rPr>
          <w:sz w:val="24"/>
        </w:rPr>
        <w:t>CGQ1</w:t>
      </w:r>
      <w:r>
        <w:rPr>
          <w:sz w:val="24"/>
        </w:rPr>
        <w:t>接收火焰的红外辐射信号，转换为电信号后输入比较器。比较器另一端接</w:t>
      </w:r>
      <w:r>
        <w:rPr>
          <w:rFonts w:hint="eastAsia"/>
          <w:sz w:val="24"/>
        </w:rPr>
        <w:t>收</w:t>
      </w:r>
      <w:r>
        <w:rPr>
          <w:sz w:val="24"/>
        </w:rPr>
        <w:t>来自分压电路的参考电压</w:t>
      </w:r>
      <w:r>
        <w:rPr>
          <w:rFonts w:hint="eastAsia"/>
          <w:sz w:val="24"/>
        </w:rPr>
        <w:t>，参考电压通过滑动变阻器调节到合适位置</w:t>
      </w:r>
      <w:r>
        <w:rPr>
          <w:sz w:val="24"/>
        </w:rPr>
        <w:t>。当检测信号超过参考电压时，比较器输出</w:t>
      </w:r>
      <w:r>
        <w:rPr>
          <w:rFonts w:hint="eastAsia"/>
          <w:sz w:val="24"/>
        </w:rPr>
        <w:t>低</w:t>
      </w:r>
      <w:r>
        <w:rPr>
          <w:sz w:val="24"/>
        </w:rPr>
        <w:t>电平</w:t>
      </w:r>
      <w:r>
        <w:rPr>
          <w:rFonts w:hint="eastAsia"/>
          <w:sz w:val="24"/>
        </w:rPr>
        <w:t>。系统采用</w:t>
      </w:r>
      <w:r>
        <w:rPr>
          <w:rFonts w:hint="eastAsia"/>
          <w:sz w:val="24"/>
        </w:rPr>
        <w:t>5</w:t>
      </w:r>
      <w:r>
        <w:rPr>
          <w:rFonts w:hint="eastAsia"/>
          <w:sz w:val="24"/>
        </w:rPr>
        <w:t>个火焰传感器分别检测</w:t>
      </w:r>
      <w:r>
        <w:rPr>
          <w:rFonts w:hint="eastAsia"/>
          <w:sz w:val="24"/>
        </w:rPr>
        <w:t>5</w:t>
      </w:r>
      <w:r>
        <w:rPr>
          <w:rFonts w:hint="eastAsia"/>
          <w:sz w:val="24"/>
        </w:rPr>
        <w:t>个不同区域的火灾情况，他们的输出端分别与单片机的引脚</w:t>
      </w:r>
      <w:r>
        <w:rPr>
          <w:rFonts w:hint="eastAsia"/>
          <w:sz w:val="24"/>
        </w:rPr>
        <w:t>PC9</w:t>
      </w:r>
      <w:r>
        <w:rPr>
          <w:rFonts w:hint="eastAsia"/>
          <w:sz w:val="24"/>
        </w:rPr>
        <w:t>、</w:t>
      </w:r>
      <w:r>
        <w:rPr>
          <w:rFonts w:hint="eastAsia"/>
          <w:sz w:val="24"/>
        </w:rPr>
        <w:t>PC8</w:t>
      </w:r>
      <w:r>
        <w:rPr>
          <w:rFonts w:hint="eastAsia"/>
          <w:sz w:val="24"/>
        </w:rPr>
        <w:t>、</w:t>
      </w:r>
      <w:r>
        <w:rPr>
          <w:rFonts w:hint="eastAsia"/>
          <w:sz w:val="24"/>
        </w:rPr>
        <w:t>PC7</w:t>
      </w:r>
      <w:r>
        <w:rPr>
          <w:rFonts w:hint="eastAsia"/>
          <w:sz w:val="24"/>
        </w:rPr>
        <w:t>、</w:t>
      </w:r>
      <w:r>
        <w:rPr>
          <w:rFonts w:hint="eastAsia"/>
          <w:sz w:val="24"/>
        </w:rPr>
        <w:t>PC6</w:t>
      </w:r>
      <w:r>
        <w:rPr>
          <w:rFonts w:hint="eastAsia"/>
          <w:sz w:val="24"/>
        </w:rPr>
        <w:t>、</w:t>
      </w:r>
      <w:r>
        <w:rPr>
          <w:rFonts w:hint="eastAsia"/>
          <w:sz w:val="24"/>
        </w:rPr>
        <w:t>PD15</w:t>
      </w:r>
      <w:r>
        <w:rPr>
          <w:rFonts w:hint="eastAsia"/>
          <w:sz w:val="24"/>
        </w:rPr>
        <w:t>相连，接口电路如图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14</w:t>
      </w:r>
      <w:r>
        <w:rPr>
          <w:sz w:val="24"/>
        </w:rPr>
        <w:fldChar w:fldCharType="end"/>
      </w:r>
      <w:r>
        <w:rPr>
          <w:rFonts w:hint="eastAsia"/>
          <w:sz w:val="24"/>
        </w:rPr>
        <w:t>所示。走廊</w:t>
      </w:r>
      <w:r>
        <w:rPr>
          <w:rFonts w:hint="eastAsia"/>
          <w:sz w:val="24"/>
        </w:rPr>
        <w:t>1</w:t>
      </w:r>
      <w:r>
        <w:rPr>
          <w:rFonts w:hint="eastAsia"/>
          <w:sz w:val="24"/>
        </w:rPr>
        <w:t>区域的模块内部电路及接口电路如图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15</w:t>
      </w:r>
      <w:r>
        <w:rPr>
          <w:sz w:val="24"/>
        </w:rPr>
        <w:fldChar w:fldCharType="end"/>
      </w:r>
      <w:r>
        <w:rPr>
          <w:rFonts w:hint="eastAsia"/>
          <w:sz w:val="24"/>
        </w:rPr>
        <w:t>所示。</w:t>
      </w:r>
    </w:p>
    <w:p w14:paraId="09484AD5" w14:textId="77777777" w:rsidR="000E7101" w:rsidRDefault="00000000">
      <w:pPr>
        <w:wordWrap w:val="0"/>
        <w:spacing w:line="360" w:lineRule="auto"/>
        <w:jc w:val="center"/>
        <w:rPr>
          <w:sz w:val="24"/>
        </w:rPr>
      </w:pPr>
      <w:r>
        <w:rPr>
          <w:noProof/>
          <w:sz w:val="24"/>
        </w:rPr>
        <w:drawing>
          <wp:inline distT="0" distB="0" distL="0" distR="0" wp14:anchorId="5DEB7112" wp14:editId="2C5DAFC8">
            <wp:extent cx="5753735" cy="1544320"/>
            <wp:effectExtent l="0" t="0" r="0" b="0"/>
            <wp:docPr id="136838175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81751" name="图片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753735" cy="1544320"/>
                    </a:xfrm>
                    <a:prstGeom prst="rect">
                      <a:avLst/>
                    </a:prstGeom>
                    <a:noFill/>
                    <a:ln>
                      <a:noFill/>
                    </a:ln>
                  </pic:spPr>
                </pic:pic>
              </a:graphicData>
            </a:graphic>
          </wp:inline>
        </w:drawing>
      </w:r>
    </w:p>
    <w:p w14:paraId="356B8AE5" w14:textId="1759A5A3" w:rsidR="000E7101" w:rsidRDefault="00000000">
      <w:pPr>
        <w:wordWrap w:val="0"/>
        <w:spacing w:line="360" w:lineRule="auto"/>
        <w:jc w:val="center"/>
        <w:rPr>
          <w:rFonts w:eastAsia="黑体"/>
          <w:szCs w:val="21"/>
        </w:rPr>
      </w:pPr>
      <w:r>
        <w:rPr>
          <w:rFonts w:eastAsia="黑体" w:hint="eastAsia"/>
          <w:szCs w:val="21"/>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340390">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340390">
        <w:rPr>
          <w:noProof/>
          <w:szCs w:val="21"/>
        </w:rPr>
        <w:t>14</w:t>
      </w:r>
      <w:r>
        <w:rPr>
          <w:szCs w:val="21"/>
        </w:rPr>
        <w:fldChar w:fldCharType="end"/>
      </w:r>
      <w:r>
        <w:rPr>
          <w:rFonts w:hint="eastAsia"/>
          <w:szCs w:val="21"/>
        </w:rPr>
        <w:t xml:space="preserve">　</w:t>
      </w:r>
      <w:r>
        <w:rPr>
          <w:rFonts w:eastAsia="黑体" w:hint="eastAsia"/>
          <w:szCs w:val="21"/>
        </w:rPr>
        <w:t>火焰传感器接口电路</w:t>
      </w:r>
    </w:p>
    <w:p w14:paraId="79BC51E6" w14:textId="77777777" w:rsidR="000E7101" w:rsidRDefault="00000000">
      <w:pPr>
        <w:wordWrap w:val="0"/>
        <w:spacing w:line="360" w:lineRule="auto"/>
        <w:jc w:val="center"/>
        <w:rPr>
          <w:sz w:val="24"/>
        </w:rPr>
      </w:pPr>
      <w:r>
        <w:rPr>
          <w:noProof/>
          <w:sz w:val="24"/>
        </w:rPr>
        <w:lastRenderedPageBreak/>
        <w:drawing>
          <wp:inline distT="0" distB="0" distL="0" distR="0" wp14:anchorId="212D693E" wp14:editId="662B4457">
            <wp:extent cx="4913630" cy="2112645"/>
            <wp:effectExtent l="0" t="0" r="1270" b="1905"/>
            <wp:docPr id="184107020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70206" name="图片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4923405" cy="2116716"/>
                    </a:xfrm>
                    <a:prstGeom prst="rect">
                      <a:avLst/>
                    </a:prstGeom>
                    <a:noFill/>
                    <a:ln>
                      <a:noFill/>
                    </a:ln>
                  </pic:spPr>
                </pic:pic>
              </a:graphicData>
            </a:graphic>
          </wp:inline>
        </w:drawing>
      </w:r>
    </w:p>
    <w:p w14:paraId="489ED52C" w14:textId="62D3642B" w:rsidR="000E7101" w:rsidRDefault="00000000">
      <w:pPr>
        <w:wordWrap w:val="0"/>
        <w:spacing w:line="360" w:lineRule="auto"/>
        <w:jc w:val="center"/>
        <w:rPr>
          <w:rFonts w:eastAsia="黑体"/>
          <w:szCs w:val="21"/>
        </w:rPr>
      </w:pPr>
      <w:r>
        <w:rPr>
          <w:rFonts w:eastAsia="黑体" w:hint="eastAsia"/>
          <w:szCs w:val="21"/>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340390">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340390">
        <w:rPr>
          <w:noProof/>
          <w:szCs w:val="21"/>
        </w:rPr>
        <w:t>15</w:t>
      </w:r>
      <w:r>
        <w:rPr>
          <w:szCs w:val="21"/>
        </w:rPr>
        <w:fldChar w:fldCharType="end"/>
      </w:r>
      <w:r>
        <w:rPr>
          <w:rFonts w:hint="eastAsia"/>
          <w:szCs w:val="21"/>
        </w:rPr>
        <w:t xml:space="preserve">　</w:t>
      </w:r>
      <w:r>
        <w:rPr>
          <w:rFonts w:eastAsia="黑体" w:hint="eastAsia"/>
          <w:szCs w:val="21"/>
        </w:rPr>
        <w:t>火焰传感器模块内部电路</w:t>
      </w:r>
    </w:p>
    <w:p w14:paraId="1064D320" w14:textId="77777777" w:rsidR="000E7101" w:rsidRDefault="00000000">
      <w:pPr>
        <w:wordWrap w:val="0"/>
        <w:spacing w:beforeLines="50" w:before="156" w:afterLines="50" w:after="156" w:line="360" w:lineRule="auto"/>
        <w:outlineLvl w:val="1"/>
        <w:rPr>
          <w:rFonts w:eastAsia="黑体"/>
          <w:sz w:val="24"/>
        </w:rPr>
      </w:pPr>
      <w:bookmarkStart w:id="67" w:name="_Toc199448556"/>
      <w:r>
        <w:rPr>
          <w:rFonts w:eastAsia="黑体" w:hint="eastAsia"/>
          <w:sz w:val="28"/>
          <w:szCs w:val="28"/>
        </w:rPr>
        <w:t>3.5</w:t>
      </w:r>
      <w:r>
        <w:rPr>
          <w:rFonts w:eastAsia="黑体" w:hint="eastAsia"/>
          <w:sz w:val="28"/>
          <w:szCs w:val="28"/>
        </w:rPr>
        <w:t xml:space="preserve">　红外热释电传感器</w:t>
      </w:r>
      <w:bookmarkEnd w:id="67"/>
    </w:p>
    <w:p w14:paraId="070439D0" w14:textId="12D6C621" w:rsidR="000E7101" w:rsidRDefault="00000000">
      <w:pPr>
        <w:wordWrap w:val="0"/>
        <w:spacing w:line="360" w:lineRule="auto"/>
        <w:ind w:firstLineChars="200" w:firstLine="480"/>
        <w:rPr>
          <w:sz w:val="24"/>
        </w:rPr>
      </w:pPr>
      <w:r>
        <w:rPr>
          <w:rFonts w:hint="eastAsia"/>
          <w:sz w:val="24"/>
        </w:rPr>
        <w:t>PIR</w:t>
      </w:r>
      <w:r>
        <w:rPr>
          <w:rFonts w:hint="eastAsia"/>
          <w:sz w:val="24"/>
        </w:rPr>
        <w:t>红外热释电传感器是一种能够检测人体辐射红外线的设备</w:t>
      </w:r>
      <w:r>
        <w:rPr>
          <w:sz w:val="24"/>
          <w:vertAlign w:val="superscript"/>
        </w:rPr>
        <w:fldChar w:fldCharType="begin"/>
      </w:r>
      <w:r>
        <w:rPr>
          <w:sz w:val="24"/>
          <w:vertAlign w:val="superscript"/>
        </w:rPr>
        <w:instrText xml:space="preserve"> </w:instrText>
      </w:r>
      <w:r>
        <w:rPr>
          <w:rFonts w:hint="eastAsia"/>
          <w:sz w:val="24"/>
          <w:vertAlign w:val="superscript"/>
        </w:rPr>
        <w:instrText>REF _Ref198676621 \r \h</w:instrText>
      </w:r>
      <w:r>
        <w:rPr>
          <w:sz w:val="24"/>
          <w:vertAlign w:val="superscript"/>
        </w:rPr>
        <w:instrText xml:space="preserve">  \* MERGEFORMAT </w:instrText>
      </w:r>
      <w:r>
        <w:rPr>
          <w:sz w:val="24"/>
          <w:vertAlign w:val="superscript"/>
        </w:rPr>
      </w:r>
      <w:r>
        <w:rPr>
          <w:sz w:val="24"/>
          <w:vertAlign w:val="superscript"/>
        </w:rPr>
        <w:fldChar w:fldCharType="separate"/>
      </w:r>
      <w:r w:rsidR="00340390">
        <w:rPr>
          <w:sz w:val="24"/>
          <w:vertAlign w:val="superscript"/>
        </w:rPr>
        <w:t>[12]</w:t>
      </w:r>
      <w:r>
        <w:rPr>
          <w:sz w:val="24"/>
          <w:vertAlign w:val="superscript"/>
        </w:rPr>
        <w:fldChar w:fldCharType="end"/>
      </w:r>
      <w:r>
        <w:rPr>
          <w:rFonts w:hint="eastAsia"/>
          <w:sz w:val="24"/>
        </w:rPr>
        <w:t>，当人体进入传感器探测范围后，红外线被传感器接收转化为电信号，输送到</w:t>
      </w:r>
      <w:r>
        <w:rPr>
          <w:rFonts w:hint="eastAsia"/>
          <w:sz w:val="24"/>
        </w:rPr>
        <w:t>EG4001</w:t>
      </w:r>
      <w:r>
        <w:rPr>
          <w:rFonts w:hint="eastAsia"/>
          <w:sz w:val="24"/>
        </w:rPr>
        <w:t>芯片中。</w:t>
      </w:r>
    </w:p>
    <w:p w14:paraId="482A831B" w14:textId="3B5E47C9" w:rsidR="000E7101" w:rsidRDefault="00000000">
      <w:pPr>
        <w:wordWrap w:val="0"/>
        <w:spacing w:line="360" w:lineRule="auto"/>
        <w:ind w:firstLineChars="200" w:firstLine="480"/>
        <w:rPr>
          <w:sz w:val="24"/>
        </w:rPr>
      </w:pPr>
      <w:r>
        <w:rPr>
          <w:rFonts w:hint="eastAsia"/>
          <w:sz w:val="24"/>
        </w:rPr>
        <w:t>EG4001</w:t>
      </w:r>
      <w:r>
        <w:rPr>
          <w:rFonts w:hint="eastAsia"/>
          <w:sz w:val="24"/>
        </w:rPr>
        <w:t>是一款信号放大及处理的数模专用芯片，内部集成了运算放大器、电压比较器、参考电压源和延时定时器等控制器。专门用于防盗报警和人体控制照明等场合。工作电压为</w:t>
      </w:r>
      <w:r>
        <w:rPr>
          <w:rFonts w:hint="eastAsia"/>
          <w:sz w:val="24"/>
        </w:rPr>
        <w:t>3v</w:t>
      </w:r>
      <w:r>
        <w:rPr>
          <w:rFonts w:hint="eastAsia"/>
          <w:sz w:val="24"/>
        </w:rPr>
        <w:t>～</w:t>
      </w:r>
      <w:r>
        <w:rPr>
          <w:rFonts w:hint="eastAsia"/>
          <w:sz w:val="24"/>
        </w:rPr>
        <w:t>6v</w:t>
      </w:r>
      <w:r>
        <w:rPr>
          <w:rFonts w:hint="eastAsia"/>
          <w:sz w:val="24"/>
        </w:rPr>
        <w:t>，采用</w:t>
      </w:r>
      <w:r>
        <w:rPr>
          <w:rFonts w:hint="eastAsia"/>
          <w:sz w:val="24"/>
        </w:rPr>
        <w:t>CMOS</w:t>
      </w:r>
      <w:r>
        <w:rPr>
          <w:rFonts w:hint="eastAsia"/>
          <w:sz w:val="24"/>
        </w:rPr>
        <w:t>工艺降低了外围电路元件数和成本，提高了稳定性。系统中采用</w:t>
      </w:r>
      <w:r>
        <w:rPr>
          <w:rFonts w:hint="eastAsia"/>
          <w:sz w:val="24"/>
        </w:rPr>
        <w:t>4</w:t>
      </w:r>
      <w:r>
        <w:rPr>
          <w:rFonts w:hint="eastAsia"/>
          <w:sz w:val="24"/>
        </w:rPr>
        <w:t>个红外热释电传感器充当走廊和办公区域的行人检测器，他们的输出端分别与单片机的引脚</w:t>
      </w:r>
      <w:r>
        <w:rPr>
          <w:rFonts w:hint="eastAsia"/>
          <w:sz w:val="24"/>
        </w:rPr>
        <w:t>PD9</w:t>
      </w:r>
      <w:r>
        <w:rPr>
          <w:rFonts w:hint="eastAsia"/>
          <w:sz w:val="24"/>
        </w:rPr>
        <w:t>、</w:t>
      </w:r>
      <w:r>
        <w:rPr>
          <w:rFonts w:hint="eastAsia"/>
          <w:sz w:val="24"/>
        </w:rPr>
        <w:t>PD8</w:t>
      </w:r>
      <w:r>
        <w:rPr>
          <w:rFonts w:hint="eastAsia"/>
          <w:sz w:val="24"/>
        </w:rPr>
        <w:t>、</w:t>
      </w:r>
      <w:r>
        <w:rPr>
          <w:rFonts w:hint="eastAsia"/>
          <w:sz w:val="24"/>
        </w:rPr>
        <w:t>PB15</w:t>
      </w:r>
      <w:r>
        <w:rPr>
          <w:rFonts w:hint="eastAsia"/>
          <w:sz w:val="24"/>
        </w:rPr>
        <w:t>、</w:t>
      </w:r>
      <w:r>
        <w:rPr>
          <w:rFonts w:hint="eastAsia"/>
          <w:sz w:val="24"/>
        </w:rPr>
        <w:t>PB14</w:t>
      </w:r>
      <w:r>
        <w:rPr>
          <w:rFonts w:hint="eastAsia"/>
          <w:sz w:val="24"/>
        </w:rPr>
        <w:t>相连，其接口电路如图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16</w:t>
      </w:r>
      <w:r>
        <w:rPr>
          <w:sz w:val="24"/>
        </w:rPr>
        <w:fldChar w:fldCharType="end"/>
      </w:r>
      <w:r>
        <w:rPr>
          <w:rFonts w:hint="eastAsia"/>
          <w:sz w:val="24"/>
        </w:rPr>
        <w:t>所示。内部电路如图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17</w:t>
      </w:r>
      <w:r>
        <w:rPr>
          <w:sz w:val="24"/>
        </w:rPr>
        <w:fldChar w:fldCharType="end"/>
      </w:r>
      <w:r>
        <w:rPr>
          <w:rFonts w:hint="eastAsia"/>
          <w:sz w:val="24"/>
        </w:rPr>
        <w:t>所示。</w:t>
      </w:r>
    </w:p>
    <w:p w14:paraId="21F47289" w14:textId="77777777" w:rsidR="000E7101" w:rsidRDefault="00000000">
      <w:pPr>
        <w:wordWrap w:val="0"/>
        <w:spacing w:line="360" w:lineRule="auto"/>
        <w:jc w:val="center"/>
        <w:rPr>
          <w:sz w:val="24"/>
        </w:rPr>
      </w:pPr>
      <w:r>
        <w:rPr>
          <w:noProof/>
          <w:sz w:val="24"/>
        </w:rPr>
        <w:drawing>
          <wp:inline distT="0" distB="0" distL="0" distR="0" wp14:anchorId="24E9AF20" wp14:editId="33F01938">
            <wp:extent cx="5756910" cy="1701800"/>
            <wp:effectExtent l="0" t="0" r="0" b="0"/>
            <wp:docPr id="125621519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15190" name="图片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756910" cy="1701800"/>
                    </a:xfrm>
                    <a:prstGeom prst="rect">
                      <a:avLst/>
                    </a:prstGeom>
                    <a:noFill/>
                    <a:ln>
                      <a:noFill/>
                    </a:ln>
                  </pic:spPr>
                </pic:pic>
              </a:graphicData>
            </a:graphic>
          </wp:inline>
        </w:drawing>
      </w:r>
    </w:p>
    <w:p w14:paraId="39DAAF70" w14:textId="05FDE52B" w:rsidR="000E7101" w:rsidRDefault="00000000">
      <w:pPr>
        <w:wordWrap w:val="0"/>
        <w:spacing w:line="360" w:lineRule="auto"/>
        <w:jc w:val="center"/>
        <w:rPr>
          <w:rFonts w:ascii="Cambria" w:eastAsia="黑体" w:hAnsi="Cambria"/>
          <w:szCs w:val="21"/>
        </w:rPr>
      </w:pPr>
      <w:r>
        <w:rPr>
          <w:rFonts w:ascii="Cambria" w:eastAsia="黑体" w:hAnsi="Cambria" w:hint="eastAsia"/>
          <w:szCs w:val="21"/>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340390">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340390">
        <w:rPr>
          <w:noProof/>
          <w:szCs w:val="21"/>
        </w:rPr>
        <w:t>16</w:t>
      </w:r>
      <w:r>
        <w:rPr>
          <w:szCs w:val="21"/>
        </w:rPr>
        <w:fldChar w:fldCharType="end"/>
      </w:r>
      <w:r>
        <w:rPr>
          <w:rFonts w:hint="eastAsia"/>
          <w:szCs w:val="21"/>
        </w:rPr>
        <w:t xml:space="preserve">　</w:t>
      </w:r>
      <w:r>
        <w:rPr>
          <w:rFonts w:ascii="Cambria" w:eastAsia="黑体" w:hAnsi="Cambria" w:hint="eastAsia"/>
          <w:szCs w:val="21"/>
        </w:rPr>
        <w:t>红外热释电传感器接口电路</w:t>
      </w:r>
    </w:p>
    <w:p w14:paraId="158921F9" w14:textId="77777777" w:rsidR="000E7101" w:rsidRDefault="00000000">
      <w:pPr>
        <w:wordWrap w:val="0"/>
        <w:spacing w:line="360" w:lineRule="auto"/>
        <w:jc w:val="center"/>
        <w:rPr>
          <w:sz w:val="24"/>
        </w:rPr>
      </w:pPr>
      <w:r>
        <w:rPr>
          <w:noProof/>
          <w:sz w:val="24"/>
        </w:rPr>
        <w:lastRenderedPageBreak/>
        <w:drawing>
          <wp:inline distT="0" distB="0" distL="0" distR="0" wp14:anchorId="1D0454D5" wp14:editId="4A3740E7">
            <wp:extent cx="5749925" cy="1694180"/>
            <wp:effectExtent l="0" t="0" r="3175" b="1270"/>
            <wp:docPr id="15819893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89367" name="图片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749925" cy="1694180"/>
                    </a:xfrm>
                    <a:prstGeom prst="rect">
                      <a:avLst/>
                    </a:prstGeom>
                    <a:noFill/>
                    <a:ln>
                      <a:noFill/>
                    </a:ln>
                  </pic:spPr>
                </pic:pic>
              </a:graphicData>
            </a:graphic>
          </wp:inline>
        </w:drawing>
      </w:r>
    </w:p>
    <w:p w14:paraId="48E90F78" w14:textId="7F8A75E2" w:rsidR="000E7101" w:rsidRDefault="00000000">
      <w:pPr>
        <w:wordWrap w:val="0"/>
        <w:spacing w:line="360" w:lineRule="auto"/>
        <w:jc w:val="center"/>
        <w:rPr>
          <w:rFonts w:ascii="Cambria" w:eastAsia="黑体" w:hAnsi="Cambria"/>
          <w:szCs w:val="21"/>
        </w:rPr>
      </w:pPr>
      <w:r>
        <w:rPr>
          <w:rFonts w:ascii="Cambria" w:eastAsia="黑体" w:hAnsi="Cambria" w:hint="eastAsia"/>
          <w:szCs w:val="21"/>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340390">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340390">
        <w:rPr>
          <w:noProof/>
          <w:szCs w:val="21"/>
        </w:rPr>
        <w:t>17</w:t>
      </w:r>
      <w:r>
        <w:rPr>
          <w:szCs w:val="21"/>
        </w:rPr>
        <w:fldChar w:fldCharType="end"/>
      </w:r>
      <w:r>
        <w:rPr>
          <w:rFonts w:hint="eastAsia"/>
          <w:szCs w:val="21"/>
        </w:rPr>
        <w:t xml:space="preserve">　</w:t>
      </w:r>
      <w:r>
        <w:rPr>
          <w:rFonts w:ascii="Cambria" w:eastAsia="黑体" w:hAnsi="Cambria" w:hint="eastAsia"/>
          <w:szCs w:val="21"/>
        </w:rPr>
        <w:t>红外热释电传感器模块内部电路图</w:t>
      </w:r>
    </w:p>
    <w:p w14:paraId="30034968" w14:textId="7FA9467D" w:rsidR="000E7101" w:rsidRDefault="00000000">
      <w:pPr>
        <w:wordWrap w:val="0"/>
        <w:spacing w:line="360" w:lineRule="auto"/>
        <w:ind w:firstLineChars="200" w:firstLine="480"/>
        <w:jc w:val="left"/>
        <w:rPr>
          <w:sz w:val="24"/>
        </w:rPr>
      </w:pPr>
      <w:r>
        <w:rPr>
          <w:rFonts w:hint="eastAsia"/>
          <w:sz w:val="24"/>
        </w:rPr>
        <w:t>在实际电路中采用的型号为</w:t>
      </w:r>
      <w:r>
        <w:rPr>
          <w:rFonts w:hint="eastAsia"/>
          <w:sz w:val="24"/>
        </w:rPr>
        <w:t>EG4001A</w:t>
      </w:r>
      <w:r>
        <w:rPr>
          <w:rFonts w:hint="eastAsia"/>
          <w:sz w:val="24"/>
        </w:rPr>
        <w:t>，它仅需要一个外接电容</w:t>
      </w:r>
      <w:r>
        <w:rPr>
          <w:rFonts w:hint="eastAsia"/>
          <w:sz w:val="24"/>
        </w:rPr>
        <w:t>CT</w:t>
      </w:r>
      <w:r>
        <w:rPr>
          <w:rFonts w:hint="eastAsia"/>
          <w:sz w:val="24"/>
        </w:rPr>
        <w:t>和一个上拉电阻</w:t>
      </w:r>
      <w:r>
        <w:rPr>
          <w:rFonts w:hint="eastAsia"/>
          <w:sz w:val="24"/>
        </w:rPr>
        <w:t>RT</w:t>
      </w:r>
      <w:r>
        <w:rPr>
          <w:rFonts w:hint="eastAsia"/>
          <w:sz w:val="24"/>
        </w:rPr>
        <w:t>即可设置振荡器的工作频率</w:t>
      </w:r>
      <w:r>
        <w:rPr>
          <w:rFonts w:hint="eastAsia"/>
          <w:sz w:val="24"/>
        </w:rPr>
        <w:t>Tosc</w:t>
      </w:r>
      <w:r>
        <w:rPr>
          <w:rFonts w:hint="eastAsia"/>
          <w:sz w:val="24"/>
        </w:rPr>
        <w:t>，</w:t>
      </w:r>
      <w:r>
        <w:rPr>
          <w:sz w:val="24"/>
        </w:rPr>
        <w:t>它为芯片提供稳定的时钟基准，确保内部操作按照预设时序进行。此外，振荡器的频率直接影响</w:t>
      </w:r>
      <w:r>
        <w:rPr>
          <w:rFonts w:hint="eastAsia"/>
          <w:sz w:val="24"/>
        </w:rPr>
        <w:t>OUT</w:t>
      </w:r>
      <w:r>
        <w:rPr>
          <w:sz w:val="24"/>
        </w:rPr>
        <w:t>引脚输出高电平信号的持续时间，这对于实现延迟关闭或其他时间控制功能至关重要</w:t>
      </w:r>
      <w:r>
        <w:rPr>
          <w:rFonts w:hint="eastAsia"/>
          <w:sz w:val="24"/>
        </w:rPr>
        <w:t>。工作频率</w:t>
      </w:r>
      <w:r>
        <w:rPr>
          <w:rFonts w:hint="eastAsia"/>
          <w:sz w:val="24"/>
        </w:rPr>
        <w:t>Tosc</w:t>
      </w:r>
      <w:r>
        <w:rPr>
          <w:rFonts w:hint="eastAsia"/>
          <w:sz w:val="24"/>
        </w:rPr>
        <w:t>的计算公式见式（</w:t>
      </w:r>
      <w:r>
        <w:rPr>
          <w:rFonts w:hint="eastAsia"/>
          <w:sz w:val="24"/>
        </w:rPr>
        <w:t>3.1</w:t>
      </w:r>
      <w:r>
        <w:rPr>
          <w:rFonts w:hint="eastAsia"/>
          <w:sz w:val="24"/>
        </w:rPr>
        <w:t>）。</w:t>
      </w:r>
      <m:oMath>
        <m:eqArr>
          <m:eqArrPr>
            <m:maxDist m:val="1"/>
            <m:ctrlPr>
              <w:rPr>
                <w:rFonts w:ascii="Cambria Math" w:hAnsi="Cambria Math"/>
                <w:sz w:val="24"/>
              </w:rPr>
            </m:ctrlPr>
          </m:eqArrPr>
          <m:e>
            <m:r>
              <m:rPr>
                <m:sty m:val="p"/>
              </m:rPr>
              <w:rPr>
                <w:rFonts w:ascii="Cambria Math" w:hAnsi="Cambria Math"/>
                <w:sz w:val="24"/>
              </w:rPr>
              <m:t xml:space="preserve">                                                Tosc=0.4</m:t>
            </m:r>
            <m:r>
              <m:rPr>
                <m:sty m:val="p"/>
              </m:rPr>
              <w:rPr>
                <w:rFonts w:ascii="Cambria Math" w:hAnsi="Cambria Math" w:cs="Cambria Math"/>
                <w:sz w:val="24"/>
              </w:rPr>
              <m:t>*</m:t>
            </m:r>
            <m:r>
              <m:rPr>
                <m:sty m:val="p"/>
              </m:rPr>
              <w:rPr>
                <w:rFonts w:ascii="Cambria Math" w:hAnsi="Cambria Math"/>
                <w:sz w:val="24"/>
              </w:rPr>
              <m:t>RT</m:t>
            </m:r>
            <m:r>
              <m:rPr>
                <m:sty m:val="p"/>
              </m:rPr>
              <w:rPr>
                <w:rFonts w:ascii="Cambria Math" w:hAnsi="Cambria Math" w:cs="Cambria Math"/>
                <w:sz w:val="24"/>
              </w:rPr>
              <m:t>*</m:t>
            </m:r>
            <m:r>
              <m:rPr>
                <m:sty m:val="p"/>
              </m:rPr>
              <w:rPr>
                <w:rFonts w:ascii="Cambria Math" w:hAnsi="Cambria Math"/>
                <w:sz w:val="24"/>
              </w:rPr>
              <m:t>CT</m:t>
            </m:r>
            <m:f>
              <m:fPr>
                <m:ctrlPr>
                  <w:rPr>
                    <w:rFonts w:ascii="Cambria Math" w:hAnsi="Cambria Math"/>
                    <w:sz w:val="24"/>
                  </w:rPr>
                </m:ctrlPr>
              </m:fPr>
              <m:num>
                <m:r>
                  <m:rPr>
                    <m:sty m:val="p"/>
                  </m:rPr>
                  <w:rPr>
                    <w:rFonts w:ascii="Cambria Math" w:hAnsi="Cambria Math"/>
                    <w:sz w:val="24"/>
                  </w:rPr>
                  <m:t>RT</m:t>
                </m:r>
              </m:num>
              <m:den>
                <m:r>
                  <m:rPr>
                    <m:sty m:val="p"/>
                  </m:rPr>
                  <w:rPr>
                    <w:rFonts w:ascii="Cambria Math" w:hAnsi="Cambria Math"/>
                    <w:sz w:val="24"/>
                  </w:rPr>
                  <m:t>RT-20K</m:t>
                </m:r>
              </m:den>
            </m:f>
            <m:r>
              <m:rPr>
                <m:sty m:val="p"/>
              </m:rPr>
              <w:rPr>
                <w:rFonts w:ascii="Cambria Math" w:hAnsi="Cambria Math"/>
                <w:sz w:val="24"/>
              </w:rPr>
              <m:t xml:space="preserve">                                                            </m:t>
            </m:r>
            <m:d>
              <m:dPr>
                <m:ctrlPr>
                  <w:rPr>
                    <w:rFonts w:ascii="Cambria Math" w:hAnsi="Cambria Math"/>
                    <w:sz w:val="24"/>
                  </w:rPr>
                </m:ctrlPr>
              </m:dPr>
              <m:e>
                <m:r>
                  <m:rPr>
                    <m:sty m:val="p"/>
                  </m:rPr>
                  <w:rPr>
                    <w:rFonts w:ascii="Cambria Math" w:hAnsi="Cambria Math"/>
                    <w:sz w:val="24"/>
                  </w:rPr>
                  <w:fldChar w:fldCharType="begin"/>
                </m:r>
                <m:r>
                  <m:rPr>
                    <m:sty m:val="p"/>
                  </m:rPr>
                  <w:rPr>
                    <w:rFonts w:ascii="Cambria Math" w:hAnsi="Cambria Math"/>
                    <w:sz w:val="24"/>
                  </w:rPr>
                  <m:t xml:space="preserve"> Seq eq \c </m:t>
                </m:r>
                <m:r>
                  <m:rPr>
                    <m:sty m:val="p"/>
                  </m:rPr>
                  <w:rPr>
                    <w:rFonts w:ascii="Cambria Math" w:hAnsi="Cambria Math"/>
                    <w:sz w:val="24"/>
                  </w:rPr>
                  <w:fldChar w:fldCharType="separate"/>
                </m:r>
                <m:r>
                  <m:rPr>
                    <m:sty m:val="p"/>
                  </m:rPr>
                  <w:rPr>
                    <w:rFonts w:ascii="Cambria Math" w:hAnsi="Cambria Math"/>
                    <w:noProof/>
                    <w:sz w:val="24"/>
                  </w:rPr>
                  <m:t>3</m:t>
                </m:r>
                <m:r>
                  <m:rPr>
                    <m:sty m:val="p"/>
                  </m:rPr>
                  <w:rPr>
                    <w:rFonts w:ascii="Cambria Math" w:hAnsi="Cambria Math"/>
                    <w:sz w:val="24"/>
                  </w:rPr>
                  <w:fldChar w:fldCharType="end"/>
                </m:r>
                <m:r>
                  <m:rPr>
                    <m:sty m:val="p"/>
                  </m:rPr>
                  <w:rPr>
                    <w:rFonts w:ascii="Cambria Math" w:hAnsi="Cambria Math"/>
                    <w:sz w:val="24"/>
                  </w:rPr>
                  <m:t>.</m:t>
                </m:r>
                <m:r>
                  <m:rPr>
                    <m:sty m:val="p"/>
                  </m:rPr>
                  <w:rPr>
                    <w:rFonts w:ascii="Cambria Math" w:hAnsi="Cambria Math"/>
                    <w:sz w:val="24"/>
                  </w:rPr>
                  <w:fldChar w:fldCharType="begin"/>
                </m:r>
                <m:r>
                  <m:rPr>
                    <m:sty m:val="p"/>
                  </m:rPr>
                  <w:rPr>
                    <w:rFonts w:ascii="Cambria Math" w:hAnsi="Cambria Math"/>
                    <w:sz w:val="24"/>
                  </w:rPr>
                  <m:t xml:space="preserve"> Seq list </m:t>
                </m:r>
                <m:r>
                  <m:rPr>
                    <m:sty m:val="p"/>
                  </m:rPr>
                  <w:rPr>
                    <w:rFonts w:ascii="Cambria Math" w:hAnsi="Cambria Math"/>
                    <w:sz w:val="24"/>
                  </w:rPr>
                  <w:fldChar w:fldCharType="separate"/>
                </m:r>
                <m:r>
                  <m:rPr>
                    <m:sty m:val="p"/>
                  </m:rPr>
                  <w:rPr>
                    <w:rFonts w:ascii="Cambria Math" w:hAnsi="Cambria Math"/>
                    <w:noProof/>
                    <w:sz w:val="24"/>
                  </w:rPr>
                  <m:t>1</m:t>
                </m:r>
                <m:r>
                  <m:rPr>
                    <m:sty m:val="p"/>
                  </m:rPr>
                  <w:rPr>
                    <w:rFonts w:ascii="Cambria Math" w:hAnsi="Cambria Math"/>
                    <w:sz w:val="24"/>
                  </w:rPr>
                  <w:fldChar w:fldCharType="end"/>
                </m:r>
              </m:e>
            </m:d>
          </m:e>
        </m:eqArr>
      </m:oMath>
    </w:p>
    <w:p w14:paraId="0923FA52" w14:textId="77777777" w:rsidR="000E7101" w:rsidRDefault="00000000">
      <w:pPr>
        <w:wordWrap w:val="0"/>
        <w:spacing w:line="360" w:lineRule="auto"/>
        <w:ind w:firstLineChars="200" w:firstLine="480"/>
        <w:jc w:val="left"/>
        <w:rPr>
          <w:sz w:val="24"/>
        </w:rPr>
      </w:pPr>
      <w:r>
        <w:rPr>
          <w:rFonts w:hint="eastAsia"/>
          <w:sz w:val="24"/>
        </w:rPr>
        <w:t>通过接入一个</w:t>
      </w:r>
      <w:r>
        <w:rPr>
          <w:rFonts w:hint="eastAsia"/>
          <w:sz w:val="24"/>
        </w:rPr>
        <w:t>100K</w:t>
      </w:r>
      <w:r>
        <w:rPr>
          <w:rFonts w:hint="eastAsia"/>
          <w:sz w:val="24"/>
        </w:rPr>
        <w:t>的电阻（</w:t>
      </w:r>
      <w:r>
        <w:rPr>
          <w:rFonts w:hint="eastAsia"/>
          <w:sz w:val="24"/>
        </w:rPr>
        <w:t>RT</w:t>
      </w:r>
      <w:r>
        <w:rPr>
          <w:rFonts w:hint="eastAsia"/>
          <w:sz w:val="24"/>
        </w:rPr>
        <w:t>）和</w:t>
      </w:r>
      <w:r>
        <w:rPr>
          <w:rFonts w:hint="eastAsia"/>
          <w:sz w:val="24"/>
        </w:rPr>
        <w:t>2nF</w:t>
      </w:r>
      <w:r>
        <w:rPr>
          <w:rFonts w:hint="eastAsia"/>
          <w:sz w:val="24"/>
        </w:rPr>
        <w:t>的外接电容（</w:t>
      </w:r>
      <w:r>
        <w:rPr>
          <w:rFonts w:hint="eastAsia"/>
          <w:sz w:val="24"/>
        </w:rPr>
        <w:t>CT</w:t>
      </w:r>
      <w:r>
        <w:rPr>
          <w:rFonts w:hint="eastAsia"/>
          <w:sz w:val="24"/>
        </w:rPr>
        <w:t>），可以设置振荡器的工作频率。在这个电路中，上拉电阻</w:t>
      </w:r>
      <w:r>
        <w:rPr>
          <w:rFonts w:hint="eastAsia"/>
          <w:sz w:val="24"/>
        </w:rPr>
        <w:t>RT</w:t>
      </w:r>
      <w:r>
        <w:rPr>
          <w:rFonts w:hint="eastAsia"/>
          <w:sz w:val="24"/>
        </w:rPr>
        <w:t>的作用是提供必要的偏置电流，而外接电容</w:t>
      </w:r>
      <w:r>
        <w:rPr>
          <w:rFonts w:hint="eastAsia"/>
          <w:sz w:val="24"/>
        </w:rPr>
        <w:t>CT</w:t>
      </w:r>
      <w:r>
        <w:rPr>
          <w:rFonts w:hint="eastAsia"/>
          <w:sz w:val="24"/>
        </w:rPr>
        <w:t>则用于确定振荡器的充放电时间常数。根据公式（</w:t>
      </w:r>
      <w:r>
        <w:rPr>
          <w:rFonts w:hint="eastAsia"/>
          <w:sz w:val="24"/>
        </w:rPr>
        <w:t>3.1</w:t>
      </w:r>
      <w:r>
        <w:rPr>
          <w:rFonts w:hint="eastAsia"/>
          <w:sz w:val="24"/>
        </w:rPr>
        <w:t>）计算得出振荡器的工作周期</w:t>
      </w:r>
      <w:r>
        <w:rPr>
          <w:rFonts w:hint="eastAsia"/>
          <w:sz w:val="24"/>
        </w:rPr>
        <w:t>Tosc</w:t>
      </w:r>
      <w:r>
        <w:rPr>
          <w:rFonts w:hint="eastAsia"/>
          <w:sz w:val="24"/>
        </w:rPr>
        <w:t>为</w:t>
      </w:r>
      <w:r>
        <w:rPr>
          <w:rFonts w:hint="eastAsia"/>
          <w:sz w:val="24"/>
        </w:rPr>
        <w:t>100</w:t>
      </w:r>
      <w:r>
        <w:rPr>
          <w:rFonts w:hint="eastAsia"/>
          <w:sz w:val="24"/>
        </w:rPr>
        <w:t>微秒。进一步地，根据芯片的延时时间公式（</w:t>
      </w:r>
      <w:r>
        <w:rPr>
          <w:rFonts w:hint="eastAsia"/>
          <w:sz w:val="24"/>
        </w:rPr>
        <w:t>3.2</w:t>
      </w:r>
      <w:r>
        <w:rPr>
          <w:rFonts w:hint="eastAsia"/>
          <w:sz w:val="24"/>
        </w:rPr>
        <w:t>），可以计算出当热释电传感器检测到信号后，会持续发出</w:t>
      </w:r>
      <w:r>
        <w:rPr>
          <w:rFonts w:hint="eastAsia"/>
          <w:sz w:val="24"/>
        </w:rPr>
        <w:t>10s</w:t>
      </w:r>
      <w:r>
        <w:rPr>
          <w:rFonts w:hint="eastAsia"/>
          <w:sz w:val="24"/>
        </w:rPr>
        <w:t>（即</w:t>
      </w:r>
      <w:r>
        <w:rPr>
          <w:rFonts w:hint="eastAsia"/>
          <w:sz w:val="24"/>
        </w:rPr>
        <w:t>10000000</w:t>
      </w:r>
      <w:r>
        <w:rPr>
          <w:sz w:val="24"/>
        </w:rPr>
        <w:t>µs</w:t>
      </w:r>
      <w:r>
        <w:rPr>
          <w:rFonts w:hint="eastAsia"/>
          <w:sz w:val="24"/>
        </w:rPr>
        <w:t>）的高电平信号。即使人离开检测区域，灯光会延迟</w:t>
      </w:r>
      <w:r>
        <w:rPr>
          <w:rFonts w:hint="eastAsia"/>
          <w:sz w:val="24"/>
        </w:rPr>
        <w:t>10s</w:t>
      </w:r>
      <w:r>
        <w:rPr>
          <w:rFonts w:hint="eastAsia"/>
          <w:sz w:val="24"/>
        </w:rPr>
        <w:t>关闭。</w:t>
      </w:r>
    </w:p>
    <w:p w14:paraId="4446BF9B" w14:textId="58D4F036" w:rsidR="000E7101" w:rsidRDefault="00000000">
      <w:pPr>
        <w:wordWrap w:val="0"/>
        <w:spacing w:line="360" w:lineRule="auto"/>
        <w:ind w:firstLineChars="200" w:firstLine="480"/>
        <w:rPr>
          <w:sz w:val="24"/>
        </w:rPr>
      </w:pPr>
      <m:oMathPara>
        <m:oMath>
          <m:eqArr>
            <m:eqArrPr>
              <m:maxDist m:val="1"/>
              <m:ctrlPr>
                <w:rPr>
                  <w:rFonts w:ascii="Cambria Math" w:eastAsia="黑体" w:hAnsi="Cambria Math" w:cs="宋体"/>
                  <w:sz w:val="24"/>
                </w:rPr>
              </m:ctrlPr>
            </m:eqArrPr>
            <m:e>
              <m:r>
                <m:rPr>
                  <m:sty m:val="p"/>
                </m:rPr>
                <w:rPr>
                  <w:rFonts w:ascii="Cambria Math" w:hAnsi="Cambria Math" w:hint="eastAsia"/>
                  <w:sz w:val="24"/>
                </w:rPr>
                <m:t>Tx=100000</m:t>
              </m:r>
              <m:r>
                <m:rPr>
                  <m:sty m:val="p"/>
                </m:rPr>
                <w:rPr>
                  <w:rFonts w:ascii="Cambria Math" w:hAnsi="Cambria Math" w:cs="Cambria Math"/>
                  <w:sz w:val="24"/>
                </w:rPr>
                <m:t>*</m:t>
              </m:r>
              <m:r>
                <m:rPr>
                  <m:sty m:val="p"/>
                </m:rPr>
                <w:rPr>
                  <w:rFonts w:ascii="Cambria Math" w:hAnsi="Cambria Math" w:hint="eastAsia"/>
                  <w:sz w:val="24"/>
                </w:rPr>
                <m:t>Tosc</m:t>
              </m:r>
              <m:r>
                <w:rPr>
                  <w:rFonts w:ascii="Cambria Math" w:eastAsia="黑体" w:hAnsi="Cambria Math"/>
                  <w:sz w:val="24"/>
                </w:rPr>
                <m:t>#</m:t>
              </m:r>
              <m:d>
                <m:dPr>
                  <m:ctrlPr>
                    <w:rPr>
                      <w:rFonts w:ascii="Cambria Math" w:eastAsia="黑体" w:hAnsi="Cambria Math" w:cs="宋体"/>
                      <w:sz w:val="24"/>
                    </w:rPr>
                  </m:ctrlPr>
                </m:dPr>
                <m:e>
                  <m:r>
                    <m:rPr>
                      <m:sty m:val="p"/>
                    </m:rPr>
                    <w:rPr>
                      <w:rFonts w:ascii="Cambria Math" w:eastAsia="黑体" w:hAnsi="Cambria Math" w:cs="宋体"/>
                      <w:sz w:val="24"/>
                    </w:rPr>
                    <w:fldChar w:fldCharType="begin"/>
                  </m:r>
                  <m:r>
                    <m:rPr>
                      <m:sty m:val="p"/>
                    </m:rPr>
                    <w:rPr>
                      <w:rFonts w:ascii="Cambria Math" w:eastAsia="黑体" w:hAnsi="Cambria Math" w:cs="宋体"/>
                      <w:sz w:val="24"/>
                    </w:rPr>
                    <m:t xml:space="preserve"> Seq eq \c </m:t>
                  </m:r>
                  <m:r>
                    <m:rPr>
                      <m:sty m:val="p"/>
                    </m:rPr>
                    <w:rPr>
                      <w:rFonts w:ascii="Cambria Math" w:eastAsia="黑体" w:hAnsi="Cambria Math" w:cs="宋体"/>
                      <w:sz w:val="24"/>
                    </w:rPr>
                    <w:fldChar w:fldCharType="separate"/>
                  </m:r>
                  <m:r>
                    <m:rPr>
                      <m:sty m:val="p"/>
                    </m:rPr>
                    <w:rPr>
                      <w:rFonts w:ascii="Cambria Math" w:eastAsia="黑体" w:hAnsi="Cambria Math" w:cs="宋体"/>
                      <w:noProof/>
                      <w:sz w:val="24"/>
                    </w:rPr>
                    <m:t>3</m:t>
                  </m:r>
                  <m:r>
                    <m:rPr>
                      <m:sty m:val="p"/>
                    </m:rPr>
                    <w:rPr>
                      <w:rFonts w:ascii="Cambria Math" w:eastAsia="黑体" w:hAnsi="Cambria Math" w:cs="宋体"/>
                      <w:sz w:val="24"/>
                    </w:rPr>
                    <w:fldChar w:fldCharType="end"/>
                  </m:r>
                  <m:r>
                    <w:rPr>
                      <w:rFonts w:ascii="Cambria Math" w:eastAsia="黑体" w:hAnsi="Cambria Math" w:cs="宋体"/>
                      <w:sz w:val="24"/>
                    </w:rPr>
                    <m:t>.</m:t>
                  </m:r>
                  <m:r>
                    <m:rPr>
                      <m:sty m:val="p"/>
                    </m:rPr>
                    <w:rPr>
                      <w:rFonts w:ascii="Cambria Math" w:eastAsia="黑体" w:hAnsi="Cambria Math" w:cs="宋体"/>
                      <w:sz w:val="24"/>
                    </w:rPr>
                    <w:fldChar w:fldCharType="begin"/>
                  </m:r>
                  <m:r>
                    <m:rPr>
                      <m:sty m:val="p"/>
                    </m:rPr>
                    <w:rPr>
                      <w:rFonts w:ascii="Cambria Math" w:eastAsia="黑体" w:hAnsi="Cambria Math" w:cs="宋体"/>
                      <w:sz w:val="24"/>
                    </w:rPr>
                    <m:t xml:space="preserve"> Seq list </m:t>
                  </m:r>
                  <m:r>
                    <m:rPr>
                      <m:sty m:val="p"/>
                    </m:rPr>
                    <w:rPr>
                      <w:rFonts w:ascii="Cambria Math" w:eastAsia="黑体" w:hAnsi="Cambria Math" w:cs="宋体"/>
                      <w:sz w:val="24"/>
                    </w:rPr>
                    <w:fldChar w:fldCharType="separate"/>
                  </m:r>
                  <m:r>
                    <m:rPr>
                      <m:sty m:val="p"/>
                    </m:rPr>
                    <w:rPr>
                      <w:rFonts w:ascii="Cambria Math" w:eastAsia="黑体" w:hAnsi="Cambria Math" w:cs="宋体"/>
                      <w:noProof/>
                      <w:sz w:val="24"/>
                    </w:rPr>
                    <m:t>2</m:t>
                  </m:r>
                  <m:r>
                    <m:rPr>
                      <m:sty m:val="p"/>
                    </m:rPr>
                    <w:rPr>
                      <w:rFonts w:ascii="Cambria Math" w:eastAsia="黑体" w:hAnsi="Cambria Math" w:cs="宋体"/>
                      <w:sz w:val="24"/>
                    </w:rPr>
                    <w:fldChar w:fldCharType="end"/>
                  </m:r>
                </m:e>
              </m:d>
              <m:ctrlPr>
                <w:rPr>
                  <w:rFonts w:ascii="Cambria Math" w:eastAsia="黑体" w:hAnsi="Cambria Math"/>
                  <w:i/>
                  <w:sz w:val="24"/>
                </w:rPr>
              </m:ctrlPr>
            </m:e>
          </m:eqArr>
        </m:oMath>
      </m:oMathPara>
    </w:p>
    <w:p w14:paraId="69317067" w14:textId="77777777" w:rsidR="000E7101" w:rsidRDefault="00000000">
      <w:pPr>
        <w:wordWrap w:val="0"/>
        <w:spacing w:beforeLines="50" w:before="156" w:afterLines="50" w:after="156" w:line="360" w:lineRule="auto"/>
        <w:outlineLvl w:val="1"/>
        <w:rPr>
          <w:rFonts w:eastAsia="黑体"/>
          <w:sz w:val="24"/>
        </w:rPr>
      </w:pPr>
      <w:bookmarkStart w:id="68" w:name="_Toc199448557"/>
      <w:r>
        <w:rPr>
          <w:rFonts w:eastAsia="黑体" w:hint="eastAsia"/>
          <w:sz w:val="28"/>
          <w:szCs w:val="28"/>
        </w:rPr>
        <w:t>3.</w:t>
      </w:r>
      <w:bookmarkEnd w:id="63"/>
      <w:bookmarkEnd w:id="64"/>
      <w:bookmarkEnd w:id="65"/>
      <w:bookmarkEnd w:id="66"/>
      <w:r>
        <w:rPr>
          <w:rFonts w:eastAsia="黑体" w:hint="eastAsia"/>
          <w:sz w:val="28"/>
          <w:szCs w:val="28"/>
        </w:rPr>
        <w:t>6</w:t>
      </w:r>
      <w:r>
        <w:rPr>
          <w:rFonts w:eastAsia="黑体" w:hint="eastAsia"/>
          <w:sz w:val="28"/>
          <w:szCs w:val="28"/>
        </w:rPr>
        <w:t xml:space="preserve">　</w:t>
      </w:r>
      <w:r>
        <w:rPr>
          <w:rFonts w:eastAsia="黑体" w:hint="eastAsia"/>
          <w:sz w:val="28"/>
          <w:szCs w:val="28"/>
        </w:rPr>
        <w:t>OLED</w:t>
      </w:r>
      <w:r>
        <w:rPr>
          <w:rFonts w:eastAsia="黑体" w:hint="eastAsia"/>
          <w:sz w:val="28"/>
          <w:szCs w:val="28"/>
        </w:rPr>
        <w:t>显示模块</w:t>
      </w:r>
      <w:bookmarkEnd w:id="68"/>
    </w:p>
    <w:p w14:paraId="28B20A1E" w14:textId="74D2F0BD" w:rsidR="000E7101" w:rsidRDefault="00000000">
      <w:pPr>
        <w:wordWrap w:val="0"/>
        <w:spacing w:line="360" w:lineRule="auto"/>
        <w:ind w:firstLineChars="200" w:firstLine="480"/>
        <w:rPr>
          <w:sz w:val="24"/>
        </w:rPr>
      </w:pPr>
      <w:r>
        <w:rPr>
          <w:rFonts w:hint="eastAsia"/>
          <w:sz w:val="24"/>
        </w:rPr>
        <w:t>OLED</w:t>
      </w:r>
      <w:r>
        <w:rPr>
          <w:rFonts w:hint="eastAsia"/>
          <w:sz w:val="24"/>
        </w:rPr>
        <w:t>模块是一种，高效节能的显示技术。它是由</w:t>
      </w:r>
      <w:r>
        <w:rPr>
          <w:rFonts w:hint="eastAsia"/>
          <w:sz w:val="24"/>
        </w:rPr>
        <w:t>SSD1306</w:t>
      </w:r>
      <w:r>
        <w:rPr>
          <w:rFonts w:hint="eastAsia"/>
          <w:sz w:val="24"/>
        </w:rPr>
        <w:t>驱动的其自发光特性使得每个像素点都能够独立发光，正因如此，它的对比度显示效果非常好，并且无需背光。且只有活跃的像素点消耗电能，因此比</w:t>
      </w:r>
      <w:r>
        <w:rPr>
          <w:rFonts w:hint="eastAsia"/>
          <w:sz w:val="24"/>
        </w:rPr>
        <w:t>LCD</w:t>
      </w:r>
      <w:r>
        <w:rPr>
          <w:rFonts w:hint="eastAsia"/>
          <w:sz w:val="24"/>
        </w:rPr>
        <w:t>更节能。本系统采用</w:t>
      </w:r>
      <w:r>
        <w:rPr>
          <w:rFonts w:hint="eastAsia"/>
          <w:sz w:val="24"/>
        </w:rPr>
        <w:t>0.96 OLED</w:t>
      </w:r>
      <w:r>
        <w:rPr>
          <w:rFonts w:hint="eastAsia"/>
          <w:sz w:val="24"/>
        </w:rPr>
        <w:t>作为显示。</w:t>
      </w:r>
      <w:r>
        <w:rPr>
          <w:rFonts w:hint="eastAsia"/>
          <w:sz w:val="24"/>
        </w:rPr>
        <w:t>OLED</w:t>
      </w:r>
      <w:r>
        <w:rPr>
          <w:rFonts w:hint="eastAsia"/>
          <w:sz w:val="24"/>
        </w:rPr>
        <w:t>模块内部电路如图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18</w:t>
      </w:r>
      <w:r>
        <w:rPr>
          <w:sz w:val="24"/>
        </w:rPr>
        <w:fldChar w:fldCharType="end"/>
      </w:r>
      <w:r>
        <w:rPr>
          <w:rFonts w:hint="eastAsia"/>
          <w:sz w:val="24"/>
        </w:rPr>
        <w:t>所示。</w:t>
      </w:r>
    </w:p>
    <w:p w14:paraId="513AED8D" w14:textId="77777777" w:rsidR="000E7101" w:rsidRDefault="00000000">
      <w:pPr>
        <w:wordWrap w:val="0"/>
        <w:spacing w:line="360" w:lineRule="auto"/>
        <w:jc w:val="center"/>
        <w:rPr>
          <w:sz w:val="24"/>
        </w:rPr>
      </w:pPr>
      <w:r>
        <w:rPr>
          <w:noProof/>
          <w:sz w:val="24"/>
        </w:rPr>
        <w:lastRenderedPageBreak/>
        <w:drawing>
          <wp:inline distT="0" distB="0" distL="0" distR="0" wp14:anchorId="44C1A95F" wp14:editId="548B77FA">
            <wp:extent cx="5379720" cy="2734310"/>
            <wp:effectExtent l="0" t="0" r="0" b="8890"/>
            <wp:docPr id="3571145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14500" name="图片 1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390720" cy="2740308"/>
                    </a:xfrm>
                    <a:prstGeom prst="rect">
                      <a:avLst/>
                    </a:prstGeom>
                    <a:noFill/>
                    <a:ln>
                      <a:noFill/>
                    </a:ln>
                  </pic:spPr>
                </pic:pic>
              </a:graphicData>
            </a:graphic>
          </wp:inline>
        </w:drawing>
      </w:r>
    </w:p>
    <w:p w14:paraId="5CB80D18" w14:textId="5453AEA7" w:rsidR="000E7101" w:rsidRDefault="00000000">
      <w:pPr>
        <w:pStyle w:val="a5"/>
        <w:wordWrap w:val="0"/>
        <w:spacing w:line="360" w:lineRule="auto"/>
        <w:jc w:val="center"/>
        <w:rPr>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18</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sz w:val="21"/>
          <w:szCs w:val="21"/>
        </w:rPr>
        <w:t>OLED</w:t>
      </w:r>
      <w:r>
        <w:rPr>
          <w:rFonts w:hint="eastAsia"/>
          <w:sz w:val="21"/>
          <w:szCs w:val="21"/>
        </w:rPr>
        <w:t>模块内部电路</w:t>
      </w:r>
    </w:p>
    <w:p w14:paraId="1BDB2784" w14:textId="30BDF0D7" w:rsidR="000E7101" w:rsidRDefault="00000000">
      <w:pPr>
        <w:wordWrap w:val="0"/>
        <w:spacing w:line="360" w:lineRule="auto"/>
        <w:ind w:firstLineChars="200" w:firstLine="480"/>
        <w:rPr>
          <w:sz w:val="24"/>
        </w:rPr>
      </w:pPr>
      <w:r>
        <w:rPr>
          <w:rFonts w:hint="eastAsia"/>
          <w:sz w:val="24"/>
        </w:rPr>
        <w:t>系统使用</w:t>
      </w:r>
      <w:r>
        <w:rPr>
          <w:rFonts w:hint="eastAsia"/>
          <w:sz w:val="24"/>
        </w:rPr>
        <w:t>STM32</w:t>
      </w:r>
      <w:r>
        <w:rPr>
          <w:rFonts w:hint="eastAsia"/>
          <w:sz w:val="24"/>
        </w:rPr>
        <w:t>的</w:t>
      </w:r>
      <w:r>
        <w:rPr>
          <w:rFonts w:hint="eastAsia"/>
          <w:sz w:val="24"/>
        </w:rPr>
        <w:t>PB6</w:t>
      </w:r>
      <w:r>
        <w:rPr>
          <w:rFonts w:hint="eastAsia"/>
          <w:sz w:val="24"/>
        </w:rPr>
        <w:t>和</w:t>
      </w:r>
      <w:r>
        <w:rPr>
          <w:rFonts w:hint="eastAsia"/>
          <w:sz w:val="24"/>
        </w:rPr>
        <w:t>PB7</w:t>
      </w:r>
      <w:r>
        <w:rPr>
          <w:rFonts w:hint="eastAsia"/>
          <w:sz w:val="24"/>
        </w:rPr>
        <w:t>与</w:t>
      </w:r>
      <w:r>
        <w:rPr>
          <w:rFonts w:hint="eastAsia"/>
          <w:sz w:val="24"/>
        </w:rPr>
        <w:t>OLED</w:t>
      </w:r>
      <w:r>
        <w:rPr>
          <w:rFonts w:hint="eastAsia"/>
          <w:sz w:val="24"/>
        </w:rPr>
        <w:t>的</w:t>
      </w:r>
      <w:r>
        <w:rPr>
          <w:rFonts w:hint="eastAsia"/>
          <w:sz w:val="24"/>
        </w:rPr>
        <w:t>SCL</w:t>
      </w:r>
      <w:r>
        <w:rPr>
          <w:rFonts w:hint="eastAsia"/>
          <w:sz w:val="24"/>
        </w:rPr>
        <w:t>和</w:t>
      </w:r>
      <w:r>
        <w:rPr>
          <w:rFonts w:hint="eastAsia"/>
          <w:sz w:val="24"/>
        </w:rPr>
        <w:t>SDA</w:t>
      </w:r>
      <w:r>
        <w:rPr>
          <w:rFonts w:hint="eastAsia"/>
          <w:sz w:val="24"/>
        </w:rPr>
        <w:t>连接，具体电路连接如图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19</w:t>
      </w:r>
      <w:r>
        <w:rPr>
          <w:sz w:val="24"/>
        </w:rPr>
        <w:fldChar w:fldCharType="end"/>
      </w:r>
      <w:r>
        <w:rPr>
          <w:rFonts w:hint="eastAsia"/>
          <w:sz w:val="24"/>
        </w:rPr>
        <w:t>所示。</w:t>
      </w:r>
    </w:p>
    <w:p w14:paraId="4187A59B" w14:textId="77777777" w:rsidR="000E7101" w:rsidRDefault="00000000">
      <w:pPr>
        <w:wordWrap w:val="0"/>
        <w:spacing w:line="360" w:lineRule="auto"/>
        <w:jc w:val="center"/>
        <w:rPr>
          <w:sz w:val="24"/>
        </w:rPr>
      </w:pPr>
      <w:r>
        <w:rPr>
          <w:noProof/>
          <w:sz w:val="24"/>
        </w:rPr>
        <w:drawing>
          <wp:inline distT="0" distB="0" distL="0" distR="0" wp14:anchorId="0586A331" wp14:editId="192F3B76">
            <wp:extent cx="1567180" cy="1521460"/>
            <wp:effectExtent l="0" t="0" r="0" b="2540"/>
            <wp:docPr id="1550711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1171" name="图片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620549" cy="1573171"/>
                    </a:xfrm>
                    <a:prstGeom prst="rect">
                      <a:avLst/>
                    </a:prstGeom>
                    <a:noFill/>
                    <a:ln>
                      <a:noFill/>
                    </a:ln>
                  </pic:spPr>
                </pic:pic>
              </a:graphicData>
            </a:graphic>
          </wp:inline>
        </w:drawing>
      </w:r>
    </w:p>
    <w:p w14:paraId="0BE8FD0F" w14:textId="0AD97E28" w:rsidR="000E7101" w:rsidRDefault="00000000">
      <w:pPr>
        <w:pStyle w:val="a5"/>
        <w:wordWrap w:val="0"/>
        <w:spacing w:line="360" w:lineRule="auto"/>
        <w:jc w:val="center"/>
        <w:rPr>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19</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sz w:val="21"/>
          <w:szCs w:val="21"/>
        </w:rPr>
        <w:t>OLED</w:t>
      </w:r>
      <w:r>
        <w:rPr>
          <w:rFonts w:hint="eastAsia"/>
          <w:sz w:val="21"/>
          <w:szCs w:val="21"/>
        </w:rPr>
        <w:t>模块与主控连接图</w:t>
      </w:r>
    </w:p>
    <w:p w14:paraId="0440E273" w14:textId="77777777" w:rsidR="000E7101" w:rsidRDefault="00000000">
      <w:pPr>
        <w:wordWrap w:val="0"/>
        <w:spacing w:beforeLines="50" w:before="156" w:afterLines="50" w:after="156" w:line="360" w:lineRule="auto"/>
        <w:outlineLvl w:val="1"/>
        <w:rPr>
          <w:rFonts w:eastAsia="黑体"/>
          <w:sz w:val="24"/>
        </w:rPr>
      </w:pPr>
      <w:bookmarkStart w:id="69" w:name="_Toc71660330"/>
      <w:bookmarkStart w:id="70" w:name="_Toc199448558"/>
      <w:r>
        <w:rPr>
          <w:rFonts w:eastAsia="黑体" w:hint="eastAsia"/>
          <w:sz w:val="28"/>
          <w:szCs w:val="28"/>
        </w:rPr>
        <w:t>3.7</w:t>
      </w:r>
      <w:r>
        <w:rPr>
          <w:rFonts w:eastAsia="黑体" w:hint="eastAsia"/>
          <w:sz w:val="28"/>
          <w:szCs w:val="28"/>
        </w:rPr>
        <w:t xml:space="preserve">　</w:t>
      </w:r>
      <w:bookmarkEnd w:id="69"/>
      <w:r>
        <w:rPr>
          <w:rFonts w:eastAsia="黑体" w:hint="eastAsia"/>
          <w:sz w:val="28"/>
          <w:szCs w:val="28"/>
        </w:rPr>
        <w:t>DHT11</w:t>
      </w:r>
      <w:r>
        <w:rPr>
          <w:rFonts w:eastAsia="黑体" w:hint="eastAsia"/>
          <w:sz w:val="28"/>
          <w:szCs w:val="28"/>
        </w:rPr>
        <w:t>温湿度检测模块</w:t>
      </w:r>
      <w:bookmarkEnd w:id="70"/>
    </w:p>
    <w:p w14:paraId="483BF985" w14:textId="535510A2" w:rsidR="000E7101" w:rsidRDefault="00000000">
      <w:pPr>
        <w:pStyle w:val="af9"/>
        <w:wordWrap w:val="0"/>
        <w:spacing w:line="360" w:lineRule="auto"/>
        <w:ind w:firstLine="480"/>
        <w:rPr>
          <w:color w:val="auto"/>
        </w:rPr>
      </w:pPr>
      <w:r>
        <w:rPr>
          <w:rFonts w:hint="eastAsia"/>
          <w:color w:val="auto"/>
        </w:rPr>
        <w:t>DHT11</w:t>
      </w:r>
      <w:r>
        <w:rPr>
          <w:rFonts w:hint="eastAsia"/>
          <w:color w:val="auto"/>
        </w:rPr>
        <w:t>是一款常用的温湿度传感器，它的内部结合了湿敏电阻和热敏电阻测量技术，数据通过单总线接口进行传输</w:t>
      </w:r>
      <w:r>
        <w:rPr>
          <w:color w:val="auto"/>
          <w:vertAlign w:val="superscript"/>
        </w:rPr>
        <w:fldChar w:fldCharType="begin"/>
      </w:r>
      <w:r>
        <w:rPr>
          <w:color w:val="auto"/>
          <w:vertAlign w:val="superscript"/>
        </w:rPr>
        <w:instrText xml:space="preserve"> </w:instrText>
      </w:r>
      <w:r>
        <w:rPr>
          <w:rFonts w:hint="eastAsia"/>
          <w:color w:val="auto"/>
          <w:vertAlign w:val="superscript"/>
        </w:rPr>
        <w:instrText>REF _Ref198667643 \r \h</w:instrText>
      </w:r>
      <w:r>
        <w:rPr>
          <w:color w:val="auto"/>
          <w:vertAlign w:val="superscript"/>
        </w:rPr>
        <w:instrText xml:space="preserve">  \* MERGEFORMAT </w:instrText>
      </w:r>
      <w:r>
        <w:rPr>
          <w:color w:val="auto"/>
          <w:vertAlign w:val="superscript"/>
        </w:rPr>
      </w:r>
      <w:r>
        <w:rPr>
          <w:color w:val="auto"/>
          <w:vertAlign w:val="superscript"/>
        </w:rPr>
        <w:fldChar w:fldCharType="separate"/>
      </w:r>
      <w:r w:rsidR="00340390">
        <w:rPr>
          <w:color w:val="auto"/>
          <w:vertAlign w:val="superscript"/>
        </w:rPr>
        <w:t>[13]</w:t>
      </w:r>
      <w:r>
        <w:rPr>
          <w:color w:val="auto"/>
          <w:vertAlign w:val="superscript"/>
        </w:rPr>
        <w:fldChar w:fldCharType="end"/>
      </w:r>
      <w:r>
        <w:rPr>
          <w:rFonts w:hint="eastAsia"/>
          <w:color w:val="auto"/>
        </w:rPr>
        <w:t>。主控芯片发送起始信号后，</w:t>
      </w:r>
      <w:r>
        <w:rPr>
          <w:rFonts w:hint="eastAsia"/>
          <w:color w:val="auto"/>
        </w:rPr>
        <w:t>DHT</w:t>
      </w:r>
      <w:r>
        <w:rPr>
          <w:rFonts w:hint="eastAsia"/>
          <w:color w:val="auto"/>
        </w:rPr>
        <w:t>传输</w:t>
      </w:r>
      <w:r>
        <w:rPr>
          <w:rFonts w:hint="eastAsia"/>
          <w:color w:val="auto"/>
        </w:rPr>
        <w:t>40</w:t>
      </w:r>
      <w:r>
        <w:rPr>
          <w:rFonts w:hint="eastAsia"/>
          <w:color w:val="auto"/>
        </w:rPr>
        <w:t>位数据包，包括湿度和温度的整数和小数部分，以及校验和，单片机接收解析还原出测量的温度和湿度。</w:t>
      </w:r>
    </w:p>
    <w:p w14:paraId="3FE02F72" w14:textId="7801E309" w:rsidR="000E7101" w:rsidRDefault="00000000">
      <w:pPr>
        <w:pStyle w:val="af9"/>
        <w:wordWrap w:val="0"/>
        <w:spacing w:line="360" w:lineRule="auto"/>
        <w:ind w:firstLine="480"/>
        <w:rPr>
          <w:color w:val="auto"/>
        </w:rPr>
      </w:pPr>
      <w:r>
        <w:rPr>
          <w:rFonts w:hint="eastAsia"/>
          <w:color w:val="auto"/>
        </w:rPr>
        <w:t>在该系统中采用两个</w:t>
      </w:r>
      <w:r>
        <w:rPr>
          <w:rFonts w:hint="eastAsia"/>
          <w:color w:val="auto"/>
        </w:rPr>
        <w:t>DHT11</w:t>
      </w:r>
      <w:r>
        <w:rPr>
          <w:rFonts w:hint="eastAsia"/>
          <w:color w:val="auto"/>
        </w:rPr>
        <w:t>温湿度模块来检测室内外的温湿度，室内温湿度模块连接到单片机</w:t>
      </w:r>
      <w:r>
        <w:rPr>
          <w:rFonts w:hint="eastAsia"/>
          <w:color w:val="auto"/>
        </w:rPr>
        <w:t>PA5</w:t>
      </w:r>
      <w:r>
        <w:rPr>
          <w:rFonts w:hint="eastAsia"/>
          <w:color w:val="auto"/>
        </w:rPr>
        <w:t>引脚，户外温湿度模块连接到单片机</w:t>
      </w:r>
      <w:r>
        <w:rPr>
          <w:rFonts w:hint="eastAsia"/>
          <w:color w:val="auto"/>
        </w:rPr>
        <w:t>PA6</w:t>
      </w:r>
      <w:r>
        <w:rPr>
          <w:rFonts w:hint="eastAsia"/>
          <w:color w:val="auto"/>
        </w:rPr>
        <w:t>引脚。电路图如图</w:t>
      </w:r>
      <w:r>
        <w:rPr>
          <w:color w:val="auto"/>
        </w:rPr>
        <w:fldChar w:fldCharType="begin"/>
      </w:r>
      <w:r>
        <w:rPr>
          <w:color w:val="auto"/>
        </w:rPr>
        <w:instrText xml:space="preserve"> </w:instrText>
      </w:r>
      <w:r>
        <w:rPr>
          <w:rFonts w:hint="eastAsia"/>
          <w:color w:val="auto"/>
        </w:rPr>
        <w:instrText>Seq eq \c</w:instrText>
      </w:r>
      <w:r>
        <w:rPr>
          <w:color w:val="auto"/>
        </w:rPr>
        <w:instrText xml:space="preserve"> </w:instrText>
      </w:r>
      <w:r>
        <w:rPr>
          <w:color w:val="auto"/>
        </w:rPr>
        <w:fldChar w:fldCharType="separate"/>
      </w:r>
      <w:r w:rsidR="00340390">
        <w:rPr>
          <w:noProof/>
          <w:color w:val="auto"/>
        </w:rPr>
        <w:t>3</w:t>
      </w:r>
      <w:r>
        <w:rPr>
          <w:color w:val="auto"/>
        </w:rPr>
        <w:fldChar w:fldCharType="end"/>
      </w:r>
      <w:r>
        <w:rPr>
          <w:rFonts w:hint="eastAsia"/>
          <w:color w:val="auto"/>
        </w:rPr>
        <w:t>.</w:t>
      </w:r>
      <w:r>
        <w:rPr>
          <w:color w:val="auto"/>
        </w:rPr>
        <w:fldChar w:fldCharType="begin"/>
      </w:r>
      <w:r>
        <w:rPr>
          <w:color w:val="auto"/>
        </w:rPr>
        <w:instrText xml:space="preserve"> </w:instrText>
      </w:r>
      <w:r>
        <w:rPr>
          <w:rFonts w:hint="eastAsia"/>
          <w:color w:val="auto"/>
        </w:rPr>
        <w:instrText>Seq txt</w:instrText>
      </w:r>
      <w:r>
        <w:rPr>
          <w:color w:val="auto"/>
        </w:rPr>
        <w:instrText xml:space="preserve"> </w:instrText>
      </w:r>
      <w:r>
        <w:rPr>
          <w:color w:val="auto"/>
        </w:rPr>
        <w:fldChar w:fldCharType="separate"/>
      </w:r>
      <w:r w:rsidR="00340390">
        <w:rPr>
          <w:noProof/>
          <w:color w:val="auto"/>
        </w:rPr>
        <w:t>20</w:t>
      </w:r>
      <w:r>
        <w:rPr>
          <w:color w:val="auto"/>
        </w:rPr>
        <w:fldChar w:fldCharType="end"/>
      </w:r>
      <w:r>
        <w:rPr>
          <w:rFonts w:hint="eastAsia"/>
          <w:color w:val="auto"/>
        </w:rPr>
        <w:t>所示。</w:t>
      </w:r>
    </w:p>
    <w:p w14:paraId="1688F0DF" w14:textId="77777777" w:rsidR="000E7101" w:rsidRDefault="00000000">
      <w:pPr>
        <w:wordWrap w:val="0"/>
        <w:spacing w:line="360" w:lineRule="auto"/>
        <w:jc w:val="center"/>
        <w:rPr>
          <w:sz w:val="24"/>
        </w:rPr>
      </w:pPr>
      <w:r>
        <w:rPr>
          <w:noProof/>
          <w:sz w:val="24"/>
        </w:rPr>
        <w:lastRenderedPageBreak/>
        <w:drawing>
          <wp:inline distT="0" distB="0" distL="0" distR="0" wp14:anchorId="4408DB3C" wp14:editId="22CF5D92">
            <wp:extent cx="2561590" cy="2748915"/>
            <wp:effectExtent l="0" t="0" r="0" b="0"/>
            <wp:docPr id="4187359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35938" name="图片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575284" cy="2763721"/>
                    </a:xfrm>
                    <a:prstGeom prst="rect">
                      <a:avLst/>
                    </a:prstGeom>
                    <a:noFill/>
                    <a:ln>
                      <a:noFill/>
                    </a:ln>
                  </pic:spPr>
                </pic:pic>
              </a:graphicData>
            </a:graphic>
          </wp:inline>
        </w:drawing>
      </w:r>
    </w:p>
    <w:p w14:paraId="1E8D674B" w14:textId="54E7FA52" w:rsidR="000E7101" w:rsidRDefault="00000000">
      <w:pPr>
        <w:pStyle w:val="a5"/>
        <w:wordWrap w:val="0"/>
        <w:spacing w:line="360" w:lineRule="auto"/>
        <w:jc w:val="cente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20</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hint="eastAsia"/>
          <w:sz w:val="21"/>
          <w:szCs w:val="21"/>
        </w:rPr>
        <w:t>DHT</w:t>
      </w:r>
      <w:r>
        <w:rPr>
          <w:rFonts w:hint="eastAsia"/>
          <w:sz w:val="21"/>
          <w:szCs w:val="21"/>
        </w:rPr>
        <w:t>11</w:t>
      </w:r>
      <w:r>
        <w:rPr>
          <w:rFonts w:hint="eastAsia"/>
          <w:sz w:val="21"/>
          <w:szCs w:val="21"/>
        </w:rPr>
        <w:t>温湿度检测模块</w:t>
      </w:r>
    </w:p>
    <w:p w14:paraId="31C05847" w14:textId="77777777" w:rsidR="000E7101" w:rsidRDefault="00000000">
      <w:pPr>
        <w:wordWrap w:val="0"/>
        <w:spacing w:beforeLines="50" w:before="156" w:afterLines="50" w:after="156" w:line="360" w:lineRule="auto"/>
        <w:outlineLvl w:val="1"/>
        <w:rPr>
          <w:rFonts w:eastAsia="黑体"/>
          <w:sz w:val="24"/>
        </w:rPr>
      </w:pPr>
      <w:bookmarkStart w:id="71" w:name="_Toc71660331"/>
      <w:bookmarkStart w:id="72" w:name="_Toc199448559"/>
      <w:r>
        <w:rPr>
          <w:rFonts w:eastAsia="黑体" w:hint="eastAsia"/>
          <w:sz w:val="28"/>
          <w:szCs w:val="28"/>
        </w:rPr>
        <w:t>3.</w:t>
      </w:r>
      <w:bookmarkEnd w:id="71"/>
      <w:r>
        <w:rPr>
          <w:rFonts w:eastAsia="黑体" w:hint="eastAsia"/>
          <w:sz w:val="28"/>
          <w:szCs w:val="28"/>
        </w:rPr>
        <w:t>8</w:t>
      </w:r>
      <w:r>
        <w:rPr>
          <w:rFonts w:eastAsia="黑体" w:hint="eastAsia"/>
          <w:sz w:val="28"/>
          <w:szCs w:val="28"/>
        </w:rPr>
        <w:t xml:space="preserve">　继电器模块</w:t>
      </w:r>
      <w:bookmarkEnd w:id="72"/>
    </w:p>
    <w:p w14:paraId="3B075FD4" w14:textId="50EC5FEE" w:rsidR="000E7101" w:rsidRDefault="00000000">
      <w:pPr>
        <w:wordWrap w:val="0"/>
        <w:spacing w:line="360" w:lineRule="auto"/>
        <w:ind w:firstLineChars="200" w:firstLine="480"/>
        <w:rPr>
          <w:sz w:val="24"/>
        </w:rPr>
      </w:pPr>
      <w:r>
        <w:rPr>
          <w:rFonts w:hint="eastAsia"/>
          <w:sz w:val="24"/>
        </w:rPr>
        <w:t>STM32</w:t>
      </w:r>
      <w:r>
        <w:rPr>
          <w:rFonts w:hint="eastAsia"/>
          <w:sz w:val="24"/>
        </w:rPr>
        <w:t>单片机驱动能力较弱，可以通过的电流小，无法带动大电流的电磁阀、空调等大功率设备，所以需要一个继电器模块进行中转。继电器是一种电控器件，它可以用低电压弱电流来控制高电压强电流，并且它也有隔离的作用，可以有效防止高电压反冲损毁单片机。有些继电器模块还带有指示灯，可以指示工作状态以及是否吸合。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21</w:t>
      </w:r>
      <w:r>
        <w:rPr>
          <w:sz w:val="24"/>
        </w:rPr>
        <w:fldChar w:fldCharType="end"/>
      </w:r>
      <w:r>
        <w:rPr>
          <w:rFonts w:hint="eastAsia"/>
          <w:sz w:val="24"/>
        </w:rPr>
        <w:t>为单个继电器模块的原理图</w:t>
      </w:r>
      <w:r>
        <w:rPr>
          <w:sz w:val="24"/>
        </w:rPr>
        <w:t>，</w:t>
      </w:r>
      <w:r>
        <w:rPr>
          <w:rFonts w:hint="eastAsia"/>
          <w:sz w:val="24"/>
        </w:rPr>
        <w:t>PC817</w:t>
      </w:r>
      <w:r>
        <w:rPr>
          <w:rFonts w:hint="eastAsia"/>
          <w:sz w:val="24"/>
        </w:rPr>
        <w:t>光耦实际相当于一个</w:t>
      </w:r>
      <w:r>
        <w:rPr>
          <w:rFonts w:hint="eastAsia"/>
          <w:sz w:val="24"/>
        </w:rPr>
        <w:t>LED</w:t>
      </w:r>
      <w:r>
        <w:rPr>
          <w:rFonts w:hint="eastAsia"/>
          <w:sz w:val="24"/>
        </w:rPr>
        <w:t>和一个光敏传感器，光耦的</w:t>
      </w:r>
      <w:r>
        <w:rPr>
          <w:rFonts w:hint="eastAsia"/>
          <w:sz w:val="24"/>
        </w:rPr>
        <w:t>1</w:t>
      </w:r>
      <w:r>
        <w:rPr>
          <w:rFonts w:hint="eastAsia"/>
          <w:sz w:val="24"/>
        </w:rPr>
        <w:t>引脚是高电平，当单片机的</w:t>
      </w:r>
      <w:r>
        <w:rPr>
          <w:rFonts w:hint="eastAsia"/>
          <w:sz w:val="24"/>
        </w:rPr>
        <w:t>PD4</w:t>
      </w:r>
      <w:r>
        <w:rPr>
          <w:rFonts w:hint="eastAsia"/>
          <w:sz w:val="24"/>
        </w:rPr>
        <w:t>引脚给与低电平时，光耦内部的</w:t>
      </w:r>
      <w:r>
        <w:rPr>
          <w:rFonts w:hint="eastAsia"/>
          <w:sz w:val="24"/>
        </w:rPr>
        <w:t>LED</w:t>
      </w:r>
      <w:r>
        <w:rPr>
          <w:rFonts w:hint="eastAsia"/>
          <w:sz w:val="24"/>
        </w:rPr>
        <w:t>发光，内部的光敏传感器电阻下降，电路导通，使得</w:t>
      </w:r>
      <w:r>
        <w:rPr>
          <w:rFonts w:hint="eastAsia"/>
          <w:sz w:val="24"/>
        </w:rPr>
        <w:t>5V</w:t>
      </w:r>
      <w:r>
        <w:rPr>
          <w:rFonts w:hint="eastAsia"/>
          <w:sz w:val="24"/>
        </w:rPr>
        <w:t>电压加在</w:t>
      </w:r>
      <w:r>
        <w:rPr>
          <w:rFonts w:hint="eastAsia"/>
          <w:sz w:val="24"/>
        </w:rPr>
        <w:t>NPN</w:t>
      </w:r>
      <w:r>
        <w:rPr>
          <w:rFonts w:hint="eastAsia"/>
          <w:sz w:val="24"/>
        </w:rPr>
        <w:t>三极管的基极，由于</w:t>
      </w:r>
      <w:r>
        <w:rPr>
          <w:rFonts w:hint="eastAsia"/>
          <w:sz w:val="24"/>
        </w:rPr>
        <w:t>NPN</w:t>
      </w:r>
      <w:r>
        <w:rPr>
          <w:rFonts w:hint="eastAsia"/>
          <w:sz w:val="24"/>
        </w:rPr>
        <w:t>三极管的基极电压高于发射极即会导通，所以电路接通，线圈通电，衔铁吸合。</w:t>
      </w:r>
    </w:p>
    <w:p w14:paraId="24F41F29" w14:textId="77777777" w:rsidR="000E7101" w:rsidRDefault="00000000">
      <w:pPr>
        <w:wordWrap w:val="0"/>
        <w:spacing w:line="360" w:lineRule="auto"/>
        <w:jc w:val="center"/>
        <w:rPr>
          <w:sz w:val="24"/>
        </w:rPr>
      </w:pPr>
      <w:r>
        <w:rPr>
          <w:noProof/>
          <w:sz w:val="24"/>
        </w:rPr>
        <w:drawing>
          <wp:inline distT="0" distB="0" distL="0" distR="0" wp14:anchorId="08457C8A" wp14:editId="6CC76D15">
            <wp:extent cx="5753735" cy="2355215"/>
            <wp:effectExtent l="0" t="0" r="0" b="6985"/>
            <wp:docPr id="20691362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36260" name="图片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753735" cy="2355215"/>
                    </a:xfrm>
                    <a:prstGeom prst="rect">
                      <a:avLst/>
                    </a:prstGeom>
                    <a:noFill/>
                    <a:ln>
                      <a:noFill/>
                    </a:ln>
                  </pic:spPr>
                </pic:pic>
              </a:graphicData>
            </a:graphic>
          </wp:inline>
        </w:drawing>
      </w:r>
    </w:p>
    <w:p w14:paraId="445C24E3" w14:textId="1A8C529D" w:rsidR="000E7101" w:rsidRDefault="00000000">
      <w:pPr>
        <w:pStyle w:val="a5"/>
        <w:wordWrap w:val="0"/>
        <w:spacing w:line="360" w:lineRule="auto"/>
        <w:jc w:val="center"/>
        <w:rPr>
          <w:rFonts w:ascii="Times New Roman" w:hAnsi="Times New Roman"/>
          <w:sz w:val="21"/>
          <w:szCs w:val="21"/>
        </w:rPr>
      </w:pPr>
      <w:r>
        <w:rPr>
          <w:rFonts w:ascii="Times New Roman" w:hAnsi="Times New Roman"/>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21</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sz w:val="21"/>
          <w:szCs w:val="21"/>
        </w:rPr>
        <w:t>单个继电器模块</w:t>
      </w:r>
    </w:p>
    <w:p w14:paraId="1DFFECC3" w14:textId="5090EFF3" w:rsidR="000E7101" w:rsidRDefault="00000000">
      <w:pPr>
        <w:wordWrap w:val="0"/>
        <w:spacing w:line="360" w:lineRule="auto"/>
        <w:ind w:firstLineChars="200" w:firstLine="480"/>
        <w:rPr>
          <w:sz w:val="24"/>
        </w:rPr>
      </w:pPr>
      <w:r>
        <w:rPr>
          <w:rFonts w:hint="eastAsia"/>
          <w:sz w:val="24"/>
        </w:rPr>
        <w:lastRenderedPageBreak/>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22</w:t>
      </w:r>
      <w:r>
        <w:rPr>
          <w:sz w:val="24"/>
        </w:rPr>
        <w:fldChar w:fldCharType="end"/>
      </w:r>
      <w:r>
        <w:rPr>
          <w:rFonts w:hint="eastAsia"/>
          <w:sz w:val="24"/>
        </w:rPr>
        <w:t>为本系统部分继电器连接图和接口电路。</w:t>
      </w:r>
    </w:p>
    <w:p w14:paraId="7E2AB593" w14:textId="77777777" w:rsidR="000E7101" w:rsidRDefault="00000000">
      <w:pPr>
        <w:wordWrap w:val="0"/>
        <w:spacing w:line="360" w:lineRule="auto"/>
        <w:jc w:val="center"/>
        <w:rPr>
          <w:sz w:val="24"/>
        </w:rPr>
      </w:pPr>
      <w:r>
        <w:rPr>
          <w:noProof/>
          <w:sz w:val="24"/>
        </w:rPr>
        <w:drawing>
          <wp:inline distT="0" distB="0" distL="0" distR="0" wp14:anchorId="39B0AC40" wp14:editId="49CCE333">
            <wp:extent cx="3959225" cy="7112000"/>
            <wp:effectExtent l="0" t="0" r="3175" b="0"/>
            <wp:docPr id="14467652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65228" name="图片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3965306" cy="7122750"/>
                    </a:xfrm>
                    <a:prstGeom prst="rect">
                      <a:avLst/>
                    </a:prstGeom>
                    <a:noFill/>
                    <a:ln>
                      <a:noFill/>
                    </a:ln>
                  </pic:spPr>
                </pic:pic>
              </a:graphicData>
            </a:graphic>
          </wp:inline>
        </w:drawing>
      </w:r>
    </w:p>
    <w:p w14:paraId="4784C635" w14:textId="2B37C46C" w:rsidR="000E7101" w:rsidRDefault="00000000">
      <w:pPr>
        <w:pStyle w:val="a5"/>
        <w:wordWrap w:val="0"/>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22</w:t>
      </w:r>
      <w:r>
        <w:rPr>
          <w:rFonts w:ascii="Times New Roman" w:hAnsi="Times New Roman"/>
          <w:sz w:val="21"/>
          <w:szCs w:val="21"/>
        </w:rPr>
        <w:fldChar w:fldCharType="end"/>
      </w:r>
      <w:r>
        <w:rPr>
          <w:rFonts w:ascii="Times New Roman" w:hAnsi="Times New Roman" w:hint="eastAsia"/>
          <w:sz w:val="21"/>
          <w:szCs w:val="21"/>
        </w:rPr>
        <w:t xml:space="preserve">　部分继电器连接图和接口电路</w:t>
      </w:r>
    </w:p>
    <w:p w14:paraId="4BB4B832" w14:textId="7DB92B04" w:rsidR="000E7101" w:rsidRDefault="00000000">
      <w:pPr>
        <w:wordWrap w:val="0"/>
        <w:spacing w:line="360" w:lineRule="auto"/>
        <w:ind w:firstLineChars="200" w:firstLine="480"/>
        <w:rPr>
          <w:sz w:val="24"/>
        </w:rPr>
      </w:pPr>
      <w:r>
        <w:rPr>
          <w:rFonts w:hint="eastAsia"/>
          <w:sz w:val="24"/>
        </w:rPr>
        <w:t>实际核心板控制器工作过程中，空调制冷压缩机、泵阀均需要用继电器控制，其中核心板</w:t>
      </w:r>
      <w:r>
        <w:rPr>
          <w:rFonts w:hint="eastAsia"/>
          <w:sz w:val="24"/>
        </w:rPr>
        <w:t>PC10</w:t>
      </w:r>
      <w:r>
        <w:rPr>
          <w:rFonts w:hint="eastAsia"/>
          <w:sz w:val="24"/>
        </w:rPr>
        <w:t>和</w:t>
      </w:r>
      <w:r>
        <w:rPr>
          <w:rFonts w:hint="eastAsia"/>
          <w:sz w:val="24"/>
        </w:rPr>
        <w:t>PC11</w:t>
      </w:r>
      <w:r>
        <w:rPr>
          <w:rFonts w:hint="eastAsia"/>
          <w:sz w:val="24"/>
        </w:rPr>
        <w:t>负责空调风扇的运转，</w:t>
      </w:r>
      <w:r>
        <w:rPr>
          <w:rFonts w:hint="eastAsia"/>
          <w:sz w:val="24"/>
        </w:rPr>
        <w:t>PC12</w:t>
      </w:r>
      <w:r>
        <w:rPr>
          <w:rFonts w:hint="eastAsia"/>
          <w:sz w:val="24"/>
        </w:rPr>
        <w:t>负责制冷压缩机的运转。</w:t>
      </w:r>
      <w:r>
        <w:rPr>
          <w:rFonts w:hint="eastAsia"/>
          <w:sz w:val="24"/>
        </w:rPr>
        <w:t>PD0~PD4</w:t>
      </w:r>
      <w:r>
        <w:rPr>
          <w:rFonts w:hint="eastAsia"/>
          <w:sz w:val="24"/>
        </w:rPr>
        <w:t>负责在火灾发生时泵阀的开启。控制器接口电路如图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23</w:t>
      </w:r>
      <w:r>
        <w:rPr>
          <w:sz w:val="24"/>
        </w:rPr>
        <w:fldChar w:fldCharType="end"/>
      </w:r>
      <w:r>
        <w:rPr>
          <w:rFonts w:hint="eastAsia"/>
          <w:sz w:val="24"/>
        </w:rPr>
        <w:t>所示。</w:t>
      </w:r>
    </w:p>
    <w:p w14:paraId="6F0B20F1" w14:textId="77777777" w:rsidR="000E7101" w:rsidRDefault="00000000">
      <w:pPr>
        <w:wordWrap w:val="0"/>
        <w:spacing w:line="360" w:lineRule="auto"/>
        <w:jc w:val="center"/>
        <w:rPr>
          <w:sz w:val="24"/>
        </w:rPr>
      </w:pPr>
      <w:r>
        <w:rPr>
          <w:noProof/>
          <w:sz w:val="24"/>
        </w:rPr>
        <w:lastRenderedPageBreak/>
        <w:drawing>
          <wp:inline distT="0" distB="0" distL="0" distR="0" wp14:anchorId="5434EE19" wp14:editId="0D9F155E">
            <wp:extent cx="2813050" cy="1637030"/>
            <wp:effectExtent l="0" t="0" r="6350" b="1270"/>
            <wp:docPr id="7543520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52038" name="图片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823793" cy="1643629"/>
                    </a:xfrm>
                    <a:prstGeom prst="rect">
                      <a:avLst/>
                    </a:prstGeom>
                    <a:noFill/>
                    <a:ln>
                      <a:noFill/>
                    </a:ln>
                  </pic:spPr>
                </pic:pic>
              </a:graphicData>
            </a:graphic>
          </wp:inline>
        </w:drawing>
      </w:r>
    </w:p>
    <w:p w14:paraId="18FBA208" w14:textId="638100D9" w:rsidR="000E7101" w:rsidRDefault="00000000">
      <w:pPr>
        <w:pStyle w:val="a5"/>
        <w:wordWrap w:val="0"/>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23</w:t>
      </w:r>
      <w:r>
        <w:rPr>
          <w:rFonts w:ascii="Times New Roman" w:hAnsi="Times New Roman"/>
          <w:sz w:val="21"/>
          <w:szCs w:val="21"/>
        </w:rPr>
        <w:fldChar w:fldCharType="end"/>
      </w:r>
      <w:r>
        <w:rPr>
          <w:rFonts w:ascii="Times New Roman" w:hAnsi="Times New Roman" w:hint="eastAsia"/>
          <w:sz w:val="21"/>
          <w:szCs w:val="21"/>
        </w:rPr>
        <w:t xml:space="preserve">　部分继电器连接图和接口电路</w:t>
      </w:r>
    </w:p>
    <w:p w14:paraId="0883D6B7" w14:textId="77777777" w:rsidR="000E7101" w:rsidRDefault="00000000">
      <w:pPr>
        <w:wordWrap w:val="0"/>
        <w:spacing w:beforeLines="50" w:before="156" w:afterLines="50" w:after="156" w:line="360" w:lineRule="auto"/>
        <w:outlineLvl w:val="1"/>
        <w:rPr>
          <w:rFonts w:eastAsia="黑体"/>
          <w:sz w:val="24"/>
        </w:rPr>
      </w:pPr>
      <w:bookmarkStart w:id="73" w:name="_Toc199448560"/>
      <w:r>
        <w:rPr>
          <w:rFonts w:eastAsia="黑体" w:hint="eastAsia"/>
          <w:sz w:val="28"/>
          <w:szCs w:val="28"/>
        </w:rPr>
        <w:t>3.9</w:t>
      </w:r>
      <w:r>
        <w:rPr>
          <w:rFonts w:eastAsia="黑体" w:hint="eastAsia"/>
          <w:sz w:val="28"/>
          <w:szCs w:val="28"/>
        </w:rPr>
        <w:t xml:space="preserve">　水泵电机驱动模块</w:t>
      </w:r>
      <w:bookmarkEnd w:id="73"/>
    </w:p>
    <w:p w14:paraId="44D0DABC" w14:textId="257DF695" w:rsidR="000E7101" w:rsidRDefault="00000000">
      <w:pPr>
        <w:wordWrap w:val="0"/>
        <w:spacing w:line="360" w:lineRule="auto"/>
        <w:ind w:firstLineChars="200" w:firstLine="480"/>
        <w:rPr>
          <w:sz w:val="24"/>
        </w:rPr>
      </w:pPr>
      <w:r>
        <w:rPr>
          <w:rFonts w:hint="eastAsia"/>
          <w:sz w:val="24"/>
        </w:rPr>
        <w:t>L298N</w:t>
      </w:r>
      <w:r>
        <w:rPr>
          <w:rFonts w:hint="eastAsia"/>
          <w:sz w:val="24"/>
        </w:rPr>
        <w:t>是一款常用的电机驱动模块，它带有两路输出，能够同时驱动两个直流电机，并且控制方向和速度。它的工作原理是通过两个使能端和一个</w:t>
      </w:r>
      <w:r>
        <w:rPr>
          <w:rFonts w:hint="eastAsia"/>
          <w:sz w:val="24"/>
        </w:rPr>
        <w:t>PWM</w:t>
      </w:r>
      <w:r>
        <w:rPr>
          <w:rFonts w:hint="eastAsia"/>
          <w:sz w:val="24"/>
        </w:rPr>
        <w:t>输入口来控制电机的正反转和调速。本系统采用的水泵电机是</w:t>
      </w:r>
      <w:r>
        <w:rPr>
          <w:rFonts w:hint="eastAsia"/>
          <w:sz w:val="24"/>
        </w:rPr>
        <w:t>12V</w:t>
      </w:r>
      <w:r>
        <w:rPr>
          <w:rFonts w:hint="eastAsia"/>
          <w:sz w:val="24"/>
        </w:rPr>
        <w:t>直流电机，使用</w:t>
      </w:r>
      <w:r>
        <w:rPr>
          <w:rFonts w:hint="eastAsia"/>
          <w:sz w:val="24"/>
        </w:rPr>
        <w:t>L298N</w:t>
      </w:r>
      <w:r>
        <w:rPr>
          <w:rFonts w:hint="eastAsia"/>
          <w:sz w:val="24"/>
        </w:rPr>
        <w:t>满足性能需求。核心控制器的</w:t>
      </w:r>
      <w:r>
        <w:rPr>
          <w:rFonts w:hint="eastAsia"/>
          <w:sz w:val="24"/>
        </w:rPr>
        <w:t>PD5</w:t>
      </w:r>
      <w:r>
        <w:rPr>
          <w:rFonts w:hint="eastAsia"/>
          <w:sz w:val="24"/>
        </w:rPr>
        <w:t>和</w:t>
      </w:r>
      <w:r>
        <w:rPr>
          <w:rFonts w:hint="eastAsia"/>
          <w:sz w:val="24"/>
        </w:rPr>
        <w:t>PD6</w:t>
      </w:r>
      <w:r>
        <w:rPr>
          <w:rFonts w:hint="eastAsia"/>
          <w:sz w:val="24"/>
        </w:rPr>
        <w:t>连接到</w:t>
      </w:r>
      <w:r>
        <w:rPr>
          <w:rFonts w:hint="eastAsia"/>
          <w:sz w:val="24"/>
        </w:rPr>
        <w:t>L298N</w:t>
      </w:r>
      <w:r>
        <w:rPr>
          <w:rFonts w:hint="eastAsia"/>
          <w:sz w:val="24"/>
        </w:rPr>
        <w:t>的</w:t>
      </w:r>
      <w:r>
        <w:rPr>
          <w:rFonts w:hint="eastAsia"/>
          <w:sz w:val="24"/>
        </w:rPr>
        <w:t>INPUT1</w:t>
      </w:r>
      <w:r>
        <w:rPr>
          <w:rFonts w:hint="eastAsia"/>
          <w:sz w:val="24"/>
        </w:rPr>
        <w:t>和</w:t>
      </w:r>
      <w:r>
        <w:rPr>
          <w:rFonts w:hint="eastAsia"/>
          <w:sz w:val="24"/>
        </w:rPr>
        <w:t>INPUT2</w:t>
      </w:r>
      <w:r>
        <w:rPr>
          <w:rFonts w:hint="eastAsia"/>
          <w:sz w:val="24"/>
        </w:rPr>
        <w:t>引脚上，</w:t>
      </w:r>
      <w:r>
        <w:rPr>
          <w:rFonts w:hint="eastAsia"/>
          <w:sz w:val="24"/>
        </w:rPr>
        <w:t>PE9</w:t>
      </w:r>
      <w:r>
        <w:rPr>
          <w:rFonts w:hint="eastAsia"/>
          <w:sz w:val="24"/>
        </w:rPr>
        <w:t>可以产生</w:t>
      </w:r>
      <w:r>
        <w:rPr>
          <w:rFonts w:hint="eastAsia"/>
          <w:sz w:val="24"/>
        </w:rPr>
        <w:t>PWM</w:t>
      </w:r>
      <w:r>
        <w:rPr>
          <w:rFonts w:hint="eastAsia"/>
          <w:sz w:val="24"/>
        </w:rPr>
        <w:t>脉冲连接到</w:t>
      </w:r>
      <w:r>
        <w:rPr>
          <w:rFonts w:hint="eastAsia"/>
          <w:sz w:val="24"/>
        </w:rPr>
        <w:t>ENA</w:t>
      </w:r>
      <w:r>
        <w:rPr>
          <w:rFonts w:hint="eastAsia"/>
          <w:sz w:val="24"/>
        </w:rPr>
        <w:t>，用于调速，防止水泵压力过大造成崩管。电机驱动模块的内部电路图如图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24</w:t>
      </w:r>
      <w:r>
        <w:rPr>
          <w:sz w:val="24"/>
        </w:rPr>
        <w:fldChar w:fldCharType="end"/>
      </w:r>
      <w:r>
        <w:rPr>
          <w:rFonts w:hint="eastAsia"/>
          <w:sz w:val="24"/>
        </w:rPr>
        <w:t>所示。</w:t>
      </w:r>
    </w:p>
    <w:p w14:paraId="1B64373D" w14:textId="77777777" w:rsidR="000E7101" w:rsidRDefault="00000000">
      <w:pPr>
        <w:wordWrap w:val="0"/>
        <w:spacing w:line="360" w:lineRule="auto"/>
        <w:jc w:val="center"/>
        <w:rPr>
          <w:b/>
          <w:bCs/>
          <w:sz w:val="24"/>
        </w:rPr>
      </w:pPr>
      <w:r>
        <w:rPr>
          <w:b/>
          <w:bCs/>
          <w:noProof/>
          <w:sz w:val="24"/>
        </w:rPr>
        <w:drawing>
          <wp:inline distT="0" distB="0" distL="0" distR="0" wp14:anchorId="2B037A49" wp14:editId="3F7712C5">
            <wp:extent cx="4580255" cy="3653155"/>
            <wp:effectExtent l="0" t="0" r="0" b="4445"/>
            <wp:docPr id="8147685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68548" name="图片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4585215" cy="3657140"/>
                    </a:xfrm>
                    <a:prstGeom prst="rect">
                      <a:avLst/>
                    </a:prstGeom>
                    <a:noFill/>
                    <a:ln>
                      <a:noFill/>
                    </a:ln>
                  </pic:spPr>
                </pic:pic>
              </a:graphicData>
            </a:graphic>
          </wp:inline>
        </w:drawing>
      </w:r>
    </w:p>
    <w:p w14:paraId="6EA7E9F0" w14:textId="3B842CA4" w:rsidR="000E7101" w:rsidRDefault="00000000">
      <w:pPr>
        <w:pStyle w:val="a5"/>
        <w:wordWrap w:val="0"/>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24</w:t>
      </w:r>
      <w:r>
        <w:rPr>
          <w:rFonts w:ascii="Times New Roman" w:hAnsi="Times New Roman"/>
          <w:sz w:val="21"/>
          <w:szCs w:val="21"/>
        </w:rPr>
        <w:fldChar w:fldCharType="end"/>
      </w:r>
      <w:r>
        <w:rPr>
          <w:rFonts w:ascii="Times New Roman" w:hAnsi="Times New Roman" w:hint="eastAsia"/>
          <w:sz w:val="21"/>
          <w:szCs w:val="21"/>
        </w:rPr>
        <w:t xml:space="preserve">　电机驱动模块</w:t>
      </w:r>
    </w:p>
    <w:p w14:paraId="3AC680AB" w14:textId="77777777" w:rsidR="000E7101" w:rsidRDefault="00000000">
      <w:pPr>
        <w:wordWrap w:val="0"/>
        <w:spacing w:beforeLines="50" w:before="156" w:afterLines="50" w:after="156" w:line="360" w:lineRule="auto"/>
        <w:outlineLvl w:val="1"/>
        <w:rPr>
          <w:rFonts w:eastAsia="黑体"/>
          <w:sz w:val="24"/>
        </w:rPr>
      </w:pPr>
      <w:bookmarkStart w:id="74" w:name="_Toc199448561"/>
      <w:r>
        <w:rPr>
          <w:rFonts w:eastAsia="黑体" w:hint="eastAsia"/>
          <w:sz w:val="28"/>
          <w:szCs w:val="28"/>
        </w:rPr>
        <w:lastRenderedPageBreak/>
        <w:t>3.</w:t>
      </w:r>
      <w:bookmarkStart w:id="75" w:name="_Hlk167652695"/>
      <w:r>
        <w:rPr>
          <w:rFonts w:eastAsia="黑体" w:hint="eastAsia"/>
          <w:sz w:val="28"/>
          <w:szCs w:val="28"/>
        </w:rPr>
        <w:t>10</w:t>
      </w:r>
      <w:r>
        <w:rPr>
          <w:rFonts w:eastAsia="黑体" w:hint="eastAsia"/>
          <w:sz w:val="28"/>
          <w:szCs w:val="28"/>
        </w:rPr>
        <w:t xml:space="preserve">　报警模块</w:t>
      </w:r>
      <w:bookmarkEnd w:id="74"/>
      <w:bookmarkEnd w:id="75"/>
    </w:p>
    <w:p w14:paraId="6C42E9EC" w14:textId="5667968F" w:rsidR="000E7101" w:rsidRDefault="00000000">
      <w:pPr>
        <w:wordWrap w:val="0"/>
        <w:spacing w:line="360" w:lineRule="auto"/>
        <w:ind w:firstLineChars="200" w:firstLine="480"/>
        <w:rPr>
          <w:sz w:val="24"/>
        </w:rPr>
      </w:pPr>
      <w:r>
        <w:rPr>
          <w:rFonts w:hint="eastAsia"/>
          <w:sz w:val="24"/>
        </w:rPr>
        <w:t>在楼宇发生危险时，系统会发出报警，报警使用的模块是</w:t>
      </w:r>
      <w:r>
        <w:rPr>
          <w:rFonts w:hint="eastAsia"/>
          <w:sz w:val="24"/>
        </w:rPr>
        <w:t>ISD1820</w:t>
      </w:r>
      <w:r>
        <w:rPr>
          <w:rFonts w:hint="eastAsia"/>
          <w:sz w:val="24"/>
        </w:rPr>
        <w:t>。它是一款语音录制和播放的模块，内部带有内存，可以录制</w:t>
      </w:r>
      <w:r>
        <w:rPr>
          <w:rFonts w:hint="eastAsia"/>
          <w:sz w:val="24"/>
        </w:rPr>
        <w:t>8~20s</w:t>
      </w:r>
      <w:r>
        <w:rPr>
          <w:rFonts w:hint="eastAsia"/>
          <w:sz w:val="24"/>
        </w:rPr>
        <w:t>的语音（取决于</w:t>
      </w:r>
      <w:r>
        <w:rPr>
          <w:rFonts w:hint="eastAsia"/>
          <w:sz w:val="24"/>
        </w:rPr>
        <w:t>ROSE</w:t>
      </w:r>
      <w:r>
        <w:rPr>
          <w:rFonts w:hint="eastAsia"/>
          <w:sz w:val="24"/>
        </w:rPr>
        <w:t>引脚连接的电阻值）。并且无需单片机即可实现录音功能，待机功耗几乎为零，只需要通过</w:t>
      </w:r>
      <w:r>
        <w:rPr>
          <w:rFonts w:hint="eastAsia"/>
          <w:sz w:val="24"/>
        </w:rPr>
        <w:t>GPIO</w:t>
      </w:r>
      <w:r>
        <w:rPr>
          <w:rFonts w:hint="eastAsia"/>
          <w:sz w:val="24"/>
        </w:rPr>
        <w:t>的引脚就可以实现播放控制。模块电路图如图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25</w:t>
      </w:r>
      <w:r>
        <w:rPr>
          <w:sz w:val="24"/>
        </w:rPr>
        <w:fldChar w:fldCharType="end"/>
      </w:r>
      <w:r>
        <w:rPr>
          <w:rFonts w:hint="eastAsia"/>
          <w:sz w:val="24"/>
        </w:rPr>
        <w:t>所示。</w:t>
      </w:r>
      <w:r>
        <w:rPr>
          <w:rFonts w:hint="eastAsia"/>
          <w:sz w:val="24"/>
        </w:rPr>
        <w:t>ISD1820</w:t>
      </w:r>
      <w:r>
        <w:rPr>
          <w:rFonts w:hint="eastAsia"/>
          <w:sz w:val="24"/>
        </w:rPr>
        <w:t>上的</w:t>
      </w:r>
      <w:r>
        <w:rPr>
          <w:rFonts w:hint="eastAsia"/>
          <w:sz w:val="24"/>
        </w:rPr>
        <w:t>1</w:t>
      </w:r>
      <w:r>
        <w:rPr>
          <w:rFonts w:hint="eastAsia"/>
          <w:sz w:val="24"/>
        </w:rPr>
        <w:t>、</w:t>
      </w:r>
      <w:r>
        <w:rPr>
          <w:rFonts w:hint="eastAsia"/>
          <w:sz w:val="24"/>
        </w:rPr>
        <w:t>2</w:t>
      </w:r>
      <w:r>
        <w:rPr>
          <w:rFonts w:hint="eastAsia"/>
          <w:sz w:val="24"/>
        </w:rPr>
        <w:t>、</w:t>
      </w:r>
      <w:r>
        <w:rPr>
          <w:rFonts w:hint="eastAsia"/>
          <w:sz w:val="24"/>
        </w:rPr>
        <w:t>3</w:t>
      </w:r>
      <w:r>
        <w:rPr>
          <w:rFonts w:hint="eastAsia"/>
          <w:sz w:val="24"/>
        </w:rPr>
        <w:t>接口负责录音和播放控制，当按下</w:t>
      </w:r>
      <w:r>
        <w:rPr>
          <w:rFonts w:hint="eastAsia"/>
          <w:sz w:val="24"/>
        </w:rPr>
        <w:t>KEY3</w:t>
      </w:r>
      <w:r>
        <w:rPr>
          <w:rFonts w:hint="eastAsia"/>
          <w:sz w:val="24"/>
        </w:rPr>
        <w:t>时，</w:t>
      </w:r>
      <w:r>
        <w:rPr>
          <w:rFonts w:hint="eastAsia"/>
          <w:sz w:val="24"/>
        </w:rPr>
        <w:t>1</w:t>
      </w:r>
      <w:r>
        <w:rPr>
          <w:rFonts w:hint="eastAsia"/>
          <w:sz w:val="24"/>
        </w:rPr>
        <w:t>引脚</w:t>
      </w:r>
      <w:r>
        <w:rPr>
          <w:rFonts w:hint="eastAsia"/>
          <w:sz w:val="24"/>
        </w:rPr>
        <w:t>REC</w:t>
      </w:r>
      <w:r>
        <w:rPr>
          <w:rFonts w:hint="eastAsia"/>
          <w:sz w:val="24"/>
        </w:rPr>
        <w:t>被接入高电平，此时启动录音模式，可以通过</w:t>
      </w:r>
      <w:r>
        <w:rPr>
          <w:rFonts w:hint="eastAsia"/>
          <w:sz w:val="24"/>
        </w:rPr>
        <w:t>MIC1</w:t>
      </w:r>
      <w:r>
        <w:rPr>
          <w:rFonts w:hint="eastAsia"/>
          <w:sz w:val="24"/>
        </w:rPr>
        <w:t>录制警报的音频。当按下</w:t>
      </w:r>
      <w:r>
        <w:rPr>
          <w:rFonts w:hint="eastAsia"/>
          <w:sz w:val="24"/>
        </w:rPr>
        <w:t>KEY1</w:t>
      </w:r>
      <w:r>
        <w:rPr>
          <w:rFonts w:hint="eastAsia"/>
          <w:sz w:val="24"/>
        </w:rPr>
        <w:t>时，</w:t>
      </w:r>
      <w:r>
        <w:rPr>
          <w:rFonts w:hint="eastAsia"/>
          <w:sz w:val="24"/>
        </w:rPr>
        <w:t>2</w:t>
      </w:r>
      <w:r>
        <w:rPr>
          <w:rFonts w:hint="eastAsia"/>
          <w:sz w:val="24"/>
        </w:rPr>
        <w:t>引脚</w:t>
      </w:r>
      <w:r>
        <w:rPr>
          <w:rFonts w:hint="eastAsia"/>
          <w:sz w:val="24"/>
        </w:rPr>
        <w:t>PLAYE</w:t>
      </w:r>
      <w:r>
        <w:rPr>
          <w:rFonts w:hint="eastAsia"/>
          <w:sz w:val="24"/>
        </w:rPr>
        <w:t>被接入高电平，开始播放储存的录音，音频完整播放结束后会自动停止。当按下</w:t>
      </w:r>
      <w:r>
        <w:rPr>
          <w:rFonts w:hint="eastAsia"/>
          <w:sz w:val="24"/>
        </w:rPr>
        <w:t>KEY2</w:t>
      </w:r>
      <w:r>
        <w:rPr>
          <w:rFonts w:hint="eastAsia"/>
          <w:sz w:val="24"/>
        </w:rPr>
        <w:t>时，</w:t>
      </w:r>
      <w:r>
        <w:rPr>
          <w:rFonts w:hint="eastAsia"/>
          <w:sz w:val="24"/>
        </w:rPr>
        <w:t>3</w:t>
      </w:r>
      <w:r>
        <w:rPr>
          <w:rFonts w:hint="eastAsia"/>
          <w:sz w:val="24"/>
        </w:rPr>
        <w:t>引脚</w:t>
      </w:r>
      <w:r>
        <w:rPr>
          <w:rFonts w:hint="eastAsia"/>
          <w:sz w:val="24"/>
        </w:rPr>
        <w:t>PLAYL</w:t>
      </w:r>
      <w:r>
        <w:rPr>
          <w:rFonts w:hint="eastAsia"/>
          <w:sz w:val="24"/>
        </w:rPr>
        <w:t>被接入高电平，开始播放储存录音，但</w:t>
      </w:r>
      <w:r>
        <w:rPr>
          <w:rFonts w:hint="eastAsia"/>
          <w:sz w:val="24"/>
        </w:rPr>
        <w:t>KEY2</w:t>
      </w:r>
      <w:r>
        <w:rPr>
          <w:rFonts w:hint="eastAsia"/>
          <w:sz w:val="24"/>
        </w:rPr>
        <w:t>松开时会关闭放音，属于点动播放。</w:t>
      </w:r>
    </w:p>
    <w:p w14:paraId="5E14FFB7" w14:textId="77777777" w:rsidR="000E7101" w:rsidRDefault="00000000">
      <w:pPr>
        <w:wordWrap w:val="0"/>
        <w:spacing w:line="360" w:lineRule="auto"/>
        <w:jc w:val="center"/>
        <w:rPr>
          <w:sz w:val="24"/>
        </w:rPr>
      </w:pPr>
      <w:r>
        <w:rPr>
          <w:noProof/>
          <w:sz w:val="24"/>
        </w:rPr>
        <w:drawing>
          <wp:inline distT="0" distB="0" distL="0" distR="0" wp14:anchorId="5617D7A5" wp14:editId="6BB8CB1A">
            <wp:extent cx="5160645" cy="2567940"/>
            <wp:effectExtent l="0" t="0" r="1905" b="3810"/>
            <wp:docPr id="633081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81552" name="图片 1"/>
                    <pic:cNvPicPr>
                      <a:picLocks noChangeAspect="1"/>
                    </pic:cNvPicPr>
                  </pic:nvPicPr>
                  <pic:blipFill>
                    <a:blip r:embed="rId45"/>
                    <a:stretch>
                      <a:fillRect/>
                    </a:stretch>
                  </pic:blipFill>
                  <pic:spPr>
                    <a:xfrm>
                      <a:off x="0" y="0"/>
                      <a:ext cx="5173233" cy="2574641"/>
                    </a:xfrm>
                    <a:prstGeom prst="rect">
                      <a:avLst/>
                    </a:prstGeom>
                  </pic:spPr>
                </pic:pic>
              </a:graphicData>
            </a:graphic>
          </wp:inline>
        </w:drawing>
      </w:r>
    </w:p>
    <w:p w14:paraId="66A2E86B" w14:textId="74860AA5" w:rsidR="000E7101" w:rsidRDefault="00000000">
      <w:pPr>
        <w:pStyle w:val="a5"/>
        <w:wordWrap w:val="0"/>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25</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hint="eastAsia"/>
          <w:sz w:val="21"/>
          <w:szCs w:val="21"/>
        </w:rPr>
        <w:t>ISD1820</w:t>
      </w:r>
      <w:r>
        <w:rPr>
          <w:rFonts w:ascii="Times New Roman" w:hAnsi="Times New Roman" w:hint="eastAsia"/>
          <w:sz w:val="21"/>
          <w:szCs w:val="21"/>
        </w:rPr>
        <w:t>录音播放模块</w:t>
      </w:r>
    </w:p>
    <w:p w14:paraId="12BB4204" w14:textId="4ED95BCC" w:rsidR="000E7101" w:rsidRDefault="00000000">
      <w:pPr>
        <w:wordWrap w:val="0"/>
        <w:spacing w:line="360" w:lineRule="auto"/>
        <w:ind w:firstLineChars="200" w:firstLine="480"/>
        <w:rPr>
          <w:sz w:val="24"/>
        </w:rPr>
      </w:pPr>
      <w:r>
        <w:rPr>
          <w:rFonts w:hint="eastAsia"/>
          <w:sz w:val="24"/>
        </w:rPr>
        <w:t>实际使用的过程中，由于</w:t>
      </w:r>
      <w:r>
        <w:rPr>
          <w:rFonts w:hint="eastAsia"/>
          <w:sz w:val="24"/>
        </w:rPr>
        <w:t>ISD1820</w:t>
      </w:r>
      <w:r>
        <w:rPr>
          <w:rFonts w:hint="eastAsia"/>
          <w:sz w:val="24"/>
        </w:rPr>
        <w:t>语音芯片驱动能力差，需要在输出口串接一个</w:t>
      </w:r>
      <w:r>
        <w:rPr>
          <w:rFonts w:hint="eastAsia"/>
          <w:sz w:val="24"/>
        </w:rPr>
        <w:t>LM386</w:t>
      </w:r>
      <w:r>
        <w:rPr>
          <w:rFonts w:hint="eastAsia"/>
          <w:sz w:val="24"/>
        </w:rPr>
        <w:t>放大芯片，它是一款低功耗音频功率放大器，集成电路可以将输出的声音放大，通过调节滑动变阻器即可实现增益调节。并且不需要外部耦合电容，使用非常方便。放大电路如图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26</w:t>
      </w:r>
      <w:r>
        <w:rPr>
          <w:sz w:val="24"/>
        </w:rPr>
        <w:fldChar w:fldCharType="end"/>
      </w:r>
      <w:r>
        <w:rPr>
          <w:rFonts w:hint="eastAsia"/>
          <w:sz w:val="24"/>
        </w:rPr>
        <w:t>所示。</w:t>
      </w:r>
      <w:r>
        <w:rPr>
          <w:sz w:val="24"/>
        </w:rPr>
        <w:t xml:space="preserve"> </w:t>
      </w:r>
    </w:p>
    <w:p w14:paraId="34E05192" w14:textId="77777777" w:rsidR="000E7101" w:rsidRDefault="00000000">
      <w:pPr>
        <w:wordWrap w:val="0"/>
        <w:spacing w:line="360" w:lineRule="auto"/>
        <w:jc w:val="center"/>
        <w:rPr>
          <w:sz w:val="24"/>
        </w:rPr>
      </w:pPr>
      <w:r>
        <w:rPr>
          <w:noProof/>
          <w:sz w:val="24"/>
        </w:rPr>
        <w:lastRenderedPageBreak/>
        <w:drawing>
          <wp:inline distT="0" distB="0" distL="0" distR="0" wp14:anchorId="2B548F72" wp14:editId="660FCA93">
            <wp:extent cx="4830445" cy="1918970"/>
            <wp:effectExtent l="0" t="0" r="8255" b="5080"/>
            <wp:docPr id="15224046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04633" name="图片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852520" cy="1927941"/>
                    </a:xfrm>
                    <a:prstGeom prst="rect">
                      <a:avLst/>
                    </a:prstGeom>
                    <a:noFill/>
                    <a:ln>
                      <a:noFill/>
                    </a:ln>
                  </pic:spPr>
                </pic:pic>
              </a:graphicData>
            </a:graphic>
          </wp:inline>
        </w:drawing>
      </w:r>
    </w:p>
    <w:p w14:paraId="1CA617C5" w14:textId="129B9522" w:rsidR="000E7101" w:rsidRDefault="00000000">
      <w:pPr>
        <w:pStyle w:val="a5"/>
        <w:wordWrap w:val="0"/>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26</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hint="eastAsia"/>
          <w:sz w:val="21"/>
          <w:szCs w:val="21"/>
        </w:rPr>
        <w:t>LM386</w:t>
      </w:r>
      <w:r>
        <w:rPr>
          <w:rFonts w:ascii="Times New Roman" w:hAnsi="Times New Roman" w:hint="eastAsia"/>
          <w:sz w:val="21"/>
          <w:szCs w:val="21"/>
        </w:rPr>
        <w:t>音频增益模块</w:t>
      </w:r>
    </w:p>
    <w:p w14:paraId="2AEAB037" w14:textId="77777777" w:rsidR="000E7101" w:rsidRDefault="00000000">
      <w:pPr>
        <w:wordWrap w:val="0"/>
        <w:spacing w:line="360" w:lineRule="auto"/>
        <w:ind w:firstLineChars="200" w:firstLine="480"/>
        <w:rPr>
          <w:sz w:val="24"/>
        </w:rPr>
      </w:pPr>
      <w:r>
        <w:rPr>
          <w:rFonts w:hint="eastAsia"/>
          <w:sz w:val="24"/>
        </w:rPr>
        <w:t>ISD1820</w:t>
      </w:r>
      <w:r>
        <w:rPr>
          <w:rFonts w:hint="eastAsia"/>
          <w:sz w:val="24"/>
        </w:rPr>
        <w:t>芯片播放语音有两种方式：</w:t>
      </w:r>
    </w:p>
    <w:p w14:paraId="08770B0C" w14:textId="77777777" w:rsidR="000E7101" w:rsidRDefault="00000000">
      <w:pPr>
        <w:wordWrap w:val="0"/>
        <w:spacing w:line="360" w:lineRule="auto"/>
        <w:ind w:firstLineChars="200" w:firstLine="480"/>
        <w:rPr>
          <w:sz w:val="24"/>
        </w:rPr>
      </w:pPr>
      <w:r>
        <w:rPr>
          <w:rFonts w:hint="eastAsia"/>
          <w:sz w:val="24"/>
        </w:rPr>
        <w:t>1</w:t>
      </w:r>
      <w:r>
        <w:rPr>
          <w:rFonts w:hint="eastAsia"/>
          <w:sz w:val="24"/>
        </w:rPr>
        <w:t>、当</w:t>
      </w:r>
      <w:r>
        <w:rPr>
          <w:rFonts w:hint="eastAsia"/>
          <w:sz w:val="24"/>
        </w:rPr>
        <w:t>PLAYL</w:t>
      </w:r>
      <w:r>
        <w:rPr>
          <w:rFonts w:hint="eastAsia"/>
          <w:sz w:val="24"/>
        </w:rPr>
        <w:t>引脚给予高电平即可实现播放声音，当高电平消失时，放音结束。</w:t>
      </w:r>
    </w:p>
    <w:p w14:paraId="59EF6F66" w14:textId="77777777" w:rsidR="000E7101" w:rsidRDefault="00000000">
      <w:pPr>
        <w:wordWrap w:val="0"/>
        <w:spacing w:line="360" w:lineRule="auto"/>
        <w:ind w:firstLineChars="200" w:firstLine="480"/>
        <w:rPr>
          <w:sz w:val="24"/>
        </w:rPr>
      </w:pPr>
      <w:r>
        <w:rPr>
          <w:rFonts w:hint="eastAsia"/>
          <w:sz w:val="24"/>
        </w:rPr>
        <w:t>2</w:t>
      </w:r>
      <w:r>
        <w:rPr>
          <w:rFonts w:hint="eastAsia"/>
          <w:sz w:val="24"/>
        </w:rPr>
        <w:t>、当</w:t>
      </w:r>
      <w:r>
        <w:rPr>
          <w:rFonts w:hint="eastAsia"/>
          <w:sz w:val="24"/>
        </w:rPr>
        <w:t>PLAYE</w:t>
      </w:r>
      <w:r>
        <w:rPr>
          <w:rFonts w:hint="eastAsia"/>
          <w:sz w:val="24"/>
        </w:rPr>
        <w:t>引脚给予高电平脉冲即可播放音乐，持续到音乐结束。如果将</w:t>
      </w:r>
      <w:r>
        <w:rPr>
          <w:rFonts w:hint="eastAsia"/>
          <w:sz w:val="24"/>
        </w:rPr>
        <w:t>PLAYE</w:t>
      </w:r>
      <w:r>
        <w:rPr>
          <w:rFonts w:hint="eastAsia"/>
          <w:sz w:val="24"/>
        </w:rPr>
        <w:t>和</w:t>
      </w:r>
      <w:r>
        <w:rPr>
          <w:rFonts w:hint="eastAsia"/>
          <w:sz w:val="24"/>
        </w:rPr>
        <w:t>RECLED</w:t>
      </w:r>
      <w:r>
        <w:rPr>
          <w:rFonts w:hint="eastAsia"/>
          <w:sz w:val="24"/>
        </w:rPr>
        <w:t>引脚连接，就可以实现循环播放报警。</w:t>
      </w:r>
    </w:p>
    <w:p w14:paraId="5191840E" w14:textId="5BB8A6FC" w:rsidR="000E7101" w:rsidRDefault="00000000">
      <w:pPr>
        <w:wordWrap w:val="0"/>
        <w:spacing w:line="360" w:lineRule="auto"/>
        <w:ind w:firstLineChars="200" w:firstLine="480"/>
        <w:rPr>
          <w:sz w:val="24"/>
        </w:rPr>
      </w:pPr>
      <w:r>
        <w:rPr>
          <w:rFonts w:hint="eastAsia"/>
          <w:sz w:val="24"/>
        </w:rPr>
        <w:t>实际系统电路设计中，采用继电器将</w:t>
      </w:r>
      <w:r>
        <w:rPr>
          <w:rFonts w:hint="eastAsia"/>
          <w:sz w:val="24"/>
        </w:rPr>
        <w:t>PLAYE</w:t>
      </w:r>
      <w:r>
        <w:rPr>
          <w:rFonts w:hint="eastAsia"/>
          <w:sz w:val="24"/>
        </w:rPr>
        <w:t>和</w:t>
      </w:r>
      <w:r>
        <w:rPr>
          <w:rFonts w:hint="eastAsia"/>
          <w:sz w:val="24"/>
        </w:rPr>
        <w:t>LED</w:t>
      </w:r>
      <w:r>
        <w:rPr>
          <w:rFonts w:hint="eastAsia"/>
          <w:sz w:val="24"/>
        </w:rPr>
        <w:t>引脚连接在一起，继电器使用单片机</w:t>
      </w:r>
      <w:r>
        <w:rPr>
          <w:rFonts w:hint="eastAsia"/>
          <w:sz w:val="24"/>
        </w:rPr>
        <w:t>PD7</w:t>
      </w:r>
      <w:r>
        <w:rPr>
          <w:rFonts w:hint="eastAsia"/>
          <w:sz w:val="24"/>
        </w:rPr>
        <w:t>引脚进行控制。电路图如图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27</w:t>
      </w:r>
      <w:r>
        <w:rPr>
          <w:sz w:val="24"/>
        </w:rPr>
        <w:fldChar w:fldCharType="end"/>
      </w:r>
      <w:r>
        <w:rPr>
          <w:rFonts w:hint="eastAsia"/>
          <w:sz w:val="24"/>
        </w:rPr>
        <w:t>所示：</w:t>
      </w:r>
    </w:p>
    <w:p w14:paraId="5683EB6B" w14:textId="77777777" w:rsidR="000E7101" w:rsidRDefault="00000000">
      <w:pPr>
        <w:wordWrap w:val="0"/>
        <w:spacing w:line="360" w:lineRule="auto"/>
        <w:jc w:val="center"/>
        <w:rPr>
          <w:sz w:val="24"/>
        </w:rPr>
      </w:pPr>
      <w:r>
        <w:rPr>
          <w:noProof/>
          <w:sz w:val="24"/>
        </w:rPr>
        <w:drawing>
          <wp:inline distT="0" distB="0" distL="0" distR="0" wp14:anchorId="06DB5228" wp14:editId="26EB7976">
            <wp:extent cx="4977130" cy="2178685"/>
            <wp:effectExtent l="0" t="0" r="0" b="0"/>
            <wp:docPr id="175687460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74609" name="图片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986120" cy="2182975"/>
                    </a:xfrm>
                    <a:prstGeom prst="rect">
                      <a:avLst/>
                    </a:prstGeom>
                    <a:noFill/>
                    <a:ln>
                      <a:noFill/>
                    </a:ln>
                  </pic:spPr>
                </pic:pic>
              </a:graphicData>
            </a:graphic>
          </wp:inline>
        </w:drawing>
      </w:r>
    </w:p>
    <w:p w14:paraId="1DEB5C03" w14:textId="12877A53" w:rsidR="000E7101" w:rsidRDefault="00000000">
      <w:pPr>
        <w:pStyle w:val="a5"/>
        <w:wordWrap w:val="0"/>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27</w:t>
      </w:r>
      <w:r>
        <w:rPr>
          <w:rFonts w:ascii="Times New Roman" w:hAnsi="Times New Roman"/>
          <w:sz w:val="21"/>
          <w:szCs w:val="21"/>
        </w:rPr>
        <w:fldChar w:fldCharType="end"/>
      </w:r>
      <w:r>
        <w:rPr>
          <w:rFonts w:ascii="Times New Roman" w:hAnsi="Times New Roman" w:hint="eastAsia"/>
          <w:sz w:val="21"/>
          <w:szCs w:val="21"/>
        </w:rPr>
        <w:t xml:space="preserve">　报警继电器电路</w:t>
      </w:r>
    </w:p>
    <w:p w14:paraId="6935A765" w14:textId="77777777" w:rsidR="000E7101" w:rsidRDefault="00000000">
      <w:pPr>
        <w:wordWrap w:val="0"/>
        <w:spacing w:beforeLines="50" w:before="156" w:afterLines="50" w:after="156" w:line="360" w:lineRule="auto"/>
        <w:outlineLvl w:val="1"/>
        <w:rPr>
          <w:rFonts w:eastAsia="黑体"/>
          <w:sz w:val="24"/>
        </w:rPr>
      </w:pPr>
      <w:bookmarkStart w:id="76" w:name="_Toc199448562"/>
      <w:r>
        <w:rPr>
          <w:rFonts w:eastAsia="黑体" w:hint="eastAsia"/>
          <w:sz w:val="28"/>
          <w:szCs w:val="28"/>
        </w:rPr>
        <w:t>3.11</w:t>
      </w:r>
      <w:r>
        <w:rPr>
          <w:rFonts w:eastAsia="黑体" w:hint="eastAsia"/>
          <w:sz w:val="28"/>
          <w:szCs w:val="28"/>
        </w:rPr>
        <w:t xml:space="preserve">　</w:t>
      </w:r>
      <w:r>
        <w:rPr>
          <w:rFonts w:eastAsia="黑体" w:hint="eastAsia"/>
          <w:sz w:val="28"/>
          <w:szCs w:val="28"/>
        </w:rPr>
        <w:t>AT24C02</w:t>
      </w:r>
      <w:r>
        <w:rPr>
          <w:rFonts w:eastAsia="黑体" w:hint="eastAsia"/>
          <w:sz w:val="28"/>
          <w:szCs w:val="28"/>
        </w:rPr>
        <w:t>存储模块</w:t>
      </w:r>
      <w:bookmarkEnd w:id="76"/>
    </w:p>
    <w:p w14:paraId="4A63B265" w14:textId="77777777" w:rsidR="000E7101" w:rsidRDefault="00000000">
      <w:pPr>
        <w:wordWrap w:val="0"/>
        <w:spacing w:line="360" w:lineRule="auto"/>
        <w:ind w:firstLineChars="200" w:firstLine="480"/>
        <w:rPr>
          <w:rFonts w:cs="宋体"/>
          <w:kern w:val="0"/>
          <w:sz w:val="24"/>
          <w:lang w:bidi="ar"/>
        </w:rPr>
      </w:pPr>
      <w:r>
        <w:rPr>
          <w:rFonts w:cs="宋体" w:hint="eastAsia"/>
          <w:kern w:val="0"/>
          <w:sz w:val="24"/>
          <w:lang w:bidi="ar"/>
        </w:rPr>
        <w:t>系统工作过程中会产生一些数据，比如系统设置的温度，发电量等数据。</w:t>
      </w:r>
      <w:r>
        <w:rPr>
          <w:rFonts w:cs="宋体" w:hint="eastAsia"/>
          <w:kern w:val="0"/>
          <w:sz w:val="24"/>
          <w:lang w:bidi="ar"/>
        </w:rPr>
        <w:t>STM32</w:t>
      </w:r>
      <w:r>
        <w:rPr>
          <w:rFonts w:cs="宋体" w:hint="eastAsia"/>
          <w:kern w:val="0"/>
          <w:sz w:val="24"/>
          <w:lang w:bidi="ar"/>
        </w:rPr>
        <w:t>内部有</w:t>
      </w:r>
      <w:r>
        <w:rPr>
          <w:rFonts w:cs="宋体" w:hint="eastAsia"/>
          <w:kern w:val="0"/>
          <w:sz w:val="24"/>
          <w:lang w:bidi="ar"/>
        </w:rPr>
        <w:t>FLASH</w:t>
      </w:r>
      <w:r>
        <w:rPr>
          <w:rFonts w:cs="宋体" w:hint="eastAsia"/>
          <w:kern w:val="0"/>
          <w:sz w:val="24"/>
          <w:lang w:bidi="ar"/>
        </w:rPr>
        <w:t>区域，也可以储存数据，它访问速度快，但擦写次数有限，长期使用容易造成芯片报废，这对系统的稳定性是致命的问题。</w:t>
      </w:r>
    </w:p>
    <w:p w14:paraId="6DBFAB53" w14:textId="77777777" w:rsidR="000E7101" w:rsidRDefault="00000000">
      <w:pPr>
        <w:wordWrap w:val="0"/>
        <w:spacing w:line="360" w:lineRule="auto"/>
        <w:ind w:firstLineChars="200" w:firstLine="480"/>
        <w:rPr>
          <w:rFonts w:cs="宋体"/>
          <w:kern w:val="0"/>
          <w:sz w:val="24"/>
          <w:lang w:bidi="ar"/>
        </w:rPr>
      </w:pPr>
      <w:r>
        <w:rPr>
          <w:rFonts w:cs="宋体" w:hint="eastAsia"/>
          <w:kern w:val="0"/>
          <w:sz w:val="24"/>
          <w:lang w:bidi="ar"/>
        </w:rPr>
        <w:t>AT24C02</w:t>
      </w:r>
      <w:r>
        <w:rPr>
          <w:rFonts w:cs="宋体" w:hint="eastAsia"/>
          <w:kern w:val="0"/>
          <w:sz w:val="24"/>
          <w:lang w:bidi="ar"/>
        </w:rPr>
        <w:t>是一款</w:t>
      </w:r>
      <w:r>
        <w:rPr>
          <w:rFonts w:cs="宋体" w:hint="eastAsia"/>
          <w:kern w:val="0"/>
          <w:sz w:val="24"/>
          <w:lang w:bidi="ar"/>
        </w:rPr>
        <w:t>I2C</w:t>
      </w:r>
      <w:r>
        <w:rPr>
          <w:rFonts w:cs="宋体" w:hint="eastAsia"/>
          <w:kern w:val="0"/>
          <w:sz w:val="24"/>
          <w:lang w:bidi="ar"/>
        </w:rPr>
        <w:t>通讯的</w:t>
      </w:r>
      <w:r>
        <w:rPr>
          <w:rFonts w:cs="宋体" w:hint="eastAsia"/>
          <w:kern w:val="0"/>
          <w:sz w:val="24"/>
          <w:lang w:bidi="ar"/>
        </w:rPr>
        <w:t>EEPROM</w:t>
      </w:r>
      <w:r>
        <w:rPr>
          <w:rFonts w:cs="宋体" w:hint="eastAsia"/>
          <w:kern w:val="0"/>
          <w:sz w:val="24"/>
          <w:lang w:bidi="ar"/>
        </w:rPr>
        <w:t>，可以储存</w:t>
      </w:r>
      <w:r>
        <w:rPr>
          <w:rFonts w:cs="宋体" w:hint="eastAsia"/>
          <w:kern w:val="0"/>
          <w:sz w:val="24"/>
          <w:lang w:bidi="ar"/>
        </w:rPr>
        <w:t>256B</w:t>
      </w:r>
      <w:r>
        <w:rPr>
          <w:rFonts w:cs="宋体" w:hint="eastAsia"/>
          <w:kern w:val="0"/>
          <w:sz w:val="24"/>
          <w:lang w:bidi="ar"/>
        </w:rPr>
        <w:t>的数据，具有至少</w:t>
      </w:r>
      <w:r>
        <w:rPr>
          <w:rFonts w:cs="宋体" w:hint="eastAsia"/>
          <w:kern w:val="0"/>
          <w:sz w:val="24"/>
          <w:lang w:bidi="ar"/>
        </w:rPr>
        <w:t>100</w:t>
      </w:r>
      <w:r>
        <w:rPr>
          <w:rFonts w:cs="宋体" w:hint="eastAsia"/>
          <w:kern w:val="0"/>
          <w:sz w:val="24"/>
          <w:lang w:bidi="ar"/>
        </w:rPr>
        <w:t>万次的擦写周期，并且可以储存至少</w:t>
      </w:r>
      <w:r>
        <w:rPr>
          <w:rFonts w:cs="宋体" w:hint="eastAsia"/>
          <w:kern w:val="0"/>
          <w:sz w:val="24"/>
          <w:lang w:bidi="ar"/>
        </w:rPr>
        <w:t>100</w:t>
      </w:r>
      <w:r>
        <w:rPr>
          <w:rFonts w:cs="宋体" w:hint="eastAsia"/>
          <w:kern w:val="0"/>
          <w:sz w:val="24"/>
          <w:lang w:bidi="ar"/>
        </w:rPr>
        <w:t>年，稳定可靠。旗下还有其它系列的容量，如</w:t>
      </w:r>
      <w:r>
        <w:rPr>
          <w:rFonts w:cs="宋体" w:hint="eastAsia"/>
          <w:kern w:val="0"/>
          <w:sz w:val="24"/>
          <w:lang w:bidi="ar"/>
        </w:rPr>
        <w:t>AT2</w:t>
      </w:r>
      <w:r>
        <w:rPr>
          <w:rFonts w:cs="宋体" w:hint="eastAsia"/>
          <w:kern w:val="0"/>
          <w:sz w:val="24"/>
          <w:lang w:bidi="ar"/>
        </w:rPr>
        <w:lastRenderedPageBreak/>
        <w:t>4C32</w:t>
      </w:r>
      <w:r>
        <w:rPr>
          <w:rFonts w:cs="宋体" w:hint="eastAsia"/>
          <w:kern w:val="0"/>
          <w:sz w:val="24"/>
          <w:lang w:bidi="ar"/>
        </w:rPr>
        <w:t>内部具有</w:t>
      </w:r>
      <w:r>
        <w:rPr>
          <w:rFonts w:cs="宋体" w:hint="eastAsia"/>
          <w:kern w:val="0"/>
          <w:sz w:val="24"/>
          <w:lang w:bidi="ar"/>
        </w:rPr>
        <w:t>4KB</w:t>
      </w:r>
      <w:r>
        <w:rPr>
          <w:rFonts w:cs="宋体" w:hint="eastAsia"/>
          <w:kern w:val="0"/>
          <w:sz w:val="24"/>
          <w:lang w:bidi="ar"/>
        </w:rPr>
        <w:t>（</w:t>
      </w:r>
      <w:r>
        <w:rPr>
          <w:rFonts w:cs="宋体" w:hint="eastAsia"/>
          <w:kern w:val="0"/>
          <w:sz w:val="24"/>
          <w:lang w:bidi="ar"/>
        </w:rPr>
        <w:t>4096</w:t>
      </w:r>
      <w:r>
        <w:rPr>
          <w:rFonts w:cs="宋体" w:hint="eastAsia"/>
          <w:kern w:val="0"/>
          <w:sz w:val="24"/>
          <w:lang w:bidi="ar"/>
        </w:rPr>
        <w:t>×</w:t>
      </w:r>
      <w:r>
        <w:rPr>
          <w:rFonts w:cs="宋体" w:hint="eastAsia"/>
          <w:kern w:val="0"/>
          <w:sz w:val="24"/>
          <w:lang w:bidi="ar"/>
        </w:rPr>
        <w:t>8bit</w:t>
      </w:r>
      <w:r>
        <w:rPr>
          <w:rFonts w:cs="宋体" w:hint="eastAsia"/>
          <w:kern w:val="0"/>
          <w:sz w:val="24"/>
          <w:lang w:bidi="ar"/>
        </w:rPr>
        <w:t>）空间。</w:t>
      </w:r>
    </w:p>
    <w:p w14:paraId="6D1C78CC" w14:textId="5D11FCBF" w:rsidR="000E7101" w:rsidRDefault="00000000">
      <w:pPr>
        <w:wordWrap w:val="0"/>
        <w:spacing w:line="360" w:lineRule="auto"/>
        <w:ind w:firstLineChars="200" w:firstLine="480"/>
        <w:rPr>
          <w:rFonts w:cs="宋体"/>
          <w:kern w:val="0"/>
          <w:sz w:val="24"/>
          <w:lang w:bidi="ar"/>
        </w:rPr>
      </w:pPr>
      <w:r>
        <w:rPr>
          <w:rFonts w:cs="宋体" w:hint="eastAsia"/>
          <w:kern w:val="0"/>
          <w:sz w:val="24"/>
          <w:lang w:bidi="ar"/>
        </w:rPr>
        <w:t>所以本系统采用外挂一个</w:t>
      </w:r>
      <w:r>
        <w:rPr>
          <w:rFonts w:cs="宋体" w:hint="eastAsia"/>
          <w:kern w:val="0"/>
          <w:sz w:val="24"/>
          <w:lang w:bidi="ar"/>
        </w:rPr>
        <w:t>AT24C02</w:t>
      </w:r>
      <w:r>
        <w:rPr>
          <w:rFonts w:cs="宋体" w:hint="eastAsia"/>
          <w:kern w:val="0"/>
          <w:sz w:val="24"/>
          <w:lang w:bidi="ar"/>
        </w:rPr>
        <w:t>存储模块的方式来进行数据存储。它与</w:t>
      </w:r>
      <w:r>
        <w:rPr>
          <w:rFonts w:cs="宋体" w:hint="eastAsia"/>
          <w:kern w:val="0"/>
          <w:sz w:val="24"/>
          <w:lang w:bidi="ar"/>
        </w:rPr>
        <w:t>OLED</w:t>
      </w:r>
      <w:r>
        <w:rPr>
          <w:rFonts w:cs="宋体" w:hint="eastAsia"/>
          <w:kern w:val="0"/>
          <w:sz w:val="24"/>
          <w:lang w:bidi="ar"/>
        </w:rPr>
        <w:t>显示屏使用同一路</w:t>
      </w:r>
      <w:r>
        <w:rPr>
          <w:rFonts w:cs="宋体" w:hint="eastAsia"/>
          <w:kern w:val="0"/>
          <w:sz w:val="24"/>
          <w:lang w:bidi="ar"/>
        </w:rPr>
        <w:t>I2C</w:t>
      </w:r>
      <w:r>
        <w:rPr>
          <w:rFonts w:cs="宋体" w:hint="eastAsia"/>
          <w:kern w:val="0"/>
          <w:sz w:val="24"/>
          <w:lang w:bidi="ar"/>
        </w:rPr>
        <w:t>通讯，使用不同的从机地址区分设备型号</w:t>
      </w:r>
      <w:r>
        <w:rPr>
          <w:rFonts w:cs="宋体"/>
          <w:kern w:val="0"/>
          <w:sz w:val="24"/>
          <w:vertAlign w:val="superscript"/>
          <w:lang w:bidi="ar"/>
        </w:rPr>
        <w:fldChar w:fldCharType="begin"/>
      </w:r>
      <w:r>
        <w:rPr>
          <w:rFonts w:cs="宋体"/>
          <w:kern w:val="0"/>
          <w:sz w:val="24"/>
          <w:vertAlign w:val="superscript"/>
          <w:lang w:bidi="ar"/>
        </w:rPr>
        <w:instrText xml:space="preserve"> </w:instrText>
      </w:r>
      <w:r>
        <w:rPr>
          <w:rFonts w:cs="宋体" w:hint="eastAsia"/>
          <w:kern w:val="0"/>
          <w:sz w:val="24"/>
          <w:vertAlign w:val="superscript"/>
          <w:lang w:bidi="ar"/>
        </w:rPr>
        <w:instrText>REF _Ref198675978 \r \h</w:instrText>
      </w:r>
      <w:r>
        <w:rPr>
          <w:rFonts w:cs="宋体"/>
          <w:kern w:val="0"/>
          <w:sz w:val="24"/>
          <w:vertAlign w:val="superscript"/>
          <w:lang w:bidi="ar"/>
        </w:rPr>
        <w:instrText xml:space="preserve">  \* MERGEFORMAT </w:instrText>
      </w:r>
      <w:r>
        <w:rPr>
          <w:rFonts w:cs="宋体"/>
          <w:kern w:val="0"/>
          <w:sz w:val="24"/>
          <w:vertAlign w:val="superscript"/>
          <w:lang w:bidi="ar"/>
        </w:rPr>
      </w:r>
      <w:r>
        <w:rPr>
          <w:rFonts w:cs="宋体"/>
          <w:kern w:val="0"/>
          <w:sz w:val="24"/>
          <w:vertAlign w:val="superscript"/>
          <w:lang w:bidi="ar"/>
        </w:rPr>
        <w:fldChar w:fldCharType="separate"/>
      </w:r>
      <w:r w:rsidR="00340390">
        <w:rPr>
          <w:rFonts w:cs="宋体"/>
          <w:kern w:val="0"/>
          <w:sz w:val="24"/>
          <w:vertAlign w:val="superscript"/>
          <w:lang w:bidi="ar"/>
        </w:rPr>
        <w:t>[14]</w:t>
      </w:r>
      <w:r>
        <w:rPr>
          <w:rFonts w:cs="宋体"/>
          <w:kern w:val="0"/>
          <w:sz w:val="24"/>
          <w:vertAlign w:val="superscript"/>
          <w:lang w:bidi="ar"/>
        </w:rPr>
        <w:fldChar w:fldCharType="end"/>
      </w:r>
      <w:r>
        <w:rPr>
          <w:rFonts w:cs="宋体" w:hint="eastAsia"/>
          <w:kern w:val="0"/>
          <w:sz w:val="24"/>
          <w:lang w:bidi="ar"/>
        </w:rPr>
        <w:t>。电路图如图</w:t>
      </w:r>
      <w:r>
        <w:rPr>
          <w:rFonts w:cs="宋体"/>
          <w:kern w:val="0"/>
          <w:sz w:val="24"/>
          <w:lang w:bidi="ar"/>
        </w:rPr>
        <w:fldChar w:fldCharType="begin"/>
      </w:r>
      <w:r>
        <w:rPr>
          <w:rFonts w:cs="宋体"/>
          <w:kern w:val="0"/>
          <w:sz w:val="24"/>
          <w:lang w:bidi="ar"/>
        </w:rPr>
        <w:instrText xml:space="preserve"> </w:instrText>
      </w:r>
      <w:r>
        <w:rPr>
          <w:rFonts w:cs="宋体" w:hint="eastAsia"/>
          <w:kern w:val="0"/>
          <w:sz w:val="24"/>
          <w:lang w:bidi="ar"/>
        </w:rPr>
        <w:instrText>Seq eq \c</w:instrText>
      </w:r>
      <w:r>
        <w:rPr>
          <w:rFonts w:cs="宋体"/>
          <w:kern w:val="0"/>
          <w:sz w:val="24"/>
          <w:lang w:bidi="ar"/>
        </w:rPr>
        <w:instrText xml:space="preserve"> </w:instrText>
      </w:r>
      <w:r>
        <w:rPr>
          <w:rFonts w:cs="宋体"/>
          <w:kern w:val="0"/>
          <w:sz w:val="24"/>
          <w:lang w:bidi="ar"/>
        </w:rPr>
        <w:fldChar w:fldCharType="separate"/>
      </w:r>
      <w:r w:rsidR="00340390">
        <w:rPr>
          <w:rFonts w:cs="宋体"/>
          <w:noProof/>
          <w:kern w:val="0"/>
          <w:sz w:val="24"/>
          <w:lang w:bidi="ar"/>
        </w:rPr>
        <w:t>3</w:t>
      </w:r>
      <w:r>
        <w:rPr>
          <w:rFonts w:cs="宋体"/>
          <w:kern w:val="0"/>
          <w:sz w:val="24"/>
          <w:lang w:bidi="ar"/>
        </w:rPr>
        <w:fldChar w:fldCharType="end"/>
      </w:r>
      <w:r>
        <w:rPr>
          <w:rFonts w:cs="宋体" w:hint="eastAsia"/>
          <w:kern w:val="0"/>
          <w:sz w:val="24"/>
          <w:lang w:bidi="ar"/>
        </w:rPr>
        <w:t>.</w:t>
      </w:r>
      <w:r>
        <w:rPr>
          <w:rFonts w:cs="宋体"/>
          <w:kern w:val="0"/>
          <w:sz w:val="24"/>
          <w:lang w:bidi="ar"/>
        </w:rPr>
        <w:fldChar w:fldCharType="begin"/>
      </w:r>
      <w:r>
        <w:rPr>
          <w:rFonts w:cs="宋体"/>
          <w:kern w:val="0"/>
          <w:sz w:val="24"/>
          <w:lang w:bidi="ar"/>
        </w:rPr>
        <w:instrText xml:space="preserve"> </w:instrText>
      </w:r>
      <w:r>
        <w:rPr>
          <w:rFonts w:cs="宋体" w:hint="eastAsia"/>
          <w:kern w:val="0"/>
          <w:sz w:val="24"/>
          <w:lang w:bidi="ar"/>
        </w:rPr>
        <w:instrText>Seq txt</w:instrText>
      </w:r>
      <w:r>
        <w:rPr>
          <w:rFonts w:cs="宋体"/>
          <w:kern w:val="0"/>
          <w:sz w:val="24"/>
          <w:lang w:bidi="ar"/>
        </w:rPr>
        <w:instrText xml:space="preserve"> </w:instrText>
      </w:r>
      <w:r>
        <w:rPr>
          <w:rFonts w:cs="宋体"/>
          <w:kern w:val="0"/>
          <w:sz w:val="24"/>
          <w:lang w:bidi="ar"/>
        </w:rPr>
        <w:fldChar w:fldCharType="separate"/>
      </w:r>
      <w:r w:rsidR="00340390">
        <w:rPr>
          <w:rFonts w:cs="宋体"/>
          <w:noProof/>
          <w:kern w:val="0"/>
          <w:sz w:val="24"/>
          <w:lang w:bidi="ar"/>
        </w:rPr>
        <w:t>28</w:t>
      </w:r>
      <w:r>
        <w:rPr>
          <w:rFonts w:cs="宋体"/>
          <w:kern w:val="0"/>
          <w:sz w:val="24"/>
          <w:lang w:bidi="ar"/>
        </w:rPr>
        <w:fldChar w:fldCharType="end"/>
      </w:r>
      <w:r>
        <w:rPr>
          <w:rFonts w:cs="宋体" w:hint="eastAsia"/>
          <w:kern w:val="0"/>
          <w:sz w:val="24"/>
          <w:lang w:bidi="ar"/>
        </w:rPr>
        <w:t>所示。核心板的</w:t>
      </w:r>
      <w:r>
        <w:rPr>
          <w:rFonts w:cs="宋体" w:hint="eastAsia"/>
          <w:kern w:val="0"/>
          <w:sz w:val="24"/>
          <w:lang w:bidi="ar"/>
        </w:rPr>
        <w:t>PB6</w:t>
      </w:r>
      <w:r>
        <w:rPr>
          <w:rFonts w:cs="宋体" w:hint="eastAsia"/>
          <w:kern w:val="0"/>
          <w:sz w:val="24"/>
          <w:lang w:bidi="ar"/>
        </w:rPr>
        <w:t>与</w:t>
      </w:r>
      <w:r>
        <w:rPr>
          <w:rFonts w:cs="宋体" w:hint="eastAsia"/>
          <w:kern w:val="0"/>
          <w:sz w:val="24"/>
          <w:lang w:bidi="ar"/>
        </w:rPr>
        <w:t>AT24C02</w:t>
      </w:r>
      <w:r>
        <w:rPr>
          <w:rFonts w:cs="宋体" w:hint="eastAsia"/>
          <w:kern w:val="0"/>
          <w:sz w:val="24"/>
          <w:lang w:bidi="ar"/>
        </w:rPr>
        <w:t>的</w:t>
      </w:r>
      <w:r>
        <w:rPr>
          <w:rFonts w:cs="宋体" w:hint="eastAsia"/>
          <w:kern w:val="0"/>
          <w:sz w:val="24"/>
          <w:lang w:bidi="ar"/>
        </w:rPr>
        <w:t>SCL</w:t>
      </w:r>
      <w:r>
        <w:rPr>
          <w:rFonts w:cs="宋体" w:hint="eastAsia"/>
          <w:kern w:val="0"/>
          <w:sz w:val="24"/>
          <w:lang w:bidi="ar"/>
        </w:rPr>
        <w:t>连接，</w:t>
      </w:r>
      <w:r>
        <w:rPr>
          <w:rFonts w:cs="宋体" w:hint="eastAsia"/>
          <w:kern w:val="0"/>
          <w:sz w:val="24"/>
          <w:lang w:bidi="ar"/>
        </w:rPr>
        <w:t>PB7</w:t>
      </w:r>
      <w:r>
        <w:rPr>
          <w:rFonts w:cs="宋体" w:hint="eastAsia"/>
          <w:kern w:val="0"/>
          <w:sz w:val="24"/>
          <w:lang w:bidi="ar"/>
        </w:rPr>
        <w:t>与其</w:t>
      </w:r>
      <w:r>
        <w:rPr>
          <w:rFonts w:cs="宋体" w:hint="eastAsia"/>
          <w:kern w:val="0"/>
          <w:sz w:val="24"/>
          <w:lang w:bidi="ar"/>
        </w:rPr>
        <w:t>SDA</w:t>
      </w:r>
      <w:r>
        <w:rPr>
          <w:rFonts w:cs="宋体" w:hint="eastAsia"/>
          <w:kern w:val="0"/>
          <w:sz w:val="24"/>
          <w:lang w:bidi="ar"/>
        </w:rPr>
        <w:t>连接。</w:t>
      </w:r>
    </w:p>
    <w:p w14:paraId="78532ECE" w14:textId="77777777" w:rsidR="000E7101" w:rsidRDefault="00000000">
      <w:pPr>
        <w:wordWrap w:val="0"/>
        <w:spacing w:line="360" w:lineRule="auto"/>
        <w:jc w:val="center"/>
        <w:rPr>
          <w:sz w:val="24"/>
        </w:rPr>
      </w:pPr>
      <w:r>
        <w:rPr>
          <w:noProof/>
          <w:sz w:val="24"/>
        </w:rPr>
        <w:drawing>
          <wp:inline distT="0" distB="0" distL="0" distR="0" wp14:anchorId="329F6ECC" wp14:editId="296A542A">
            <wp:extent cx="2343150" cy="1727200"/>
            <wp:effectExtent l="0" t="0" r="0" b="6350"/>
            <wp:docPr id="117493726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37265" name="图片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343150" cy="1727200"/>
                    </a:xfrm>
                    <a:prstGeom prst="rect">
                      <a:avLst/>
                    </a:prstGeom>
                    <a:noFill/>
                    <a:ln>
                      <a:noFill/>
                    </a:ln>
                  </pic:spPr>
                </pic:pic>
              </a:graphicData>
            </a:graphic>
          </wp:inline>
        </w:drawing>
      </w:r>
    </w:p>
    <w:p w14:paraId="2A37890D" w14:textId="2C6D7538" w:rsidR="000E7101" w:rsidRDefault="00000000">
      <w:pPr>
        <w:pStyle w:val="a5"/>
        <w:wordWrap w:val="0"/>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28</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hint="eastAsia"/>
          <w:sz w:val="21"/>
          <w:szCs w:val="21"/>
        </w:rPr>
        <w:t>AT24C02</w:t>
      </w:r>
      <w:r>
        <w:rPr>
          <w:rFonts w:ascii="Times New Roman" w:hAnsi="Times New Roman" w:hint="eastAsia"/>
          <w:sz w:val="21"/>
          <w:szCs w:val="21"/>
        </w:rPr>
        <w:t>电路</w:t>
      </w:r>
    </w:p>
    <w:p w14:paraId="2F918713" w14:textId="77777777" w:rsidR="000E7101" w:rsidRDefault="00000000">
      <w:pPr>
        <w:wordWrap w:val="0"/>
        <w:spacing w:beforeLines="50" w:before="156" w:afterLines="50" w:after="156" w:line="360" w:lineRule="auto"/>
        <w:outlineLvl w:val="1"/>
        <w:rPr>
          <w:rFonts w:eastAsia="黑体"/>
          <w:sz w:val="24"/>
        </w:rPr>
      </w:pPr>
      <w:bookmarkStart w:id="77" w:name="_Toc199448563"/>
      <w:r>
        <w:rPr>
          <w:rFonts w:eastAsia="黑体" w:hint="eastAsia"/>
          <w:sz w:val="28"/>
          <w:szCs w:val="28"/>
        </w:rPr>
        <w:t>3.12</w:t>
      </w:r>
      <w:r>
        <w:rPr>
          <w:rFonts w:eastAsia="黑体" w:hint="eastAsia"/>
          <w:sz w:val="28"/>
          <w:szCs w:val="28"/>
        </w:rPr>
        <w:t xml:space="preserve">　楼宇人员信息检测系统控制器</w:t>
      </w:r>
      <w:bookmarkEnd w:id="77"/>
    </w:p>
    <w:p w14:paraId="7CF7A516" w14:textId="01B44CEB" w:rsidR="000E7101" w:rsidRDefault="00000000">
      <w:pPr>
        <w:wordWrap w:val="0"/>
        <w:spacing w:line="360" w:lineRule="auto"/>
        <w:ind w:firstLineChars="200" w:firstLine="480"/>
        <w:rPr>
          <w:sz w:val="24"/>
        </w:rPr>
      </w:pPr>
      <w:r>
        <w:rPr>
          <w:rFonts w:cs="宋体" w:hint="eastAsia"/>
          <w:kern w:val="0"/>
          <w:sz w:val="24"/>
          <w:lang w:bidi="ar"/>
        </w:rPr>
        <w:t>系统的楼宇人员信息检测系统也有一个主控</w:t>
      </w:r>
      <w:r>
        <w:rPr>
          <w:rFonts w:cs="宋体" w:hint="eastAsia"/>
          <w:kern w:val="0"/>
          <w:sz w:val="24"/>
          <w:lang w:bidi="ar"/>
        </w:rPr>
        <w:t>MCU</w:t>
      </w:r>
      <w:r>
        <w:rPr>
          <w:rFonts w:cs="宋体" w:hint="eastAsia"/>
          <w:kern w:val="0"/>
          <w:sz w:val="24"/>
          <w:lang w:bidi="ar"/>
        </w:rPr>
        <w:t>，采用</w:t>
      </w:r>
      <w:r>
        <w:rPr>
          <w:rFonts w:cs="宋体" w:hint="eastAsia"/>
          <w:kern w:val="0"/>
          <w:sz w:val="24"/>
          <w:lang w:bidi="ar"/>
        </w:rPr>
        <w:t>STM32F103C8T6</w:t>
      </w:r>
      <w:r>
        <w:rPr>
          <w:rFonts w:cs="宋体" w:hint="eastAsia"/>
          <w:kern w:val="0"/>
          <w:sz w:val="24"/>
          <w:lang w:bidi="ar"/>
        </w:rPr>
        <w:t>与外设相连，负责刷卡认证、指纹识别、驱动舵机开关闸机等，电路同样包含晶振电路、复位电路、电源电路等。</w:t>
      </w:r>
      <w:r>
        <w:rPr>
          <w:rFonts w:hint="eastAsia"/>
          <w:sz w:val="24"/>
        </w:rPr>
        <w:t>芯片连接引脚图如图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29</w:t>
      </w:r>
      <w:r>
        <w:rPr>
          <w:sz w:val="24"/>
        </w:rPr>
        <w:fldChar w:fldCharType="end"/>
      </w:r>
      <w:r>
        <w:rPr>
          <w:rFonts w:hint="eastAsia"/>
          <w:sz w:val="24"/>
        </w:rPr>
        <w:t>所示。晶振电路、复位、电源电路如图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30</w:t>
      </w:r>
      <w:r>
        <w:rPr>
          <w:sz w:val="24"/>
        </w:rPr>
        <w:fldChar w:fldCharType="end"/>
      </w:r>
      <w:r>
        <w:rPr>
          <w:rFonts w:hint="eastAsia"/>
          <w:sz w:val="24"/>
        </w:rPr>
        <w:t>所示。</w:t>
      </w:r>
    </w:p>
    <w:p w14:paraId="43853E3E" w14:textId="77777777" w:rsidR="000E7101" w:rsidRDefault="00000000">
      <w:pPr>
        <w:wordWrap w:val="0"/>
        <w:spacing w:line="360" w:lineRule="auto"/>
        <w:jc w:val="center"/>
        <w:rPr>
          <w:sz w:val="24"/>
        </w:rPr>
      </w:pPr>
      <w:r>
        <w:rPr>
          <w:noProof/>
          <w:sz w:val="24"/>
        </w:rPr>
        <w:drawing>
          <wp:inline distT="0" distB="0" distL="0" distR="0" wp14:anchorId="6F2B90BE" wp14:editId="755CBFC8">
            <wp:extent cx="4817110" cy="2463165"/>
            <wp:effectExtent l="0" t="0" r="2540" b="0"/>
            <wp:docPr id="17496697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69726" name="图片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826463" cy="2467841"/>
                    </a:xfrm>
                    <a:prstGeom prst="rect">
                      <a:avLst/>
                    </a:prstGeom>
                    <a:noFill/>
                    <a:ln>
                      <a:noFill/>
                    </a:ln>
                  </pic:spPr>
                </pic:pic>
              </a:graphicData>
            </a:graphic>
          </wp:inline>
        </w:drawing>
      </w:r>
    </w:p>
    <w:p w14:paraId="69B1B719" w14:textId="09B2C628" w:rsidR="000E7101" w:rsidRDefault="00000000">
      <w:pPr>
        <w:pStyle w:val="a5"/>
        <w:wordWrap w:val="0"/>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29</w:t>
      </w:r>
      <w:r>
        <w:rPr>
          <w:rFonts w:ascii="Times New Roman" w:hAnsi="Times New Roman"/>
          <w:sz w:val="21"/>
          <w:szCs w:val="21"/>
        </w:rPr>
        <w:fldChar w:fldCharType="end"/>
      </w:r>
      <w:r>
        <w:rPr>
          <w:rFonts w:ascii="Times New Roman" w:hAnsi="Times New Roman" w:hint="eastAsia"/>
          <w:sz w:val="21"/>
          <w:szCs w:val="21"/>
        </w:rPr>
        <w:t xml:space="preserve">　楼宇人员信息检测系统主控</w:t>
      </w:r>
    </w:p>
    <w:p w14:paraId="61CA2D78" w14:textId="77777777" w:rsidR="000E7101" w:rsidRDefault="00000000">
      <w:pPr>
        <w:wordWrap w:val="0"/>
        <w:spacing w:line="360" w:lineRule="auto"/>
        <w:jc w:val="center"/>
        <w:rPr>
          <w:sz w:val="24"/>
        </w:rPr>
      </w:pPr>
      <w:r>
        <w:rPr>
          <w:noProof/>
          <w:sz w:val="24"/>
        </w:rPr>
        <w:lastRenderedPageBreak/>
        <w:drawing>
          <wp:inline distT="0" distB="0" distL="0" distR="0" wp14:anchorId="0236581E" wp14:editId="79DF1F22">
            <wp:extent cx="3518535" cy="2063115"/>
            <wp:effectExtent l="0" t="0" r="5715" b="0"/>
            <wp:docPr id="18534196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19600" name="图片 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532901" cy="2071662"/>
                    </a:xfrm>
                    <a:prstGeom prst="rect">
                      <a:avLst/>
                    </a:prstGeom>
                    <a:noFill/>
                    <a:ln>
                      <a:noFill/>
                    </a:ln>
                  </pic:spPr>
                </pic:pic>
              </a:graphicData>
            </a:graphic>
          </wp:inline>
        </w:drawing>
      </w:r>
    </w:p>
    <w:p w14:paraId="243F4A4F" w14:textId="5383722A" w:rsidR="000E7101" w:rsidRDefault="00000000">
      <w:pPr>
        <w:pStyle w:val="a5"/>
        <w:wordWrap w:val="0"/>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30</w:t>
      </w:r>
      <w:r>
        <w:rPr>
          <w:rFonts w:ascii="Times New Roman" w:hAnsi="Times New Roman"/>
          <w:sz w:val="21"/>
          <w:szCs w:val="21"/>
        </w:rPr>
        <w:fldChar w:fldCharType="end"/>
      </w:r>
      <w:r>
        <w:rPr>
          <w:rFonts w:ascii="Times New Roman" w:hAnsi="Times New Roman" w:hint="eastAsia"/>
          <w:sz w:val="21"/>
          <w:szCs w:val="21"/>
        </w:rPr>
        <w:t xml:space="preserve">　楼宇人员信息检测系统晶振、复位、电源电路</w:t>
      </w:r>
    </w:p>
    <w:p w14:paraId="2B1279E3" w14:textId="77777777" w:rsidR="000E7101" w:rsidRDefault="00000000">
      <w:pPr>
        <w:wordWrap w:val="0"/>
        <w:spacing w:beforeLines="50" w:before="156" w:afterLines="50" w:after="156" w:line="360" w:lineRule="auto"/>
        <w:outlineLvl w:val="1"/>
        <w:rPr>
          <w:rFonts w:eastAsia="黑体"/>
          <w:sz w:val="24"/>
        </w:rPr>
      </w:pPr>
      <w:bookmarkStart w:id="78" w:name="_Toc199448564"/>
      <w:r>
        <w:rPr>
          <w:rFonts w:eastAsia="黑体" w:hint="eastAsia"/>
          <w:sz w:val="28"/>
          <w:szCs w:val="28"/>
        </w:rPr>
        <w:t>3.13</w:t>
      </w:r>
      <w:r>
        <w:rPr>
          <w:rFonts w:eastAsia="黑体" w:hint="eastAsia"/>
          <w:sz w:val="28"/>
          <w:szCs w:val="28"/>
        </w:rPr>
        <w:t xml:space="preserve">　</w:t>
      </w:r>
      <w:r>
        <w:rPr>
          <w:rFonts w:eastAsia="黑体" w:hint="eastAsia"/>
          <w:sz w:val="28"/>
          <w:szCs w:val="28"/>
        </w:rPr>
        <w:t>RFID RC522</w:t>
      </w:r>
      <w:r>
        <w:rPr>
          <w:rFonts w:eastAsia="黑体" w:hint="eastAsia"/>
          <w:sz w:val="28"/>
          <w:szCs w:val="28"/>
        </w:rPr>
        <w:t>刷卡模块</w:t>
      </w:r>
      <w:bookmarkEnd w:id="78"/>
    </w:p>
    <w:p w14:paraId="7EDAD459" w14:textId="26884309" w:rsidR="000E7101" w:rsidRDefault="00000000">
      <w:pPr>
        <w:widowControl/>
        <w:wordWrap w:val="0"/>
        <w:spacing w:line="360" w:lineRule="auto"/>
        <w:ind w:firstLineChars="200" w:firstLine="480"/>
        <w:rPr>
          <w:rFonts w:cs="宋体"/>
          <w:kern w:val="0"/>
          <w:sz w:val="24"/>
          <w:lang w:bidi="ar"/>
        </w:rPr>
      </w:pPr>
      <w:r>
        <w:rPr>
          <w:rFonts w:cs="宋体" w:hint="eastAsia"/>
          <w:kern w:val="0"/>
          <w:sz w:val="24"/>
          <w:lang w:bidi="ar"/>
        </w:rPr>
        <w:t>楼宇人员信息检测系统添加信息需要管理员认证，所以，采用一个</w:t>
      </w:r>
      <w:r>
        <w:rPr>
          <w:rFonts w:cs="宋体" w:hint="eastAsia"/>
          <w:kern w:val="0"/>
          <w:sz w:val="24"/>
          <w:lang w:bidi="ar"/>
        </w:rPr>
        <w:t>RC522</w:t>
      </w:r>
      <w:r>
        <w:rPr>
          <w:rFonts w:cs="宋体" w:hint="eastAsia"/>
          <w:kern w:val="0"/>
          <w:sz w:val="24"/>
          <w:lang w:bidi="ar"/>
        </w:rPr>
        <w:t>刷卡模块来进行管理员认证检测。它的核心是</w:t>
      </w:r>
      <w:r>
        <w:rPr>
          <w:rFonts w:cs="宋体" w:hint="eastAsia"/>
          <w:kern w:val="0"/>
          <w:sz w:val="24"/>
          <w:lang w:bidi="ar"/>
        </w:rPr>
        <w:t>MFRC522</w:t>
      </w:r>
      <w:r>
        <w:rPr>
          <w:rFonts w:cs="宋体" w:hint="eastAsia"/>
          <w:kern w:val="0"/>
          <w:sz w:val="24"/>
          <w:lang w:bidi="ar"/>
        </w:rPr>
        <w:t>芯片，通过外部天线发射</w:t>
      </w:r>
      <w:r>
        <w:rPr>
          <w:rFonts w:cs="宋体" w:hint="eastAsia"/>
          <w:kern w:val="0"/>
          <w:sz w:val="24"/>
          <w:lang w:bidi="ar"/>
        </w:rPr>
        <w:t>13.56MHz</w:t>
      </w:r>
      <w:r>
        <w:rPr>
          <w:rFonts w:cs="宋体" w:hint="eastAsia"/>
          <w:kern w:val="0"/>
          <w:sz w:val="24"/>
          <w:lang w:bidi="ar"/>
        </w:rPr>
        <w:t>的射频信号形成电磁场，当</w:t>
      </w:r>
      <w:r>
        <w:rPr>
          <w:rFonts w:cs="宋体" w:hint="eastAsia"/>
          <w:kern w:val="0"/>
          <w:sz w:val="24"/>
          <w:lang w:bidi="ar"/>
        </w:rPr>
        <w:t>RFID</w:t>
      </w:r>
      <w:r>
        <w:rPr>
          <w:rFonts w:cs="宋体" w:hint="eastAsia"/>
          <w:kern w:val="0"/>
          <w:sz w:val="24"/>
          <w:lang w:bidi="ar"/>
        </w:rPr>
        <w:t>卡靠近该电磁场时（</w:t>
      </w:r>
      <w:r>
        <w:rPr>
          <w:rFonts w:cs="宋体"/>
          <w:kern w:val="0"/>
          <w:sz w:val="24"/>
          <w:lang w:bidi="ar"/>
        </w:rPr>
        <w:t>5</w:t>
      </w:r>
      <w:r>
        <w:rPr>
          <w:rFonts w:cs="宋体" w:hint="eastAsia"/>
          <w:kern w:val="0"/>
          <w:sz w:val="24"/>
          <w:lang w:bidi="ar"/>
        </w:rPr>
        <w:t>~</w:t>
      </w:r>
      <w:r>
        <w:rPr>
          <w:rFonts w:cs="宋体"/>
          <w:kern w:val="0"/>
          <w:sz w:val="24"/>
          <w:lang w:bidi="ar"/>
        </w:rPr>
        <w:t>10</w:t>
      </w:r>
      <w:r>
        <w:rPr>
          <w:rFonts w:cs="宋体" w:hint="eastAsia"/>
          <w:kern w:val="0"/>
          <w:sz w:val="24"/>
          <w:lang w:bidi="ar"/>
        </w:rPr>
        <w:t>cm</w:t>
      </w:r>
      <w:r>
        <w:rPr>
          <w:rFonts w:cs="宋体"/>
          <w:kern w:val="0"/>
          <w:sz w:val="24"/>
          <w:lang w:bidi="ar"/>
        </w:rPr>
        <w:t>之间</w:t>
      </w:r>
      <w:r>
        <w:rPr>
          <w:rFonts w:cs="宋体" w:hint="eastAsia"/>
          <w:kern w:val="0"/>
          <w:sz w:val="24"/>
          <w:lang w:bidi="ar"/>
        </w:rPr>
        <w:t>），卡内的线圈感应到电信号并激活卡内芯片，将数据（四位</w:t>
      </w:r>
      <w:r>
        <w:rPr>
          <w:rFonts w:cs="宋体" w:hint="eastAsia"/>
          <w:kern w:val="0"/>
          <w:sz w:val="24"/>
          <w:lang w:bidi="ar"/>
        </w:rPr>
        <w:t>16</w:t>
      </w:r>
      <w:r>
        <w:rPr>
          <w:rFonts w:cs="宋体" w:hint="eastAsia"/>
          <w:kern w:val="0"/>
          <w:sz w:val="24"/>
          <w:lang w:bidi="ar"/>
        </w:rPr>
        <w:t>进制</w:t>
      </w:r>
      <w:r>
        <w:rPr>
          <w:rFonts w:cs="宋体" w:hint="eastAsia"/>
          <w:kern w:val="0"/>
          <w:sz w:val="24"/>
          <w:lang w:bidi="ar"/>
        </w:rPr>
        <w:t>UID</w:t>
      </w:r>
      <w:r>
        <w:rPr>
          <w:rFonts w:cs="宋体" w:hint="eastAsia"/>
          <w:kern w:val="0"/>
          <w:sz w:val="24"/>
          <w:lang w:bidi="ar"/>
        </w:rPr>
        <w:t>、加密数据等）发回</w:t>
      </w:r>
      <w:r>
        <w:rPr>
          <w:rFonts w:cs="宋体" w:hint="eastAsia"/>
          <w:kern w:val="0"/>
          <w:sz w:val="24"/>
          <w:lang w:bidi="ar"/>
        </w:rPr>
        <w:t>RC522</w:t>
      </w:r>
      <w:r>
        <w:rPr>
          <w:rFonts w:cs="宋体" w:hint="eastAsia"/>
          <w:kern w:val="0"/>
          <w:sz w:val="24"/>
          <w:lang w:bidi="ar"/>
        </w:rPr>
        <w:t>，</w:t>
      </w:r>
      <w:r>
        <w:rPr>
          <w:rFonts w:cs="宋体" w:hint="eastAsia"/>
          <w:kern w:val="0"/>
          <w:sz w:val="24"/>
          <w:lang w:bidi="ar"/>
        </w:rPr>
        <w:t>RC522</w:t>
      </w:r>
      <w:r>
        <w:rPr>
          <w:rFonts w:cs="宋体" w:hint="eastAsia"/>
          <w:kern w:val="0"/>
          <w:sz w:val="24"/>
          <w:lang w:bidi="ar"/>
        </w:rPr>
        <w:t>芯片将其转换为数字信号并通过</w:t>
      </w:r>
      <w:r>
        <w:rPr>
          <w:rFonts w:cs="宋体" w:hint="eastAsia"/>
          <w:kern w:val="0"/>
          <w:sz w:val="24"/>
          <w:lang w:bidi="ar"/>
        </w:rPr>
        <w:t>SPI</w:t>
      </w:r>
      <w:r>
        <w:rPr>
          <w:rFonts w:cs="宋体" w:hint="eastAsia"/>
          <w:kern w:val="0"/>
          <w:sz w:val="24"/>
          <w:lang w:bidi="ar"/>
        </w:rPr>
        <w:t>接口传输给主控</w:t>
      </w:r>
      <w:r>
        <w:rPr>
          <w:rFonts w:cs="宋体" w:hint="eastAsia"/>
          <w:kern w:val="0"/>
          <w:sz w:val="24"/>
          <w:lang w:bidi="ar"/>
        </w:rPr>
        <w:t>MCU</w:t>
      </w:r>
      <w:r>
        <w:rPr>
          <w:rFonts w:cs="宋体" w:hint="eastAsia"/>
          <w:kern w:val="0"/>
          <w:sz w:val="24"/>
          <w:lang w:bidi="ar"/>
        </w:rPr>
        <w:t>。主控将</w:t>
      </w:r>
      <w:r>
        <w:rPr>
          <w:rFonts w:cs="宋体" w:hint="eastAsia"/>
          <w:kern w:val="0"/>
          <w:sz w:val="24"/>
          <w:lang w:bidi="ar"/>
        </w:rPr>
        <w:t>4</w:t>
      </w:r>
      <w:r>
        <w:rPr>
          <w:rFonts w:cs="宋体" w:hint="eastAsia"/>
          <w:kern w:val="0"/>
          <w:sz w:val="24"/>
          <w:lang w:bidi="ar"/>
        </w:rPr>
        <w:t>位</w:t>
      </w:r>
      <w:r>
        <w:rPr>
          <w:rFonts w:cs="宋体" w:hint="eastAsia"/>
          <w:kern w:val="0"/>
          <w:sz w:val="24"/>
          <w:lang w:bidi="ar"/>
        </w:rPr>
        <w:t>16</w:t>
      </w:r>
      <w:r>
        <w:rPr>
          <w:rFonts w:cs="宋体" w:hint="eastAsia"/>
          <w:kern w:val="0"/>
          <w:sz w:val="24"/>
          <w:lang w:bidi="ar"/>
        </w:rPr>
        <w:t>进制的</w:t>
      </w:r>
      <w:r>
        <w:rPr>
          <w:rFonts w:cs="宋体" w:hint="eastAsia"/>
          <w:kern w:val="0"/>
          <w:sz w:val="24"/>
          <w:lang w:bidi="ar"/>
        </w:rPr>
        <w:t>UID</w:t>
      </w:r>
      <w:r>
        <w:rPr>
          <w:rFonts w:cs="宋体" w:hint="eastAsia"/>
          <w:kern w:val="0"/>
          <w:sz w:val="24"/>
          <w:lang w:bidi="ar"/>
        </w:rPr>
        <w:t>与芯片内部储存的管理员</w:t>
      </w:r>
      <w:r>
        <w:rPr>
          <w:rFonts w:cs="宋体" w:hint="eastAsia"/>
          <w:kern w:val="0"/>
          <w:sz w:val="24"/>
          <w:lang w:bidi="ar"/>
        </w:rPr>
        <w:t>UID</w:t>
      </w:r>
      <w:r>
        <w:rPr>
          <w:rFonts w:cs="宋体" w:hint="eastAsia"/>
          <w:kern w:val="0"/>
          <w:sz w:val="24"/>
          <w:lang w:bidi="ar"/>
        </w:rPr>
        <w:t>进行对比，当对比成功后，允许用户启动管理员模式。读卡器电路包括三个部分：</w:t>
      </w:r>
      <w:r>
        <w:rPr>
          <w:rFonts w:cs="宋体" w:hint="eastAsia"/>
          <w:kern w:val="0"/>
          <w:sz w:val="24"/>
          <w:lang w:bidi="ar"/>
        </w:rPr>
        <w:t>MF RC522</w:t>
      </w:r>
      <w:r>
        <w:rPr>
          <w:rFonts w:cs="宋体" w:hint="eastAsia"/>
          <w:kern w:val="0"/>
          <w:sz w:val="24"/>
          <w:lang w:bidi="ar"/>
        </w:rPr>
        <w:t>、滤波匹配电路和天线。电路图如图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31</w:t>
      </w:r>
      <w:r>
        <w:rPr>
          <w:sz w:val="24"/>
        </w:rPr>
        <w:fldChar w:fldCharType="end"/>
      </w:r>
      <w:r>
        <w:rPr>
          <w:rFonts w:cs="宋体" w:hint="eastAsia"/>
          <w:kern w:val="0"/>
          <w:sz w:val="24"/>
          <w:lang w:bidi="ar"/>
        </w:rPr>
        <w:t>所示。</w:t>
      </w:r>
    </w:p>
    <w:p w14:paraId="2C116733" w14:textId="77777777" w:rsidR="000E7101" w:rsidRDefault="00000000">
      <w:pPr>
        <w:wordWrap w:val="0"/>
        <w:spacing w:line="360" w:lineRule="auto"/>
        <w:jc w:val="center"/>
        <w:rPr>
          <w:sz w:val="24"/>
        </w:rPr>
      </w:pPr>
      <w:r>
        <w:rPr>
          <w:noProof/>
          <w:sz w:val="24"/>
        </w:rPr>
        <w:drawing>
          <wp:inline distT="0" distB="0" distL="0" distR="0" wp14:anchorId="7FBA49F2" wp14:editId="28B3BDBB">
            <wp:extent cx="4681220" cy="2751455"/>
            <wp:effectExtent l="0" t="0" r="5080" b="0"/>
            <wp:docPr id="1909151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51261" name="图片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4695537" cy="2759762"/>
                    </a:xfrm>
                    <a:prstGeom prst="rect">
                      <a:avLst/>
                    </a:prstGeom>
                    <a:noFill/>
                    <a:ln>
                      <a:noFill/>
                    </a:ln>
                  </pic:spPr>
                </pic:pic>
              </a:graphicData>
            </a:graphic>
          </wp:inline>
        </w:drawing>
      </w:r>
    </w:p>
    <w:p w14:paraId="32B0D596" w14:textId="5AF0AB4A"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31</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hint="eastAsia"/>
          <w:sz w:val="21"/>
          <w:szCs w:val="21"/>
        </w:rPr>
        <w:t>RC522</w:t>
      </w:r>
      <w:r>
        <w:rPr>
          <w:rFonts w:ascii="Times New Roman" w:hAnsi="Times New Roman" w:hint="eastAsia"/>
          <w:sz w:val="21"/>
          <w:szCs w:val="21"/>
        </w:rPr>
        <w:t>刷卡模块</w:t>
      </w:r>
      <w:r>
        <w:rPr>
          <w:rFonts w:hint="eastAsia"/>
          <w:sz w:val="21"/>
          <w:szCs w:val="21"/>
        </w:rPr>
        <w:t>电路和接口电路</w:t>
      </w:r>
    </w:p>
    <w:p w14:paraId="44FEAEF6" w14:textId="2BAA12A1" w:rsidR="000E7101" w:rsidRDefault="00000000">
      <w:pPr>
        <w:widowControl/>
        <w:wordWrap w:val="0"/>
        <w:spacing w:line="360" w:lineRule="auto"/>
        <w:ind w:firstLineChars="177" w:firstLine="425"/>
        <w:rPr>
          <w:rFonts w:cs="宋体"/>
          <w:kern w:val="0"/>
          <w:sz w:val="24"/>
          <w:lang w:bidi="ar"/>
        </w:rPr>
      </w:pPr>
      <w:r>
        <w:rPr>
          <w:rFonts w:cs="宋体" w:hint="eastAsia"/>
          <w:kern w:val="0"/>
          <w:sz w:val="24"/>
          <w:lang w:bidi="ar"/>
        </w:rPr>
        <w:lastRenderedPageBreak/>
        <w:t>RFID</w:t>
      </w:r>
      <w:r>
        <w:rPr>
          <w:rFonts w:cs="宋体" w:hint="eastAsia"/>
          <w:kern w:val="0"/>
          <w:sz w:val="24"/>
          <w:lang w:bidi="ar"/>
        </w:rPr>
        <w:t>技术是一种非接触式的自动识别技术，广泛应用于身份识别等领域</w:t>
      </w:r>
      <w:r>
        <w:rPr>
          <w:rFonts w:cs="宋体"/>
          <w:kern w:val="0"/>
          <w:sz w:val="24"/>
          <w:vertAlign w:val="superscript"/>
          <w:lang w:bidi="ar"/>
        </w:rPr>
        <w:fldChar w:fldCharType="begin"/>
      </w:r>
      <w:r>
        <w:rPr>
          <w:rFonts w:cs="宋体"/>
          <w:kern w:val="0"/>
          <w:sz w:val="24"/>
          <w:vertAlign w:val="superscript"/>
          <w:lang w:bidi="ar"/>
        </w:rPr>
        <w:instrText xml:space="preserve"> </w:instrText>
      </w:r>
      <w:r>
        <w:rPr>
          <w:rFonts w:cs="宋体" w:hint="eastAsia"/>
          <w:kern w:val="0"/>
          <w:sz w:val="24"/>
          <w:vertAlign w:val="superscript"/>
          <w:lang w:bidi="ar"/>
        </w:rPr>
        <w:instrText>REF _Ref198676003 \r \h</w:instrText>
      </w:r>
      <w:r>
        <w:rPr>
          <w:rFonts w:cs="宋体"/>
          <w:kern w:val="0"/>
          <w:sz w:val="24"/>
          <w:vertAlign w:val="superscript"/>
          <w:lang w:bidi="ar"/>
        </w:rPr>
        <w:instrText xml:space="preserve">  \* MERGEFORMAT </w:instrText>
      </w:r>
      <w:r>
        <w:rPr>
          <w:rFonts w:cs="宋体"/>
          <w:kern w:val="0"/>
          <w:sz w:val="24"/>
          <w:vertAlign w:val="superscript"/>
          <w:lang w:bidi="ar"/>
        </w:rPr>
      </w:r>
      <w:r>
        <w:rPr>
          <w:rFonts w:cs="宋体"/>
          <w:kern w:val="0"/>
          <w:sz w:val="24"/>
          <w:vertAlign w:val="superscript"/>
          <w:lang w:bidi="ar"/>
        </w:rPr>
        <w:fldChar w:fldCharType="separate"/>
      </w:r>
      <w:r w:rsidR="00340390">
        <w:rPr>
          <w:rFonts w:cs="宋体"/>
          <w:kern w:val="0"/>
          <w:sz w:val="24"/>
          <w:vertAlign w:val="superscript"/>
          <w:lang w:bidi="ar"/>
        </w:rPr>
        <w:t>[15]</w:t>
      </w:r>
      <w:r>
        <w:rPr>
          <w:rFonts w:cs="宋体"/>
          <w:kern w:val="0"/>
          <w:sz w:val="24"/>
          <w:vertAlign w:val="superscript"/>
          <w:lang w:bidi="ar"/>
        </w:rPr>
        <w:fldChar w:fldCharType="end"/>
      </w:r>
      <w:r>
        <w:rPr>
          <w:rFonts w:cs="宋体" w:hint="eastAsia"/>
          <w:kern w:val="0"/>
          <w:sz w:val="24"/>
          <w:lang w:bidi="ar"/>
        </w:rPr>
        <w:t>。目前现在基本上绝大多数的手机也带有</w:t>
      </w:r>
      <w:r>
        <w:rPr>
          <w:rFonts w:cs="宋体" w:hint="eastAsia"/>
          <w:kern w:val="0"/>
          <w:sz w:val="24"/>
          <w:lang w:bidi="ar"/>
        </w:rPr>
        <w:t>NFC</w:t>
      </w:r>
      <w:r>
        <w:rPr>
          <w:rFonts w:cs="宋体" w:hint="eastAsia"/>
          <w:kern w:val="0"/>
          <w:sz w:val="24"/>
          <w:lang w:bidi="ar"/>
        </w:rPr>
        <w:t>功能，同样可以被</w:t>
      </w:r>
      <w:r>
        <w:rPr>
          <w:rFonts w:cs="宋体" w:hint="eastAsia"/>
          <w:kern w:val="0"/>
          <w:sz w:val="24"/>
          <w:lang w:bidi="ar"/>
        </w:rPr>
        <w:t>RC522</w:t>
      </w:r>
      <w:r>
        <w:rPr>
          <w:rFonts w:cs="宋体" w:hint="eastAsia"/>
          <w:kern w:val="0"/>
          <w:sz w:val="24"/>
          <w:lang w:bidi="ar"/>
        </w:rPr>
        <w:t>识别，所以管理员也可以用手机虚拟卡来代替</w:t>
      </w:r>
      <w:r>
        <w:rPr>
          <w:rFonts w:cs="宋体" w:hint="eastAsia"/>
          <w:kern w:val="0"/>
          <w:sz w:val="24"/>
          <w:lang w:bidi="ar"/>
        </w:rPr>
        <w:t>RFID</w:t>
      </w:r>
      <w:r>
        <w:rPr>
          <w:rFonts w:cs="宋体" w:hint="eastAsia"/>
          <w:kern w:val="0"/>
          <w:sz w:val="24"/>
          <w:lang w:bidi="ar"/>
        </w:rPr>
        <w:t>卡，更方便。</w:t>
      </w:r>
    </w:p>
    <w:p w14:paraId="798AFA8A" w14:textId="77777777" w:rsidR="000E7101" w:rsidRDefault="00000000">
      <w:pPr>
        <w:wordWrap w:val="0"/>
        <w:spacing w:beforeLines="50" w:before="156" w:afterLines="50" w:after="156" w:line="360" w:lineRule="auto"/>
        <w:outlineLvl w:val="1"/>
        <w:rPr>
          <w:rFonts w:eastAsia="黑体"/>
          <w:sz w:val="24"/>
        </w:rPr>
      </w:pPr>
      <w:bookmarkStart w:id="79" w:name="_Toc199448565"/>
      <w:r>
        <w:rPr>
          <w:rFonts w:eastAsia="黑体" w:hint="eastAsia"/>
          <w:sz w:val="28"/>
          <w:szCs w:val="28"/>
        </w:rPr>
        <w:t>3.14</w:t>
      </w:r>
      <w:r>
        <w:rPr>
          <w:rFonts w:eastAsia="黑体" w:hint="eastAsia"/>
          <w:sz w:val="28"/>
          <w:szCs w:val="28"/>
        </w:rPr>
        <w:t xml:space="preserve">　</w:t>
      </w:r>
      <w:r>
        <w:rPr>
          <w:rFonts w:eastAsia="黑体" w:hint="eastAsia"/>
          <w:sz w:val="28"/>
          <w:szCs w:val="28"/>
        </w:rPr>
        <w:t>AS608</w:t>
      </w:r>
      <w:r>
        <w:rPr>
          <w:rFonts w:eastAsia="黑体" w:hint="eastAsia"/>
          <w:sz w:val="28"/>
          <w:szCs w:val="28"/>
        </w:rPr>
        <w:t>指纹模块</w:t>
      </w:r>
      <w:bookmarkEnd w:id="79"/>
    </w:p>
    <w:p w14:paraId="63BA84E7" w14:textId="7C3D1C22" w:rsidR="000E7101" w:rsidRDefault="00000000">
      <w:pPr>
        <w:widowControl/>
        <w:wordWrap w:val="0"/>
        <w:spacing w:line="360" w:lineRule="auto"/>
        <w:ind w:firstLineChars="200" w:firstLine="480"/>
        <w:rPr>
          <w:rFonts w:cs="宋体"/>
          <w:kern w:val="0"/>
          <w:sz w:val="24"/>
          <w:lang w:bidi="ar"/>
        </w:rPr>
      </w:pPr>
      <w:r>
        <w:rPr>
          <w:rFonts w:cs="宋体" w:hint="eastAsia"/>
          <w:kern w:val="0"/>
          <w:sz w:val="24"/>
          <w:lang w:bidi="ar"/>
        </w:rPr>
        <w:t>人员进出楼宇可以使用二种验证方式，其中一种是使用指纹模块来进行身份认证。</w:t>
      </w:r>
      <w:r>
        <w:rPr>
          <w:rFonts w:cs="宋体" w:hint="eastAsia"/>
          <w:kern w:val="0"/>
          <w:sz w:val="24"/>
          <w:lang w:bidi="ar"/>
        </w:rPr>
        <w:t>AS608</w:t>
      </w:r>
      <w:r>
        <w:rPr>
          <w:rFonts w:cs="宋体" w:hint="eastAsia"/>
          <w:kern w:val="0"/>
          <w:sz w:val="24"/>
          <w:lang w:bidi="ar"/>
        </w:rPr>
        <w:t>指纹模块通过光学采集指纹图像，光学传感器利用内置光源和摄像头捕捉反射光。然后提取指纹的纹线、端点、分叉等特征点，并将这些特征转化为数学向量，与模块内部数据库中的指纹特征进行对比，根据阈值判断是否为同一指纹，从而实现身份验证。并将信息通过串口将认证信息发送到单片机</w:t>
      </w:r>
      <w:r>
        <w:rPr>
          <w:rFonts w:cs="宋体" w:hint="eastAsia"/>
          <w:kern w:val="0"/>
          <w:sz w:val="24"/>
          <w:lang w:bidi="ar"/>
        </w:rPr>
        <w:t>MCU</w:t>
      </w:r>
      <w:r>
        <w:rPr>
          <w:rFonts w:cs="宋体" w:hint="eastAsia"/>
          <w:kern w:val="0"/>
          <w:sz w:val="24"/>
          <w:lang w:bidi="ar"/>
        </w:rPr>
        <w:t>。指纹模块接口电路图如图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32</w:t>
      </w:r>
      <w:r>
        <w:rPr>
          <w:sz w:val="24"/>
        </w:rPr>
        <w:fldChar w:fldCharType="end"/>
      </w:r>
      <w:r>
        <w:rPr>
          <w:rFonts w:cs="宋体" w:hint="eastAsia"/>
          <w:kern w:val="0"/>
          <w:sz w:val="24"/>
          <w:lang w:bidi="ar"/>
        </w:rPr>
        <w:t>所示，模块的串口</w:t>
      </w:r>
      <w:r>
        <w:rPr>
          <w:rFonts w:cs="宋体" w:hint="eastAsia"/>
          <w:kern w:val="0"/>
          <w:sz w:val="24"/>
          <w:lang w:bidi="ar"/>
        </w:rPr>
        <w:t>TX</w:t>
      </w:r>
      <w:r>
        <w:rPr>
          <w:rFonts w:cs="宋体" w:hint="eastAsia"/>
          <w:kern w:val="0"/>
          <w:sz w:val="24"/>
          <w:lang w:bidi="ar"/>
        </w:rPr>
        <w:t>连接主控</w:t>
      </w:r>
      <w:r>
        <w:rPr>
          <w:rFonts w:cs="宋体" w:hint="eastAsia"/>
          <w:kern w:val="0"/>
          <w:sz w:val="24"/>
          <w:lang w:bidi="ar"/>
        </w:rPr>
        <w:t>MCU</w:t>
      </w:r>
      <w:r>
        <w:rPr>
          <w:rFonts w:cs="宋体" w:hint="eastAsia"/>
          <w:kern w:val="0"/>
          <w:sz w:val="24"/>
          <w:lang w:bidi="ar"/>
        </w:rPr>
        <w:t>的</w:t>
      </w:r>
      <w:r>
        <w:rPr>
          <w:rFonts w:cs="宋体" w:hint="eastAsia"/>
          <w:kern w:val="0"/>
          <w:sz w:val="24"/>
          <w:lang w:bidi="ar"/>
        </w:rPr>
        <w:t>PB11</w:t>
      </w:r>
      <w:r>
        <w:rPr>
          <w:rFonts w:cs="宋体" w:hint="eastAsia"/>
          <w:kern w:val="0"/>
          <w:sz w:val="24"/>
          <w:lang w:bidi="ar"/>
        </w:rPr>
        <w:t>，</w:t>
      </w:r>
      <w:r>
        <w:rPr>
          <w:rFonts w:cs="宋体" w:hint="eastAsia"/>
          <w:kern w:val="0"/>
          <w:sz w:val="24"/>
          <w:lang w:bidi="ar"/>
        </w:rPr>
        <w:t>RX</w:t>
      </w:r>
      <w:r>
        <w:rPr>
          <w:rFonts w:cs="宋体" w:hint="eastAsia"/>
          <w:kern w:val="0"/>
          <w:sz w:val="24"/>
          <w:lang w:bidi="ar"/>
        </w:rPr>
        <w:t>连接</w:t>
      </w:r>
      <w:r>
        <w:rPr>
          <w:rFonts w:cs="宋体" w:hint="eastAsia"/>
          <w:kern w:val="0"/>
          <w:sz w:val="24"/>
          <w:lang w:bidi="ar"/>
        </w:rPr>
        <w:t>PB12</w:t>
      </w:r>
      <w:r>
        <w:rPr>
          <w:rFonts w:cs="宋体" w:hint="eastAsia"/>
          <w:kern w:val="0"/>
          <w:sz w:val="24"/>
          <w:lang w:bidi="ar"/>
        </w:rPr>
        <w:t>，</w:t>
      </w:r>
      <w:r>
        <w:rPr>
          <w:rFonts w:cs="宋体" w:hint="eastAsia"/>
          <w:kern w:val="0"/>
          <w:sz w:val="24"/>
          <w:lang w:bidi="ar"/>
        </w:rPr>
        <w:t>TCH</w:t>
      </w:r>
      <w:r>
        <w:rPr>
          <w:rFonts w:cs="宋体" w:hint="eastAsia"/>
          <w:kern w:val="0"/>
          <w:sz w:val="24"/>
          <w:lang w:bidi="ar"/>
        </w:rPr>
        <w:t>连接</w:t>
      </w:r>
      <w:r>
        <w:rPr>
          <w:rFonts w:cs="宋体" w:hint="eastAsia"/>
          <w:kern w:val="0"/>
          <w:sz w:val="24"/>
          <w:lang w:bidi="ar"/>
        </w:rPr>
        <w:t>PB7</w:t>
      </w:r>
      <w:r>
        <w:rPr>
          <w:rFonts w:cs="宋体" w:hint="eastAsia"/>
          <w:kern w:val="0"/>
          <w:sz w:val="24"/>
          <w:lang w:bidi="ar"/>
        </w:rPr>
        <w:t>。</w:t>
      </w:r>
    </w:p>
    <w:p w14:paraId="05898D07" w14:textId="77777777" w:rsidR="000E7101" w:rsidRDefault="00000000">
      <w:pPr>
        <w:wordWrap w:val="0"/>
        <w:spacing w:line="360" w:lineRule="auto"/>
        <w:jc w:val="center"/>
        <w:rPr>
          <w:sz w:val="24"/>
        </w:rPr>
      </w:pPr>
      <w:r>
        <w:rPr>
          <w:noProof/>
          <w:sz w:val="24"/>
        </w:rPr>
        <w:drawing>
          <wp:inline distT="0" distB="0" distL="0" distR="0" wp14:anchorId="1282694E" wp14:editId="300E9BEB">
            <wp:extent cx="2197100" cy="1246505"/>
            <wp:effectExtent l="0" t="0" r="0" b="0"/>
            <wp:docPr id="1880986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8659" name="图片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2217506" cy="1258339"/>
                    </a:xfrm>
                    <a:prstGeom prst="rect">
                      <a:avLst/>
                    </a:prstGeom>
                    <a:noFill/>
                    <a:ln>
                      <a:noFill/>
                    </a:ln>
                  </pic:spPr>
                </pic:pic>
              </a:graphicData>
            </a:graphic>
          </wp:inline>
        </w:drawing>
      </w:r>
    </w:p>
    <w:p w14:paraId="08F409BB" w14:textId="2A29575F"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32</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hint="eastAsia"/>
          <w:sz w:val="21"/>
          <w:szCs w:val="21"/>
        </w:rPr>
        <w:t>AS608</w:t>
      </w:r>
      <w:r>
        <w:rPr>
          <w:rFonts w:ascii="Times New Roman" w:hAnsi="Times New Roman" w:hint="eastAsia"/>
          <w:sz w:val="21"/>
          <w:szCs w:val="21"/>
        </w:rPr>
        <w:t>指纹模块接口</w:t>
      </w:r>
      <w:r>
        <w:rPr>
          <w:rFonts w:hint="eastAsia"/>
          <w:sz w:val="21"/>
          <w:szCs w:val="21"/>
        </w:rPr>
        <w:t>电路图</w:t>
      </w:r>
    </w:p>
    <w:p w14:paraId="152609A7" w14:textId="77777777" w:rsidR="000E7101" w:rsidRDefault="00000000">
      <w:pPr>
        <w:widowControl/>
        <w:wordWrap w:val="0"/>
        <w:spacing w:line="360" w:lineRule="auto"/>
        <w:ind w:firstLineChars="200" w:firstLine="480"/>
        <w:rPr>
          <w:rFonts w:cs="宋体"/>
          <w:b/>
          <w:bCs/>
          <w:kern w:val="0"/>
          <w:sz w:val="24"/>
          <w:lang w:bidi="ar"/>
        </w:rPr>
      </w:pPr>
      <w:r>
        <w:rPr>
          <w:rFonts w:cs="宋体" w:hint="eastAsia"/>
          <w:kern w:val="0"/>
          <w:sz w:val="24"/>
          <w:lang w:bidi="ar"/>
        </w:rPr>
        <w:t>首次使用需要设定指纹，使用独立按键</w:t>
      </w:r>
      <w:r>
        <w:rPr>
          <w:rFonts w:cs="宋体" w:hint="eastAsia"/>
          <w:kern w:val="0"/>
          <w:sz w:val="24"/>
          <w:lang w:bidi="ar"/>
        </w:rPr>
        <w:t>KEY1</w:t>
      </w:r>
      <w:r>
        <w:rPr>
          <w:rFonts w:cs="宋体" w:hint="eastAsia"/>
          <w:kern w:val="0"/>
          <w:sz w:val="24"/>
          <w:lang w:bidi="ar"/>
        </w:rPr>
        <w:t>控制指纹模块开启识别模式，此时在指纹传感器上按压手指，即可读取指纹照片。系统会自动读取两次，并且将两次的特征点进行比较，当检测合格后，模块会向</w:t>
      </w:r>
      <w:r>
        <w:rPr>
          <w:rFonts w:cs="宋体" w:hint="eastAsia"/>
          <w:kern w:val="0"/>
          <w:sz w:val="24"/>
          <w:lang w:bidi="ar"/>
        </w:rPr>
        <w:t>STM32</w:t>
      </w:r>
      <w:r>
        <w:rPr>
          <w:rFonts w:cs="宋体" w:hint="eastAsia"/>
          <w:kern w:val="0"/>
          <w:sz w:val="24"/>
          <w:lang w:bidi="ar"/>
        </w:rPr>
        <w:t>发送指令</w:t>
      </w:r>
      <w:r>
        <w:rPr>
          <w:rFonts w:cs="宋体"/>
          <w:kern w:val="0"/>
          <w:sz w:val="24"/>
          <w:lang w:bidi="ar"/>
        </w:rPr>
        <w:t>0</w:t>
      </w:r>
      <w:r>
        <w:rPr>
          <w:rFonts w:cs="宋体" w:hint="eastAsia"/>
          <w:kern w:val="0"/>
          <w:sz w:val="24"/>
          <w:lang w:bidi="ar"/>
        </w:rPr>
        <w:t>X</w:t>
      </w:r>
      <w:r>
        <w:rPr>
          <w:rFonts w:cs="宋体"/>
          <w:kern w:val="0"/>
          <w:sz w:val="24"/>
          <w:lang w:bidi="ar"/>
        </w:rPr>
        <w:t>00</w:t>
      </w:r>
      <w:r>
        <w:rPr>
          <w:rFonts w:cs="宋体" w:hint="eastAsia"/>
          <w:kern w:val="0"/>
          <w:sz w:val="24"/>
          <w:lang w:bidi="ar"/>
        </w:rPr>
        <w:t>，代表</w:t>
      </w:r>
      <w:r>
        <w:rPr>
          <w:rFonts w:cs="宋体" w:hint="eastAsia"/>
          <w:kern w:val="0"/>
          <w:sz w:val="24"/>
          <w:lang w:bidi="ar"/>
        </w:rPr>
        <w:t>OK</w:t>
      </w:r>
      <w:r>
        <w:rPr>
          <w:rFonts w:cs="宋体" w:hint="eastAsia"/>
          <w:kern w:val="0"/>
          <w:sz w:val="24"/>
          <w:lang w:bidi="ar"/>
        </w:rPr>
        <w:t>。单片机接收到后，跳转设置</w:t>
      </w:r>
      <w:r>
        <w:rPr>
          <w:rFonts w:cs="宋体" w:hint="eastAsia"/>
          <w:kern w:val="0"/>
          <w:sz w:val="24"/>
          <w:lang w:bidi="ar"/>
        </w:rPr>
        <w:t>ID</w:t>
      </w:r>
      <w:r>
        <w:rPr>
          <w:rFonts w:cs="宋体" w:hint="eastAsia"/>
          <w:kern w:val="0"/>
          <w:sz w:val="24"/>
          <w:lang w:bidi="ar"/>
        </w:rPr>
        <w:t>界面，设置好</w:t>
      </w:r>
      <w:r>
        <w:rPr>
          <w:rFonts w:cs="宋体" w:hint="eastAsia"/>
          <w:kern w:val="0"/>
          <w:sz w:val="24"/>
          <w:lang w:bidi="ar"/>
        </w:rPr>
        <w:t>ID</w:t>
      </w:r>
      <w:r>
        <w:rPr>
          <w:rFonts w:cs="宋体" w:hint="eastAsia"/>
          <w:kern w:val="0"/>
          <w:sz w:val="24"/>
          <w:lang w:bidi="ar"/>
        </w:rPr>
        <w:t>后按下</w:t>
      </w:r>
      <w:r>
        <w:rPr>
          <w:rFonts w:cs="宋体" w:hint="eastAsia"/>
          <w:kern w:val="0"/>
          <w:sz w:val="24"/>
          <w:lang w:bidi="ar"/>
        </w:rPr>
        <w:t>KEY3</w:t>
      </w:r>
      <w:r>
        <w:rPr>
          <w:rFonts w:cs="宋体" w:hint="eastAsia"/>
          <w:kern w:val="0"/>
          <w:sz w:val="24"/>
          <w:lang w:bidi="ar"/>
        </w:rPr>
        <w:t>储存，将指纹存储到</w:t>
      </w:r>
      <w:r>
        <w:rPr>
          <w:rFonts w:cs="宋体" w:hint="eastAsia"/>
          <w:kern w:val="0"/>
          <w:sz w:val="24"/>
          <w:lang w:bidi="ar"/>
        </w:rPr>
        <w:t>AS608</w:t>
      </w:r>
      <w:r>
        <w:rPr>
          <w:rFonts w:cs="宋体" w:hint="eastAsia"/>
          <w:kern w:val="0"/>
          <w:sz w:val="24"/>
          <w:lang w:bidi="ar"/>
        </w:rPr>
        <w:t>模块的存储中。随后，系统退回到工作界面，等待下一次使用。当开启验证指纹功能时，系统会向指纹模块发送验证指纹的指令，模块接收后会自动开启检测。当有手指按下时，系统会自动拍照进行特征点分析，并与指纹库中的指纹进行对比，如果比对成功，模块同样会向</w:t>
      </w:r>
      <w:r>
        <w:rPr>
          <w:rFonts w:cs="宋体" w:hint="eastAsia"/>
          <w:kern w:val="0"/>
          <w:sz w:val="24"/>
          <w:lang w:bidi="ar"/>
        </w:rPr>
        <w:t>STM32</w:t>
      </w:r>
      <w:r>
        <w:rPr>
          <w:rFonts w:cs="宋体" w:hint="eastAsia"/>
          <w:kern w:val="0"/>
          <w:sz w:val="24"/>
          <w:lang w:bidi="ar"/>
        </w:rPr>
        <w:t>发送</w:t>
      </w:r>
      <w:r>
        <w:rPr>
          <w:rFonts w:cs="宋体" w:hint="eastAsia"/>
          <w:kern w:val="0"/>
          <w:sz w:val="24"/>
          <w:lang w:bidi="ar"/>
        </w:rPr>
        <w:t>0X00</w:t>
      </w:r>
      <w:r>
        <w:rPr>
          <w:rFonts w:cs="宋体" w:hint="eastAsia"/>
          <w:kern w:val="0"/>
          <w:sz w:val="24"/>
          <w:lang w:bidi="ar"/>
        </w:rPr>
        <w:t>，单片机接收到后执行开锁指令，此时舵机旋转</w:t>
      </w:r>
      <w:r>
        <w:rPr>
          <w:rFonts w:cs="宋体" w:hint="eastAsia"/>
          <w:kern w:val="0"/>
          <w:sz w:val="24"/>
          <w:lang w:bidi="ar"/>
        </w:rPr>
        <w:t>90</w:t>
      </w:r>
      <w:r>
        <w:rPr>
          <w:rFonts w:cs="宋体" w:hint="eastAsia"/>
          <w:kern w:val="0"/>
          <w:sz w:val="24"/>
          <w:lang w:bidi="ar"/>
        </w:rPr>
        <w:t>度，代表闸机打开。</w:t>
      </w:r>
      <w:r>
        <w:rPr>
          <w:rFonts w:cs="宋体"/>
          <w:kern w:val="0"/>
          <w:sz w:val="24"/>
          <w:lang w:bidi="ar"/>
        </w:rPr>
        <w:t>其工作原理如下：首先，模块内部的光学传感器会发出光线并接收从手指表面反射回来的光线，当手指放置在识别区域时，传感器会对指纹图案进行扫描，并将光学信息转换为数字信号。接着，模块内部的图像处理算法会对数字信号进行处理，提取出指纹的特征信息，如纹路走向、纹线数量、纹线交叉点等，并将这些特征信息与预先</w:t>
      </w:r>
      <w:r>
        <w:rPr>
          <w:rFonts w:cs="宋体"/>
          <w:kern w:val="0"/>
          <w:sz w:val="24"/>
          <w:lang w:bidi="ar"/>
        </w:rPr>
        <w:lastRenderedPageBreak/>
        <w:t>存储在模块中的指纹模板进行比对。最后，如果比对结果显示当前指纹与模板指纹匹配，则模块会输出识别成功的信号；否则，输出识别失败的信号。</w:t>
      </w:r>
    </w:p>
    <w:p w14:paraId="6F4D006A" w14:textId="77777777" w:rsidR="000E7101" w:rsidRDefault="00000000">
      <w:pPr>
        <w:wordWrap w:val="0"/>
        <w:spacing w:beforeLines="50" w:before="156" w:afterLines="50" w:after="156" w:line="360" w:lineRule="auto"/>
        <w:outlineLvl w:val="1"/>
        <w:rPr>
          <w:rFonts w:eastAsia="黑体"/>
          <w:sz w:val="24"/>
        </w:rPr>
      </w:pPr>
      <w:bookmarkStart w:id="80" w:name="_Toc199448566"/>
      <w:r>
        <w:rPr>
          <w:rFonts w:eastAsia="黑体" w:hint="eastAsia"/>
          <w:sz w:val="28"/>
          <w:szCs w:val="28"/>
        </w:rPr>
        <w:t>3.15</w:t>
      </w:r>
      <w:r>
        <w:rPr>
          <w:rFonts w:eastAsia="黑体" w:hint="eastAsia"/>
          <w:sz w:val="28"/>
          <w:szCs w:val="28"/>
        </w:rPr>
        <w:t xml:space="preserve">　</w:t>
      </w:r>
      <w:r>
        <w:rPr>
          <w:rFonts w:eastAsia="黑体" w:hint="eastAsia"/>
          <w:sz w:val="28"/>
          <w:szCs w:val="28"/>
        </w:rPr>
        <w:t>RDK X5</w:t>
      </w:r>
      <w:r>
        <w:rPr>
          <w:rFonts w:eastAsia="黑体" w:hint="eastAsia"/>
          <w:sz w:val="28"/>
          <w:szCs w:val="28"/>
        </w:rPr>
        <w:t>人脸识别模块</w:t>
      </w:r>
      <w:bookmarkEnd w:id="80"/>
    </w:p>
    <w:p w14:paraId="7815DDE9" w14:textId="4B895EB5" w:rsidR="000E7101" w:rsidRDefault="00000000">
      <w:pPr>
        <w:wordWrap w:val="0"/>
        <w:spacing w:line="360" w:lineRule="auto"/>
        <w:ind w:firstLineChars="200" w:firstLine="480"/>
        <w:rPr>
          <w:sz w:val="24"/>
          <w:szCs w:val="32"/>
          <w:lang w:bidi="ar"/>
        </w:rPr>
      </w:pPr>
      <w:r>
        <w:rPr>
          <w:rFonts w:hint="eastAsia"/>
          <w:sz w:val="24"/>
          <w:szCs w:val="32"/>
          <w:lang w:bidi="ar"/>
        </w:rPr>
        <w:t>人员进出楼宇也可以使用人脸识别来确认身份信息。</w:t>
      </w:r>
      <w:r>
        <w:rPr>
          <w:rFonts w:hint="eastAsia"/>
          <w:sz w:val="24"/>
          <w:szCs w:val="32"/>
          <w:lang w:bidi="ar"/>
        </w:rPr>
        <w:t>RDK X5</w:t>
      </w:r>
      <w:r>
        <w:rPr>
          <w:rFonts w:hint="eastAsia"/>
          <w:sz w:val="24"/>
          <w:szCs w:val="32"/>
          <w:lang w:bidi="ar"/>
        </w:rPr>
        <w:t>开发版类似一个微型</w:t>
      </w:r>
      <w:r>
        <w:rPr>
          <w:rFonts w:hint="eastAsia"/>
          <w:sz w:val="24"/>
          <w:szCs w:val="32"/>
          <w:lang w:bidi="ar"/>
        </w:rPr>
        <w:t>Linux</w:t>
      </w:r>
      <w:r>
        <w:rPr>
          <w:rFonts w:hint="eastAsia"/>
          <w:sz w:val="24"/>
          <w:szCs w:val="32"/>
          <w:lang w:bidi="ar"/>
        </w:rPr>
        <w:t>电脑，带有</w:t>
      </w:r>
      <w:r>
        <w:rPr>
          <w:rFonts w:hint="eastAsia"/>
          <w:sz w:val="24"/>
          <w:szCs w:val="32"/>
          <w:lang w:bidi="ar"/>
        </w:rPr>
        <w:t>40PIN</w:t>
      </w:r>
      <w:r>
        <w:rPr>
          <w:rFonts w:hint="eastAsia"/>
          <w:sz w:val="24"/>
          <w:szCs w:val="32"/>
          <w:lang w:bidi="ar"/>
        </w:rPr>
        <w:t>管脚。由于</w:t>
      </w:r>
      <w:r>
        <w:rPr>
          <w:rFonts w:hint="eastAsia"/>
          <w:sz w:val="24"/>
          <w:szCs w:val="32"/>
          <w:lang w:bidi="ar"/>
        </w:rPr>
        <w:t>RDK</w:t>
      </w:r>
      <w:r>
        <w:rPr>
          <w:rFonts w:hint="eastAsia"/>
          <w:sz w:val="24"/>
          <w:szCs w:val="32"/>
          <w:lang w:bidi="ar"/>
        </w:rPr>
        <w:t>需要稳定供电，也防止电流反灌烧坏开版，在输出端口接入了一个光偶与主控板隔离开来。本系统中使用</w:t>
      </w:r>
      <w:r>
        <w:rPr>
          <w:rFonts w:hint="eastAsia"/>
          <w:sz w:val="24"/>
          <w:szCs w:val="32"/>
          <w:lang w:bidi="ar"/>
        </w:rPr>
        <w:t>RDK</w:t>
      </w:r>
      <w:r>
        <w:rPr>
          <w:rFonts w:hint="eastAsia"/>
          <w:sz w:val="24"/>
          <w:szCs w:val="32"/>
          <w:lang w:bidi="ar"/>
        </w:rPr>
        <w:t>开发板的</w:t>
      </w:r>
      <w:r>
        <w:rPr>
          <w:rFonts w:hint="eastAsia"/>
          <w:sz w:val="24"/>
          <w:szCs w:val="32"/>
          <w:lang w:bidi="ar"/>
        </w:rPr>
        <w:t>37</w:t>
      </w:r>
      <w:r>
        <w:rPr>
          <w:rFonts w:hint="eastAsia"/>
          <w:sz w:val="24"/>
          <w:szCs w:val="32"/>
          <w:lang w:bidi="ar"/>
        </w:rPr>
        <w:t>和</w:t>
      </w:r>
      <w:r>
        <w:rPr>
          <w:rFonts w:hint="eastAsia"/>
          <w:sz w:val="24"/>
          <w:szCs w:val="32"/>
          <w:lang w:bidi="ar"/>
        </w:rPr>
        <w:t>39</w:t>
      </w:r>
      <w:r>
        <w:rPr>
          <w:rFonts w:hint="eastAsia"/>
          <w:sz w:val="24"/>
          <w:szCs w:val="32"/>
          <w:lang w:bidi="ar"/>
        </w:rPr>
        <w:t>引脚输出信号，通过</w:t>
      </w:r>
      <w:r>
        <w:rPr>
          <w:rFonts w:hint="eastAsia"/>
          <w:sz w:val="24"/>
          <w:szCs w:val="32"/>
          <w:lang w:bidi="ar"/>
        </w:rPr>
        <w:t>PC817</w:t>
      </w:r>
      <w:r>
        <w:rPr>
          <w:rFonts w:hint="eastAsia"/>
          <w:sz w:val="24"/>
          <w:szCs w:val="32"/>
          <w:lang w:bidi="ar"/>
        </w:rPr>
        <w:t>光耦隔离，输送到主控</w:t>
      </w:r>
      <w:r>
        <w:rPr>
          <w:rFonts w:hint="eastAsia"/>
          <w:sz w:val="24"/>
          <w:szCs w:val="32"/>
          <w:lang w:bidi="ar"/>
        </w:rPr>
        <w:t>MCU</w:t>
      </w:r>
      <w:r>
        <w:rPr>
          <w:rFonts w:hint="eastAsia"/>
          <w:sz w:val="24"/>
          <w:szCs w:val="32"/>
          <w:lang w:bidi="ar"/>
        </w:rPr>
        <w:t>的</w:t>
      </w:r>
      <w:r>
        <w:rPr>
          <w:rFonts w:hint="eastAsia"/>
          <w:sz w:val="24"/>
          <w:szCs w:val="32"/>
          <w:lang w:bidi="ar"/>
        </w:rPr>
        <w:t>PA8</w:t>
      </w:r>
      <w:r>
        <w:rPr>
          <w:rFonts w:hint="eastAsia"/>
          <w:sz w:val="24"/>
          <w:szCs w:val="32"/>
          <w:lang w:bidi="ar"/>
        </w:rPr>
        <w:t>引脚。它使用外置摄像头来收集人脸数据信息，并与开发板内的人脸数据进行比对，当数据比对成功时，</w:t>
      </w:r>
      <w:r>
        <w:rPr>
          <w:rFonts w:hint="eastAsia"/>
          <w:sz w:val="24"/>
          <w:szCs w:val="32"/>
          <w:lang w:bidi="ar"/>
        </w:rPr>
        <w:t>RDK</w:t>
      </w:r>
      <w:r>
        <w:rPr>
          <w:rFonts w:hint="eastAsia"/>
          <w:sz w:val="24"/>
          <w:szCs w:val="32"/>
          <w:lang w:bidi="ar"/>
        </w:rPr>
        <w:t>开发板</w:t>
      </w:r>
      <w:r>
        <w:rPr>
          <w:rFonts w:hint="eastAsia"/>
          <w:sz w:val="24"/>
          <w:szCs w:val="32"/>
          <w:lang w:bidi="ar"/>
        </w:rPr>
        <w:t>37</w:t>
      </w:r>
      <w:r>
        <w:rPr>
          <w:rFonts w:hint="eastAsia"/>
          <w:sz w:val="24"/>
          <w:szCs w:val="32"/>
          <w:lang w:bidi="ar"/>
        </w:rPr>
        <w:t>号引脚输出高电平，此时光耦导通，</w:t>
      </w:r>
      <w:r>
        <w:rPr>
          <w:rFonts w:hint="eastAsia"/>
          <w:sz w:val="24"/>
          <w:szCs w:val="32"/>
          <w:lang w:bidi="ar"/>
        </w:rPr>
        <w:t>PA8</w:t>
      </w:r>
      <w:r>
        <w:rPr>
          <w:rFonts w:hint="eastAsia"/>
          <w:sz w:val="24"/>
          <w:szCs w:val="32"/>
          <w:lang w:bidi="ar"/>
        </w:rPr>
        <w:t>引脚被拉至低电平，</w:t>
      </w:r>
      <w:r>
        <w:rPr>
          <w:rFonts w:hint="eastAsia"/>
          <w:sz w:val="24"/>
          <w:szCs w:val="32"/>
          <w:lang w:bidi="ar"/>
        </w:rPr>
        <w:t>MCU</w:t>
      </w:r>
      <w:r>
        <w:rPr>
          <w:rFonts w:hint="eastAsia"/>
          <w:sz w:val="24"/>
          <w:szCs w:val="32"/>
          <w:lang w:bidi="ar"/>
        </w:rPr>
        <w:t>检测对应信号，执行后续操作。</w:t>
      </w:r>
      <w:r>
        <w:rPr>
          <w:rFonts w:hint="eastAsia"/>
          <w:sz w:val="24"/>
          <w:szCs w:val="32"/>
          <w:lang w:bidi="ar"/>
        </w:rPr>
        <w:t>RDK X5</w:t>
      </w:r>
      <w:r>
        <w:rPr>
          <w:rFonts w:hint="eastAsia"/>
          <w:sz w:val="24"/>
          <w:szCs w:val="32"/>
          <w:lang w:bidi="ar"/>
        </w:rPr>
        <w:t>开发版管脚连接光耦电路图如图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33</w:t>
      </w:r>
      <w:r>
        <w:rPr>
          <w:sz w:val="24"/>
        </w:rPr>
        <w:fldChar w:fldCharType="end"/>
      </w:r>
      <w:r>
        <w:rPr>
          <w:rFonts w:hint="eastAsia"/>
          <w:sz w:val="24"/>
          <w:szCs w:val="32"/>
          <w:lang w:bidi="ar"/>
        </w:rPr>
        <w:t>所示。</w:t>
      </w:r>
    </w:p>
    <w:p w14:paraId="79EF3A23" w14:textId="77777777" w:rsidR="000E7101" w:rsidRDefault="00000000">
      <w:pPr>
        <w:wordWrap w:val="0"/>
        <w:spacing w:line="360" w:lineRule="auto"/>
        <w:jc w:val="center"/>
        <w:rPr>
          <w:sz w:val="24"/>
        </w:rPr>
      </w:pPr>
      <w:r>
        <w:rPr>
          <w:noProof/>
          <w:sz w:val="24"/>
        </w:rPr>
        <w:drawing>
          <wp:inline distT="0" distB="0" distL="0" distR="0" wp14:anchorId="3B806442" wp14:editId="4793024E">
            <wp:extent cx="3503930" cy="3204210"/>
            <wp:effectExtent l="0" t="0" r="1270" b="0"/>
            <wp:docPr id="10836096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9626" name="图片 1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3525902" cy="3224460"/>
                    </a:xfrm>
                    <a:prstGeom prst="rect">
                      <a:avLst/>
                    </a:prstGeom>
                    <a:noFill/>
                    <a:ln>
                      <a:noFill/>
                    </a:ln>
                  </pic:spPr>
                </pic:pic>
              </a:graphicData>
            </a:graphic>
          </wp:inline>
        </w:drawing>
      </w:r>
    </w:p>
    <w:p w14:paraId="699652B7" w14:textId="2ABEC3DB"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33</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hint="eastAsia"/>
          <w:sz w:val="21"/>
          <w:szCs w:val="21"/>
        </w:rPr>
        <w:t>RDK-X5</w:t>
      </w:r>
      <w:r>
        <w:rPr>
          <w:rFonts w:ascii="Times New Roman" w:hAnsi="Times New Roman" w:hint="eastAsia"/>
          <w:sz w:val="21"/>
          <w:szCs w:val="21"/>
        </w:rPr>
        <w:t>人脸识别系统接口电路</w:t>
      </w:r>
    </w:p>
    <w:p w14:paraId="46F01604" w14:textId="77777777" w:rsidR="000E7101" w:rsidRDefault="00000000">
      <w:pPr>
        <w:wordWrap w:val="0"/>
        <w:spacing w:beforeLines="50" w:before="156" w:afterLines="50" w:after="156" w:line="360" w:lineRule="auto"/>
        <w:outlineLvl w:val="1"/>
        <w:rPr>
          <w:rFonts w:eastAsia="黑体"/>
          <w:sz w:val="24"/>
        </w:rPr>
      </w:pPr>
      <w:bookmarkStart w:id="81" w:name="_Toc199448567"/>
      <w:r>
        <w:rPr>
          <w:rFonts w:eastAsia="黑体" w:hint="eastAsia"/>
          <w:sz w:val="28"/>
          <w:szCs w:val="28"/>
        </w:rPr>
        <w:t>3.16</w:t>
      </w:r>
      <w:r>
        <w:rPr>
          <w:rFonts w:eastAsia="黑体" w:hint="eastAsia"/>
          <w:sz w:val="28"/>
          <w:szCs w:val="28"/>
        </w:rPr>
        <w:t xml:space="preserve">　按键检测电路</w:t>
      </w:r>
      <w:bookmarkEnd w:id="81"/>
    </w:p>
    <w:p w14:paraId="038961A3" w14:textId="05062EA3" w:rsidR="000E7101" w:rsidRDefault="00000000">
      <w:pPr>
        <w:widowControl/>
        <w:wordWrap w:val="0"/>
        <w:spacing w:line="360" w:lineRule="auto"/>
        <w:ind w:firstLineChars="200" w:firstLine="480"/>
        <w:rPr>
          <w:rFonts w:cs="宋体"/>
          <w:kern w:val="0"/>
          <w:sz w:val="24"/>
          <w:lang w:bidi="ar"/>
        </w:rPr>
      </w:pPr>
      <w:r>
        <w:rPr>
          <w:rFonts w:cs="宋体" w:hint="eastAsia"/>
          <w:kern w:val="0"/>
          <w:sz w:val="24"/>
          <w:lang w:bidi="ar"/>
        </w:rPr>
        <w:t>由于楼宇人员信息检测系统需要依赖管理员手动录入指纹，以及供用户启动指纹识别功能，故需要按键系统来进行人机操作。本文采用五个独立按键分别为</w:t>
      </w:r>
      <w:r>
        <w:rPr>
          <w:rFonts w:cs="宋体" w:hint="eastAsia"/>
          <w:kern w:val="0"/>
          <w:sz w:val="24"/>
          <w:lang w:bidi="ar"/>
        </w:rPr>
        <w:t>KEY1~KEY5</w:t>
      </w:r>
      <w:r>
        <w:rPr>
          <w:rFonts w:cs="宋体" w:hint="eastAsia"/>
          <w:kern w:val="0"/>
          <w:sz w:val="24"/>
          <w:lang w:bidi="ar"/>
        </w:rPr>
        <w:t>，采用下拉输入，一端连接主控</w:t>
      </w:r>
      <w:r>
        <w:rPr>
          <w:rFonts w:cs="宋体" w:hint="eastAsia"/>
          <w:kern w:val="0"/>
          <w:sz w:val="24"/>
          <w:lang w:bidi="ar"/>
        </w:rPr>
        <w:t>MCU</w:t>
      </w:r>
      <w:r>
        <w:rPr>
          <w:rFonts w:cs="宋体" w:hint="eastAsia"/>
          <w:kern w:val="0"/>
          <w:sz w:val="24"/>
          <w:lang w:bidi="ar"/>
        </w:rPr>
        <w:t>的</w:t>
      </w:r>
      <w:r>
        <w:rPr>
          <w:rFonts w:cs="宋体" w:hint="eastAsia"/>
          <w:kern w:val="0"/>
          <w:sz w:val="24"/>
          <w:lang w:bidi="ar"/>
        </w:rPr>
        <w:t>PA2~PA6</w:t>
      </w:r>
      <w:r>
        <w:rPr>
          <w:rFonts w:cs="宋体" w:hint="eastAsia"/>
          <w:kern w:val="0"/>
          <w:sz w:val="24"/>
          <w:lang w:bidi="ar"/>
        </w:rPr>
        <w:t>引脚，另一端连接</w:t>
      </w:r>
      <w:r>
        <w:rPr>
          <w:rFonts w:cs="宋体" w:hint="eastAsia"/>
          <w:kern w:val="0"/>
          <w:sz w:val="24"/>
          <w:lang w:bidi="ar"/>
        </w:rPr>
        <w:t>GND</w:t>
      </w:r>
      <w:r>
        <w:rPr>
          <w:rFonts w:cs="宋体" w:hint="eastAsia"/>
          <w:kern w:val="0"/>
          <w:sz w:val="24"/>
          <w:lang w:bidi="ar"/>
        </w:rPr>
        <w:t>，其中</w:t>
      </w:r>
      <w:r>
        <w:rPr>
          <w:rFonts w:cs="宋体" w:hint="eastAsia"/>
          <w:kern w:val="0"/>
          <w:sz w:val="24"/>
          <w:lang w:bidi="ar"/>
        </w:rPr>
        <w:t>KEY1</w:t>
      </w:r>
      <w:r>
        <w:rPr>
          <w:rFonts w:cs="宋体" w:hint="eastAsia"/>
          <w:kern w:val="0"/>
          <w:sz w:val="24"/>
          <w:lang w:bidi="ar"/>
        </w:rPr>
        <w:t>负责启动添加指纹功能，</w:t>
      </w:r>
      <w:r>
        <w:rPr>
          <w:rFonts w:cs="宋体" w:hint="eastAsia"/>
          <w:kern w:val="0"/>
          <w:sz w:val="24"/>
          <w:lang w:bidi="ar"/>
        </w:rPr>
        <w:t>KEY2</w:t>
      </w:r>
      <w:r>
        <w:rPr>
          <w:rFonts w:cs="宋体" w:hint="eastAsia"/>
          <w:kern w:val="0"/>
          <w:sz w:val="24"/>
          <w:lang w:bidi="ar"/>
        </w:rPr>
        <w:t>负责二级菜单里的指纹存储加功能，</w:t>
      </w:r>
      <w:r>
        <w:rPr>
          <w:rFonts w:cs="宋体" w:hint="eastAsia"/>
          <w:kern w:val="0"/>
          <w:sz w:val="24"/>
          <w:lang w:bidi="ar"/>
        </w:rPr>
        <w:t>KEY3</w:t>
      </w:r>
      <w:r>
        <w:rPr>
          <w:rFonts w:cs="宋体" w:hint="eastAsia"/>
          <w:kern w:val="0"/>
          <w:sz w:val="24"/>
          <w:lang w:bidi="ar"/>
        </w:rPr>
        <w:t>负责启动删</w:t>
      </w:r>
      <w:r>
        <w:rPr>
          <w:rFonts w:cs="宋体" w:hint="eastAsia"/>
          <w:kern w:val="0"/>
          <w:sz w:val="24"/>
          <w:lang w:bidi="ar"/>
        </w:rPr>
        <w:lastRenderedPageBreak/>
        <w:t>除指纹功能，</w:t>
      </w:r>
      <w:r>
        <w:rPr>
          <w:rFonts w:cs="宋体" w:hint="eastAsia"/>
          <w:kern w:val="0"/>
          <w:sz w:val="24"/>
          <w:lang w:bidi="ar"/>
        </w:rPr>
        <w:t>KEY4</w:t>
      </w:r>
      <w:r>
        <w:rPr>
          <w:rFonts w:cs="宋体" w:hint="eastAsia"/>
          <w:kern w:val="0"/>
          <w:sz w:val="24"/>
          <w:lang w:bidi="ar"/>
        </w:rPr>
        <w:t>负责二级菜单里的指纹存储减功能，</w:t>
      </w:r>
      <w:r>
        <w:rPr>
          <w:rFonts w:cs="宋体" w:hint="eastAsia"/>
          <w:kern w:val="0"/>
          <w:sz w:val="24"/>
          <w:lang w:bidi="ar"/>
        </w:rPr>
        <w:t>KEY5</w:t>
      </w:r>
      <w:r>
        <w:rPr>
          <w:rFonts w:cs="宋体" w:hint="eastAsia"/>
          <w:kern w:val="0"/>
          <w:sz w:val="24"/>
          <w:lang w:bidi="ar"/>
        </w:rPr>
        <w:t>负责验证指纹功能。图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34</w:t>
      </w:r>
      <w:r>
        <w:rPr>
          <w:sz w:val="24"/>
        </w:rPr>
        <w:fldChar w:fldCharType="end"/>
      </w:r>
      <w:r>
        <w:rPr>
          <w:rFonts w:cs="宋体" w:hint="eastAsia"/>
          <w:kern w:val="0"/>
          <w:sz w:val="24"/>
          <w:lang w:bidi="ar"/>
        </w:rPr>
        <w:t>为独立按键电路图。</w:t>
      </w:r>
    </w:p>
    <w:p w14:paraId="487356F2" w14:textId="77777777" w:rsidR="000E7101" w:rsidRDefault="00000000">
      <w:pPr>
        <w:wordWrap w:val="0"/>
        <w:spacing w:line="360" w:lineRule="auto"/>
        <w:jc w:val="center"/>
        <w:rPr>
          <w:sz w:val="24"/>
        </w:rPr>
      </w:pPr>
      <w:r>
        <w:rPr>
          <w:noProof/>
          <w:sz w:val="24"/>
        </w:rPr>
        <w:drawing>
          <wp:inline distT="0" distB="0" distL="0" distR="0" wp14:anchorId="6DCC4B5E" wp14:editId="5174379A">
            <wp:extent cx="1483360" cy="1892935"/>
            <wp:effectExtent l="0" t="0" r="2540" b="0"/>
            <wp:docPr id="278198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9808" name="图片 7"/>
                    <pic:cNvPicPr>
                      <a:picLocks noChangeAspect="1" noChangeArrowheads="1"/>
                    </pic:cNvPicPr>
                  </pic:nvPicPr>
                  <pic:blipFill>
                    <a:blip r:embed="rId54">
                      <a:extLst>
                        <a:ext uri="{28A0092B-C50C-407E-A947-70E740481C1C}">
                          <a14:useLocalDpi xmlns:a14="http://schemas.microsoft.com/office/drawing/2010/main" val="0"/>
                        </a:ext>
                      </a:extLst>
                    </a:blip>
                    <a:srcRect l="31084" r="30352" b="7498"/>
                    <a:stretch>
                      <a:fillRect/>
                    </a:stretch>
                  </pic:blipFill>
                  <pic:spPr>
                    <a:xfrm>
                      <a:off x="0" y="0"/>
                      <a:ext cx="1495312" cy="1908063"/>
                    </a:xfrm>
                    <a:prstGeom prst="rect">
                      <a:avLst/>
                    </a:prstGeom>
                    <a:noFill/>
                    <a:ln>
                      <a:noFill/>
                    </a:ln>
                  </pic:spPr>
                </pic:pic>
              </a:graphicData>
            </a:graphic>
          </wp:inline>
        </w:drawing>
      </w:r>
    </w:p>
    <w:p w14:paraId="0BDB6C9E" w14:textId="1CB5E74F"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34</w:t>
      </w:r>
      <w:r>
        <w:rPr>
          <w:rFonts w:ascii="Times New Roman" w:hAnsi="Times New Roman"/>
          <w:sz w:val="21"/>
          <w:szCs w:val="21"/>
        </w:rPr>
        <w:fldChar w:fldCharType="end"/>
      </w:r>
      <w:r>
        <w:rPr>
          <w:rFonts w:ascii="Times New Roman" w:hAnsi="Times New Roman" w:hint="eastAsia"/>
          <w:sz w:val="21"/>
          <w:szCs w:val="21"/>
        </w:rPr>
        <w:t xml:space="preserve">　独立按键</w:t>
      </w:r>
      <w:r>
        <w:rPr>
          <w:rFonts w:hint="eastAsia"/>
          <w:sz w:val="21"/>
          <w:szCs w:val="21"/>
        </w:rPr>
        <w:t>电路图</w:t>
      </w:r>
    </w:p>
    <w:p w14:paraId="7BE28FAF" w14:textId="77777777" w:rsidR="000E7101" w:rsidRDefault="00000000">
      <w:pPr>
        <w:wordWrap w:val="0"/>
        <w:spacing w:beforeLines="50" w:before="156" w:afterLines="50" w:after="156" w:line="360" w:lineRule="auto"/>
        <w:outlineLvl w:val="1"/>
        <w:rPr>
          <w:rFonts w:eastAsia="黑体"/>
          <w:sz w:val="24"/>
        </w:rPr>
      </w:pPr>
      <w:bookmarkStart w:id="82" w:name="_Toc199448568"/>
      <w:r>
        <w:rPr>
          <w:rFonts w:eastAsia="黑体" w:hint="eastAsia"/>
          <w:sz w:val="28"/>
          <w:szCs w:val="28"/>
        </w:rPr>
        <w:t>3.17</w:t>
      </w:r>
      <w:r>
        <w:rPr>
          <w:rFonts w:eastAsia="黑体" w:hint="eastAsia"/>
          <w:sz w:val="28"/>
          <w:szCs w:val="28"/>
        </w:rPr>
        <w:t xml:space="preserve">　</w:t>
      </w:r>
      <w:r>
        <w:rPr>
          <w:rFonts w:eastAsia="黑体" w:hint="eastAsia"/>
          <w:sz w:val="28"/>
          <w:szCs w:val="28"/>
        </w:rPr>
        <w:t>SG90</w:t>
      </w:r>
      <w:r>
        <w:rPr>
          <w:rFonts w:eastAsia="黑体" w:hint="eastAsia"/>
          <w:sz w:val="28"/>
          <w:szCs w:val="28"/>
        </w:rPr>
        <w:t>舵机模块</w:t>
      </w:r>
      <w:bookmarkEnd w:id="82"/>
    </w:p>
    <w:p w14:paraId="3DAF25CF" w14:textId="77777777" w:rsidR="000E7101" w:rsidRDefault="00000000">
      <w:pPr>
        <w:widowControl/>
        <w:wordWrap w:val="0"/>
        <w:spacing w:line="360" w:lineRule="auto"/>
        <w:ind w:firstLineChars="200" w:firstLine="480"/>
        <w:rPr>
          <w:rFonts w:cs="宋体"/>
          <w:kern w:val="0"/>
          <w:sz w:val="24"/>
          <w:lang w:bidi="ar"/>
        </w:rPr>
      </w:pPr>
      <w:r>
        <w:rPr>
          <w:rFonts w:cs="宋体" w:hint="eastAsia"/>
          <w:kern w:val="0"/>
          <w:sz w:val="24"/>
          <w:lang w:bidi="ar"/>
        </w:rPr>
        <w:t>SG90</w:t>
      </w:r>
      <w:r>
        <w:rPr>
          <w:rFonts w:cs="宋体" w:hint="eastAsia"/>
          <w:kern w:val="0"/>
          <w:sz w:val="24"/>
          <w:lang w:bidi="ar"/>
        </w:rPr>
        <w:t>舵机是一种小巧轻便的微型伺服电机，应用于遥控模型，自动化等领域，</w:t>
      </w:r>
      <w:r>
        <w:rPr>
          <w:rFonts w:cs="宋体"/>
          <w:kern w:val="0"/>
          <w:sz w:val="24"/>
          <w:lang w:bidi="ar"/>
        </w:rPr>
        <w:t>其结构主要直流电机、减速齿轮组、位置检测元件（如电位器）、控制电路以及外壳组成</w:t>
      </w:r>
      <w:r>
        <w:rPr>
          <w:rFonts w:cs="宋体" w:hint="eastAsia"/>
          <w:kern w:val="0"/>
          <w:sz w:val="24"/>
          <w:lang w:bidi="ar"/>
        </w:rPr>
        <w:t>。它能够在</w:t>
      </w:r>
      <w:r>
        <w:rPr>
          <w:rFonts w:cs="宋体" w:hint="eastAsia"/>
          <w:kern w:val="0"/>
          <w:sz w:val="24"/>
          <w:lang w:bidi="ar"/>
        </w:rPr>
        <w:t>PMW</w:t>
      </w:r>
      <w:r>
        <w:rPr>
          <w:rFonts w:cs="宋体" w:hint="eastAsia"/>
          <w:kern w:val="0"/>
          <w:sz w:val="24"/>
          <w:lang w:bidi="ar"/>
        </w:rPr>
        <w:t>信号控制下实现</w:t>
      </w:r>
      <w:r>
        <w:rPr>
          <w:rFonts w:cs="宋体" w:hint="eastAsia"/>
          <w:kern w:val="0"/>
          <w:sz w:val="24"/>
          <w:lang w:bidi="ar"/>
        </w:rPr>
        <w:t>180</w:t>
      </w:r>
      <w:r>
        <w:rPr>
          <w:rFonts w:cs="宋体" w:hint="eastAsia"/>
          <w:kern w:val="0"/>
          <w:sz w:val="24"/>
          <w:lang w:bidi="ar"/>
        </w:rPr>
        <w:t>度旋转，工作电压</w:t>
      </w:r>
      <w:r>
        <w:rPr>
          <w:rFonts w:cs="宋体" w:hint="eastAsia"/>
          <w:kern w:val="0"/>
          <w:sz w:val="24"/>
          <w:lang w:bidi="ar"/>
        </w:rPr>
        <w:t>4.8V~6V</w:t>
      </w:r>
      <w:r>
        <w:rPr>
          <w:rFonts w:cs="宋体" w:hint="eastAsia"/>
          <w:kern w:val="0"/>
          <w:sz w:val="24"/>
          <w:lang w:bidi="ar"/>
        </w:rPr>
        <w:t>。</w:t>
      </w:r>
    </w:p>
    <w:p w14:paraId="034A4C25" w14:textId="7BC83400" w:rsidR="000E7101" w:rsidRDefault="00000000">
      <w:pPr>
        <w:widowControl/>
        <w:wordWrap w:val="0"/>
        <w:spacing w:line="360" w:lineRule="auto"/>
        <w:ind w:firstLineChars="200" w:firstLine="480"/>
        <w:rPr>
          <w:rFonts w:cs="宋体"/>
          <w:kern w:val="0"/>
          <w:sz w:val="24"/>
          <w:lang w:bidi="ar"/>
        </w:rPr>
      </w:pPr>
      <w:r>
        <w:rPr>
          <w:rFonts w:cs="宋体" w:hint="eastAsia"/>
          <w:kern w:val="0"/>
          <w:sz w:val="24"/>
          <w:lang w:bidi="ar"/>
        </w:rPr>
        <w:t>本系统使用</w:t>
      </w:r>
      <w:r>
        <w:rPr>
          <w:rFonts w:cs="宋体" w:hint="eastAsia"/>
          <w:kern w:val="0"/>
          <w:sz w:val="24"/>
          <w:lang w:bidi="ar"/>
        </w:rPr>
        <w:t>SG90</w:t>
      </w:r>
      <w:r>
        <w:rPr>
          <w:rFonts w:cs="宋体" w:hint="eastAsia"/>
          <w:kern w:val="0"/>
          <w:sz w:val="24"/>
          <w:lang w:bidi="ar"/>
        </w:rPr>
        <w:t>舵机来代替闸机系统，当给予</w:t>
      </w:r>
      <w:r>
        <w:rPr>
          <w:rFonts w:cs="宋体" w:hint="eastAsia"/>
          <w:kern w:val="0"/>
          <w:sz w:val="24"/>
          <w:lang w:bidi="ar"/>
        </w:rPr>
        <w:t>50Hz</w:t>
      </w:r>
      <w:r>
        <w:rPr>
          <w:rFonts w:cs="宋体" w:hint="eastAsia"/>
          <w:kern w:val="0"/>
          <w:sz w:val="24"/>
          <w:lang w:bidi="ar"/>
        </w:rPr>
        <w:t>的</w:t>
      </w:r>
      <w:r>
        <w:rPr>
          <w:rFonts w:cs="宋体" w:hint="eastAsia"/>
          <w:kern w:val="0"/>
          <w:sz w:val="24"/>
          <w:lang w:bidi="ar"/>
        </w:rPr>
        <w:t>PWM</w:t>
      </w:r>
      <w:r>
        <w:rPr>
          <w:rFonts w:cs="宋体" w:hint="eastAsia"/>
          <w:kern w:val="0"/>
          <w:sz w:val="24"/>
          <w:lang w:bidi="ar"/>
        </w:rPr>
        <w:t>信号，即可控制舵机运转。</w:t>
      </w:r>
      <w:r>
        <w:rPr>
          <w:rFonts w:cs="宋体" w:hint="eastAsia"/>
          <w:kern w:val="0"/>
          <w:sz w:val="24"/>
          <w:lang w:bidi="ar"/>
        </w:rPr>
        <w:t>SG90</w:t>
      </w:r>
      <w:r>
        <w:rPr>
          <w:rFonts w:cs="宋体" w:hint="eastAsia"/>
          <w:kern w:val="0"/>
          <w:sz w:val="24"/>
          <w:lang w:bidi="ar"/>
        </w:rPr>
        <w:t>舵机接口电路图如图</w:t>
      </w:r>
      <w:r>
        <w:rPr>
          <w:rFonts w:cs="宋体"/>
          <w:kern w:val="0"/>
          <w:sz w:val="24"/>
          <w:lang w:bidi="ar"/>
        </w:rPr>
        <w:fldChar w:fldCharType="begin"/>
      </w:r>
      <w:r>
        <w:rPr>
          <w:rFonts w:cs="宋体"/>
          <w:kern w:val="0"/>
          <w:sz w:val="24"/>
          <w:lang w:bidi="ar"/>
        </w:rPr>
        <w:instrText xml:space="preserve"> </w:instrText>
      </w:r>
      <w:r>
        <w:rPr>
          <w:rFonts w:cs="宋体" w:hint="eastAsia"/>
          <w:kern w:val="0"/>
          <w:sz w:val="24"/>
          <w:lang w:bidi="ar"/>
        </w:rPr>
        <w:instrText>Seq eq \c</w:instrText>
      </w:r>
      <w:r>
        <w:rPr>
          <w:rFonts w:cs="宋体"/>
          <w:kern w:val="0"/>
          <w:sz w:val="24"/>
          <w:lang w:bidi="ar"/>
        </w:rPr>
        <w:instrText xml:space="preserve"> </w:instrText>
      </w:r>
      <w:r>
        <w:rPr>
          <w:rFonts w:cs="宋体"/>
          <w:kern w:val="0"/>
          <w:sz w:val="24"/>
          <w:lang w:bidi="ar"/>
        </w:rPr>
        <w:fldChar w:fldCharType="separate"/>
      </w:r>
      <w:r w:rsidR="00340390">
        <w:rPr>
          <w:rFonts w:cs="宋体"/>
          <w:noProof/>
          <w:kern w:val="0"/>
          <w:sz w:val="24"/>
          <w:lang w:bidi="ar"/>
        </w:rPr>
        <w:t>3</w:t>
      </w:r>
      <w:r>
        <w:rPr>
          <w:rFonts w:cs="宋体"/>
          <w:kern w:val="0"/>
          <w:sz w:val="24"/>
          <w:lang w:bidi="ar"/>
        </w:rPr>
        <w:fldChar w:fldCharType="end"/>
      </w:r>
      <w:r>
        <w:rPr>
          <w:rFonts w:cs="宋体" w:hint="eastAsia"/>
          <w:kern w:val="0"/>
          <w:sz w:val="24"/>
          <w:lang w:bidi="ar"/>
        </w:rPr>
        <w:t>.</w:t>
      </w:r>
      <w:r>
        <w:rPr>
          <w:rFonts w:cs="宋体"/>
          <w:kern w:val="0"/>
          <w:sz w:val="24"/>
          <w:lang w:bidi="ar"/>
        </w:rPr>
        <w:fldChar w:fldCharType="begin"/>
      </w:r>
      <w:r>
        <w:rPr>
          <w:rFonts w:cs="宋体"/>
          <w:kern w:val="0"/>
          <w:sz w:val="24"/>
          <w:lang w:bidi="ar"/>
        </w:rPr>
        <w:instrText xml:space="preserve"> </w:instrText>
      </w:r>
      <w:r>
        <w:rPr>
          <w:rFonts w:cs="宋体" w:hint="eastAsia"/>
          <w:kern w:val="0"/>
          <w:sz w:val="24"/>
          <w:lang w:bidi="ar"/>
        </w:rPr>
        <w:instrText>Seq txt</w:instrText>
      </w:r>
      <w:r>
        <w:rPr>
          <w:rFonts w:cs="宋体"/>
          <w:kern w:val="0"/>
          <w:sz w:val="24"/>
          <w:lang w:bidi="ar"/>
        </w:rPr>
        <w:instrText xml:space="preserve"> </w:instrText>
      </w:r>
      <w:r>
        <w:rPr>
          <w:rFonts w:cs="宋体"/>
          <w:kern w:val="0"/>
          <w:sz w:val="24"/>
          <w:lang w:bidi="ar"/>
        </w:rPr>
        <w:fldChar w:fldCharType="separate"/>
      </w:r>
      <w:r w:rsidR="00340390">
        <w:rPr>
          <w:rFonts w:cs="宋体"/>
          <w:noProof/>
          <w:kern w:val="0"/>
          <w:sz w:val="24"/>
          <w:lang w:bidi="ar"/>
        </w:rPr>
        <w:t>35</w:t>
      </w:r>
      <w:r>
        <w:rPr>
          <w:rFonts w:cs="宋体"/>
          <w:kern w:val="0"/>
          <w:sz w:val="24"/>
          <w:lang w:bidi="ar"/>
        </w:rPr>
        <w:fldChar w:fldCharType="end"/>
      </w:r>
      <w:r>
        <w:rPr>
          <w:rFonts w:cs="宋体" w:hint="eastAsia"/>
          <w:kern w:val="0"/>
          <w:sz w:val="24"/>
          <w:lang w:bidi="ar"/>
        </w:rPr>
        <w:t>所示，其中舵机的</w:t>
      </w:r>
      <w:r>
        <w:rPr>
          <w:rFonts w:cs="宋体" w:hint="eastAsia"/>
          <w:kern w:val="0"/>
          <w:sz w:val="24"/>
          <w:lang w:bidi="ar"/>
        </w:rPr>
        <w:t>PWM</w:t>
      </w:r>
      <w:r>
        <w:rPr>
          <w:rFonts w:cs="宋体" w:hint="eastAsia"/>
          <w:kern w:val="0"/>
          <w:sz w:val="24"/>
          <w:lang w:bidi="ar"/>
        </w:rPr>
        <w:t>连接至主控</w:t>
      </w:r>
      <w:r>
        <w:rPr>
          <w:rFonts w:cs="宋体" w:hint="eastAsia"/>
          <w:kern w:val="0"/>
          <w:sz w:val="24"/>
          <w:lang w:bidi="ar"/>
        </w:rPr>
        <w:t>MCU</w:t>
      </w:r>
      <w:r>
        <w:rPr>
          <w:rFonts w:cs="宋体" w:hint="eastAsia"/>
          <w:kern w:val="0"/>
          <w:sz w:val="24"/>
          <w:lang w:bidi="ar"/>
        </w:rPr>
        <w:t>的</w:t>
      </w:r>
      <w:r>
        <w:rPr>
          <w:rFonts w:cs="宋体" w:hint="eastAsia"/>
          <w:kern w:val="0"/>
          <w:sz w:val="24"/>
          <w:lang w:bidi="ar"/>
        </w:rPr>
        <w:t>PA1</w:t>
      </w:r>
      <w:r>
        <w:rPr>
          <w:rFonts w:cs="宋体" w:hint="eastAsia"/>
          <w:kern w:val="0"/>
          <w:sz w:val="24"/>
          <w:lang w:bidi="ar"/>
        </w:rPr>
        <w:t>引脚。脉冲周期电平范围见表</w:t>
      </w:r>
      <w:r>
        <w:rPr>
          <w:rFonts w:cs="宋体" w:hint="eastAsia"/>
          <w:kern w:val="0"/>
          <w:sz w:val="24"/>
          <w:lang w:bidi="ar"/>
        </w:rPr>
        <w:t>3.2</w:t>
      </w:r>
      <w:r>
        <w:rPr>
          <w:rFonts w:cs="宋体" w:hint="eastAsia"/>
          <w:kern w:val="0"/>
          <w:sz w:val="24"/>
          <w:lang w:bidi="ar"/>
        </w:rPr>
        <w:t>。</w:t>
      </w:r>
    </w:p>
    <w:p w14:paraId="5457E807" w14:textId="77777777" w:rsidR="000E7101" w:rsidRDefault="00000000">
      <w:pPr>
        <w:wordWrap w:val="0"/>
        <w:spacing w:line="360" w:lineRule="auto"/>
        <w:jc w:val="center"/>
        <w:rPr>
          <w:sz w:val="24"/>
        </w:rPr>
      </w:pPr>
      <w:r>
        <w:rPr>
          <w:noProof/>
          <w:sz w:val="24"/>
        </w:rPr>
        <w:drawing>
          <wp:inline distT="0" distB="0" distL="0" distR="0" wp14:anchorId="728602DB" wp14:editId="1A288BB0">
            <wp:extent cx="2389505" cy="1116330"/>
            <wp:effectExtent l="0" t="0" r="0" b="7620"/>
            <wp:docPr id="13656793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79346" name="图片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2416355" cy="1129074"/>
                    </a:xfrm>
                    <a:prstGeom prst="rect">
                      <a:avLst/>
                    </a:prstGeom>
                    <a:noFill/>
                    <a:ln>
                      <a:noFill/>
                    </a:ln>
                  </pic:spPr>
                </pic:pic>
              </a:graphicData>
            </a:graphic>
          </wp:inline>
        </w:drawing>
      </w:r>
    </w:p>
    <w:p w14:paraId="4B6D446A" w14:textId="6D4E6E60"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35</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hint="eastAsia"/>
          <w:sz w:val="21"/>
          <w:szCs w:val="21"/>
        </w:rPr>
        <w:t>SG90</w:t>
      </w:r>
      <w:r>
        <w:rPr>
          <w:rFonts w:ascii="Times New Roman" w:hAnsi="Times New Roman" w:hint="eastAsia"/>
          <w:sz w:val="21"/>
          <w:szCs w:val="21"/>
        </w:rPr>
        <w:t>舵机接口</w:t>
      </w:r>
      <w:r>
        <w:rPr>
          <w:rFonts w:hint="eastAsia"/>
          <w:sz w:val="21"/>
          <w:szCs w:val="21"/>
        </w:rPr>
        <w:t>电路图</w:t>
      </w:r>
    </w:p>
    <w:p w14:paraId="39E66841" w14:textId="77777777" w:rsidR="000E7101" w:rsidRDefault="00000000">
      <w:pPr>
        <w:pStyle w:val="afc"/>
        <w:wordWrap w:val="0"/>
        <w:ind w:firstLineChars="0" w:firstLine="0"/>
        <w:jc w:val="center"/>
        <w:rPr>
          <w:rFonts w:ascii="黑体" w:eastAsia="黑体" w:hAnsi="黑体" w:cs="Arial" w:hint="eastAsia"/>
          <w:b/>
          <w:bCs/>
          <w:sz w:val="21"/>
          <w:szCs w:val="21"/>
        </w:rPr>
      </w:pPr>
      <w:r>
        <w:rPr>
          <w:rFonts w:ascii="黑体" w:eastAsia="黑体" w:hAnsi="黑体" w:cs="黑体" w:hint="eastAsia"/>
          <w:b/>
          <w:bCs/>
          <w:sz w:val="21"/>
          <w:szCs w:val="21"/>
        </w:rPr>
        <w:t>表</w:t>
      </w:r>
      <w:r>
        <w:rPr>
          <w:rFonts w:eastAsia="黑体"/>
          <w:b/>
          <w:bCs/>
          <w:sz w:val="21"/>
          <w:szCs w:val="21"/>
        </w:rPr>
        <w:t>3.2</w:t>
      </w:r>
      <w:r>
        <w:rPr>
          <w:rFonts w:eastAsia="黑体"/>
          <w:b/>
          <w:bCs/>
          <w:sz w:val="21"/>
          <w:szCs w:val="21"/>
        </w:rPr>
        <w:t xml:space="preserve">　</w:t>
      </w:r>
      <w:r>
        <w:rPr>
          <w:rFonts w:eastAsia="黑体"/>
          <w:b/>
          <w:bCs/>
          <w:sz w:val="21"/>
          <w:szCs w:val="21"/>
        </w:rPr>
        <w:t>SG90</w:t>
      </w:r>
      <w:r>
        <w:rPr>
          <w:rFonts w:ascii="黑体" w:eastAsia="黑体" w:hAnsi="黑体" w:cs="Arial" w:hint="eastAsia"/>
          <w:b/>
          <w:bCs/>
          <w:sz w:val="21"/>
          <w:szCs w:val="21"/>
        </w:rPr>
        <w:t>脉冲周期电平范围</w:t>
      </w:r>
    </w:p>
    <w:tbl>
      <w:tblPr>
        <w:tblW w:w="7230" w:type="dxa"/>
        <w:tblInd w:w="108" w:type="dxa"/>
        <w:tblLook w:val="04A0" w:firstRow="1" w:lastRow="0" w:firstColumn="1" w:lastColumn="0" w:noHBand="0" w:noVBand="1"/>
      </w:tblPr>
      <w:tblGrid>
        <w:gridCol w:w="1080"/>
        <w:gridCol w:w="905"/>
        <w:gridCol w:w="175"/>
        <w:gridCol w:w="1242"/>
        <w:gridCol w:w="567"/>
        <w:gridCol w:w="1985"/>
        <w:gridCol w:w="1276"/>
      </w:tblGrid>
      <w:tr w:rsidR="000E7101" w14:paraId="606EFA81" w14:textId="77777777">
        <w:trPr>
          <w:gridBefore w:val="2"/>
          <w:wBefore w:w="1985" w:type="dxa"/>
          <w:trHeight w:val="540"/>
        </w:trPr>
        <w:tc>
          <w:tcPr>
            <w:tcW w:w="1984" w:type="dxa"/>
            <w:gridSpan w:val="3"/>
            <w:tcBorders>
              <w:top w:val="single" w:sz="12" w:space="0" w:color="auto"/>
              <w:left w:val="nil"/>
              <w:bottom w:val="single" w:sz="8" w:space="0" w:color="auto"/>
              <w:right w:val="nil"/>
            </w:tcBorders>
            <w:shd w:val="clear" w:color="000000" w:fill="FFFFFF"/>
            <w:vAlign w:val="center"/>
          </w:tcPr>
          <w:p w14:paraId="573A65F8"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脉宽（ms）</w:t>
            </w:r>
          </w:p>
        </w:tc>
        <w:tc>
          <w:tcPr>
            <w:tcW w:w="1985" w:type="dxa"/>
            <w:tcBorders>
              <w:top w:val="single" w:sz="12" w:space="0" w:color="auto"/>
              <w:left w:val="nil"/>
              <w:bottom w:val="single" w:sz="8" w:space="0" w:color="auto"/>
              <w:right w:val="nil"/>
            </w:tcBorders>
            <w:shd w:val="clear" w:color="000000" w:fill="FFFFFF"/>
            <w:vAlign w:val="center"/>
          </w:tcPr>
          <w:p w14:paraId="7666CB8F"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占空比（%）</w:t>
            </w:r>
          </w:p>
        </w:tc>
        <w:tc>
          <w:tcPr>
            <w:tcW w:w="1276" w:type="dxa"/>
            <w:tcBorders>
              <w:top w:val="single" w:sz="12" w:space="0" w:color="auto"/>
              <w:left w:val="nil"/>
              <w:bottom w:val="single" w:sz="8" w:space="0" w:color="auto"/>
              <w:right w:val="nil"/>
            </w:tcBorders>
            <w:shd w:val="clear" w:color="000000" w:fill="FFFFFF"/>
            <w:vAlign w:val="center"/>
          </w:tcPr>
          <w:p w14:paraId="609C1F70"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角度（度）</w:t>
            </w:r>
          </w:p>
        </w:tc>
      </w:tr>
      <w:tr w:rsidR="000E7101" w14:paraId="5582923B" w14:textId="77777777">
        <w:trPr>
          <w:gridBefore w:val="2"/>
          <w:wBefore w:w="1985" w:type="dxa"/>
          <w:trHeight w:val="285"/>
        </w:trPr>
        <w:tc>
          <w:tcPr>
            <w:tcW w:w="1984" w:type="dxa"/>
            <w:gridSpan w:val="3"/>
            <w:tcBorders>
              <w:top w:val="nil"/>
              <w:left w:val="nil"/>
              <w:bottom w:val="single" w:sz="8" w:space="0" w:color="E5E5E5"/>
              <w:right w:val="nil"/>
            </w:tcBorders>
            <w:shd w:val="clear" w:color="000000" w:fill="FFFFFF"/>
            <w:vAlign w:val="center"/>
          </w:tcPr>
          <w:p w14:paraId="1C8D1982"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0.5</w:t>
            </w:r>
          </w:p>
        </w:tc>
        <w:tc>
          <w:tcPr>
            <w:tcW w:w="1985" w:type="dxa"/>
            <w:tcBorders>
              <w:top w:val="nil"/>
              <w:left w:val="nil"/>
              <w:bottom w:val="single" w:sz="8" w:space="0" w:color="E5E5E5"/>
              <w:right w:val="nil"/>
            </w:tcBorders>
            <w:shd w:val="clear" w:color="000000" w:fill="FFFFFF"/>
            <w:vAlign w:val="center"/>
          </w:tcPr>
          <w:p w14:paraId="6C184041"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2.5</w:t>
            </w:r>
          </w:p>
        </w:tc>
        <w:tc>
          <w:tcPr>
            <w:tcW w:w="1276" w:type="dxa"/>
            <w:tcBorders>
              <w:top w:val="nil"/>
              <w:left w:val="nil"/>
              <w:bottom w:val="single" w:sz="8" w:space="0" w:color="E5E5E5"/>
              <w:right w:val="nil"/>
            </w:tcBorders>
            <w:shd w:val="clear" w:color="000000" w:fill="FFFFFF"/>
            <w:vAlign w:val="center"/>
          </w:tcPr>
          <w:p w14:paraId="7965E802"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0</w:t>
            </w:r>
          </w:p>
        </w:tc>
      </w:tr>
      <w:tr w:rsidR="000E7101" w14:paraId="7349ADEB" w14:textId="77777777">
        <w:trPr>
          <w:gridBefore w:val="2"/>
          <w:wBefore w:w="1985" w:type="dxa"/>
          <w:trHeight w:val="285"/>
        </w:trPr>
        <w:tc>
          <w:tcPr>
            <w:tcW w:w="1984" w:type="dxa"/>
            <w:gridSpan w:val="3"/>
            <w:tcBorders>
              <w:top w:val="nil"/>
              <w:left w:val="nil"/>
              <w:bottom w:val="single" w:sz="8" w:space="0" w:color="E5E5E5"/>
              <w:right w:val="nil"/>
            </w:tcBorders>
            <w:shd w:val="clear" w:color="000000" w:fill="FFFFFF"/>
            <w:vAlign w:val="center"/>
          </w:tcPr>
          <w:p w14:paraId="0D30C4DE"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1</w:t>
            </w:r>
          </w:p>
        </w:tc>
        <w:tc>
          <w:tcPr>
            <w:tcW w:w="1985" w:type="dxa"/>
            <w:tcBorders>
              <w:top w:val="nil"/>
              <w:left w:val="nil"/>
              <w:bottom w:val="single" w:sz="8" w:space="0" w:color="E5E5E5"/>
              <w:right w:val="nil"/>
            </w:tcBorders>
            <w:shd w:val="clear" w:color="000000" w:fill="FFFFFF"/>
            <w:vAlign w:val="center"/>
          </w:tcPr>
          <w:p w14:paraId="22FD2D8D"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5</w:t>
            </w:r>
          </w:p>
        </w:tc>
        <w:tc>
          <w:tcPr>
            <w:tcW w:w="1276" w:type="dxa"/>
            <w:tcBorders>
              <w:top w:val="nil"/>
              <w:left w:val="nil"/>
              <w:bottom w:val="single" w:sz="8" w:space="0" w:color="E5E5E5"/>
              <w:right w:val="nil"/>
            </w:tcBorders>
            <w:shd w:val="clear" w:color="000000" w:fill="FFFFFF"/>
            <w:vAlign w:val="center"/>
          </w:tcPr>
          <w:p w14:paraId="65C936D6"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45°</w:t>
            </w:r>
          </w:p>
        </w:tc>
      </w:tr>
      <w:tr w:rsidR="000E7101" w14:paraId="47D9E411" w14:textId="77777777">
        <w:trPr>
          <w:gridBefore w:val="2"/>
          <w:wBefore w:w="1985" w:type="dxa"/>
          <w:trHeight w:val="285"/>
        </w:trPr>
        <w:tc>
          <w:tcPr>
            <w:tcW w:w="1984" w:type="dxa"/>
            <w:gridSpan w:val="3"/>
            <w:tcBorders>
              <w:top w:val="nil"/>
              <w:left w:val="nil"/>
              <w:bottom w:val="single" w:sz="8" w:space="0" w:color="E5E5E5"/>
              <w:right w:val="nil"/>
            </w:tcBorders>
            <w:shd w:val="clear" w:color="000000" w:fill="FFFFFF"/>
            <w:vAlign w:val="center"/>
          </w:tcPr>
          <w:p w14:paraId="6CA20C13"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1.5</w:t>
            </w:r>
          </w:p>
        </w:tc>
        <w:tc>
          <w:tcPr>
            <w:tcW w:w="1985" w:type="dxa"/>
            <w:tcBorders>
              <w:top w:val="nil"/>
              <w:left w:val="nil"/>
              <w:bottom w:val="single" w:sz="8" w:space="0" w:color="E5E5E5"/>
              <w:right w:val="nil"/>
            </w:tcBorders>
            <w:shd w:val="clear" w:color="000000" w:fill="FFFFFF"/>
            <w:vAlign w:val="center"/>
          </w:tcPr>
          <w:p w14:paraId="1FB630E9"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7.5</w:t>
            </w:r>
          </w:p>
        </w:tc>
        <w:tc>
          <w:tcPr>
            <w:tcW w:w="1276" w:type="dxa"/>
            <w:tcBorders>
              <w:top w:val="nil"/>
              <w:left w:val="nil"/>
              <w:bottom w:val="single" w:sz="8" w:space="0" w:color="E5E5E5"/>
              <w:right w:val="nil"/>
            </w:tcBorders>
            <w:shd w:val="clear" w:color="000000" w:fill="FFFFFF"/>
            <w:vAlign w:val="center"/>
          </w:tcPr>
          <w:p w14:paraId="2B7F25CD"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-90°</w:t>
            </w:r>
          </w:p>
        </w:tc>
      </w:tr>
      <w:tr w:rsidR="000E7101" w14:paraId="46A76224" w14:textId="77777777">
        <w:trPr>
          <w:gridBefore w:val="2"/>
          <w:wBefore w:w="1985" w:type="dxa"/>
          <w:trHeight w:val="285"/>
        </w:trPr>
        <w:tc>
          <w:tcPr>
            <w:tcW w:w="1984" w:type="dxa"/>
            <w:gridSpan w:val="3"/>
            <w:tcBorders>
              <w:top w:val="nil"/>
              <w:left w:val="nil"/>
              <w:bottom w:val="single" w:sz="8" w:space="0" w:color="E5E5E5"/>
              <w:right w:val="nil"/>
            </w:tcBorders>
            <w:shd w:val="clear" w:color="000000" w:fill="FFFFFF"/>
            <w:vAlign w:val="center"/>
          </w:tcPr>
          <w:p w14:paraId="0D0F3BAB"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2</w:t>
            </w:r>
          </w:p>
        </w:tc>
        <w:tc>
          <w:tcPr>
            <w:tcW w:w="1985" w:type="dxa"/>
            <w:tcBorders>
              <w:top w:val="nil"/>
              <w:left w:val="nil"/>
              <w:bottom w:val="single" w:sz="8" w:space="0" w:color="E5E5E5"/>
              <w:right w:val="nil"/>
            </w:tcBorders>
            <w:shd w:val="clear" w:color="000000" w:fill="FFFFFF"/>
            <w:vAlign w:val="center"/>
          </w:tcPr>
          <w:p w14:paraId="1C70BA48"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10</w:t>
            </w:r>
          </w:p>
        </w:tc>
        <w:tc>
          <w:tcPr>
            <w:tcW w:w="1276" w:type="dxa"/>
            <w:tcBorders>
              <w:top w:val="nil"/>
              <w:left w:val="nil"/>
              <w:bottom w:val="single" w:sz="8" w:space="0" w:color="E5E5E5"/>
              <w:right w:val="nil"/>
            </w:tcBorders>
            <w:shd w:val="clear" w:color="000000" w:fill="FFFFFF"/>
            <w:vAlign w:val="center"/>
          </w:tcPr>
          <w:p w14:paraId="2BA7279C"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135°</w:t>
            </w:r>
          </w:p>
        </w:tc>
      </w:tr>
      <w:tr w:rsidR="000E7101" w14:paraId="3870080B" w14:textId="77777777">
        <w:trPr>
          <w:gridBefore w:val="2"/>
          <w:wBefore w:w="1985" w:type="dxa"/>
          <w:trHeight w:val="300"/>
        </w:trPr>
        <w:tc>
          <w:tcPr>
            <w:tcW w:w="1984" w:type="dxa"/>
            <w:gridSpan w:val="3"/>
            <w:tcBorders>
              <w:top w:val="nil"/>
              <w:left w:val="nil"/>
              <w:bottom w:val="single" w:sz="12" w:space="0" w:color="auto"/>
              <w:right w:val="nil"/>
            </w:tcBorders>
            <w:shd w:val="clear" w:color="000000" w:fill="FFFFFF"/>
            <w:vAlign w:val="center"/>
          </w:tcPr>
          <w:p w14:paraId="1E6CCA15"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2.5</w:t>
            </w:r>
          </w:p>
        </w:tc>
        <w:tc>
          <w:tcPr>
            <w:tcW w:w="1985" w:type="dxa"/>
            <w:tcBorders>
              <w:top w:val="nil"/>
              <w:left w:val="nil"/>
              <w:bottom w:val="single" w:sz="12" w:space="0" w:color="auto"/>
              <w:right w:val="nil"/>
            </w:tcBorders>
            <w:shd w:val="clear" w:color="000000" w:fill="FFFFFF"/>
            <w:vAlign w:val="center"/>
          </w:tcPr>
          <w:p w14:paraId="4E915AA6"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12.5</w:t>
            </w:r>
          </w:p>
        </w:tc>
        <w:tc>
          <w:tcPr>
            <w:tcW w:w="1276" w:type="dxa"/>
            <w:tcBorders>
              <w:top w:val="nil"/>
              <w:left w:val="nil"/>
              <w:bottom w:val="single" w:sz="12" w:space="0" w:color="auto"/>
              <w:right w:val="nil"/>
            </w:tcBorders>
            <w:shd w:val="clear" w:color="000000" w:fill="FFFFFF"/>
            <w:vAlign w:val="center"/>
          </w:tcPr>
          <w:p w14:paraId="394F7609"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180°</w:t>
            </w:r>
          </w:p>
        </w:tc>
      </w:tr>
      <w:tr w:rsidR="000E7101" w14:paraId="7A2EBEE8" w14:textId="77777777">
        <w:trPr>
          <w:gridAfter w:val="3"/>
          <w:wAfter w:w="3828" w:type="dxa"/>
          <w:trHeight w:val="285"/>
        </w:trPr>
        <w:tc>
          <w:tcPr>
            <w:tcW w:w="1080" w:type="dxa"/>
            <w:tcBorders>
              <w:top w:val="nil"/>
              <w:left w:val="nil"/>
              <w:bottom w:val="nil"/>
              <w:right w:val="nil"/>
            </w:tcBorders>
            <w:shd w:val="clear" w:color="auto" w:fill="auto"/>
            <w:noWrap/>
            <w:vAlign w:val="center"/>
          </w:tcPr>
          <w:p w14:paraId="3CF1607E" w14:textId="77777777" w:rsidR="000E7101" w:rsidRDefault="000E7101">
            <w:pPr>
              <w:widowControl/>
              <w:jc w:val="center"/>
              <w:rPr>
                <w:rFonts w:ascii="宋体" w:hAnsi="宋体" w:cs="宋体" w:hint="eastAsia"/>
                <w:color w:val="000000"/>
                <w:kern w:val="0"/>
                <w:szCs w:val="21"/>
              </w:rPr>
            </w:pPr>
          </w:p>
        </w:tc>
        <w:tc>
          <w:tcPr>
            <w:tcW w:w="1080" w:type="dxa"/>
            <w:gridSpan w:val="2"/>
            <w:tcBorders>
              <w:top w:val="nil"/>
              <w:left w:val="nil"/>
              <w:bottom w:val="nil"/>
              <w:right w:val="nil"/>
            </w:tcBorders>
            <w:shd w:val="clear" w:color="auto" w:fill="auto"/>
            <w:noWrap/>
            <w:vAlign w:val="center"/>
          </w:tcPr>
          <w:p w14:paraId="130F9B17" w14:textId="77777777" w:rsidR="000E7101" w:rsidRDefault="000E7101">
            <w:pPr>
              <w:widowControl/>
              <w:jc w:val="left"/>
              <w:rPr>
                <w:rFonts w:eastAsia="Times New Roman"/>
                <w:kern w:val="0"/>
                <w:sz w:val="20"/>
                <w:szCs w:val="20"/>
              </w:rPr>
            </w:pPr>
          </w:p>
        </w:tc>
        <w:tc>
          <w:tcPr>
            <w:tcW w:w="1242" w:type="dxa"/>
            <w:tcBorders>
              <w:top w:val="nil"/>
              <w:left w:val="nil"/>
              <w:bottom w:val="nil"/>
              <w:right w:val="nil"/>
            </w:tcBorders>
            <w:shd w:val="clear" w:color="auto" w:fill="auto"/>
            <w:noWrap/>
            <w:vAlign w:val="center"/>
          </w:tcPr>
          <w:p w14:paraId="58BD889C" w14:textId="77777777" w:rsidR="000E7101" w:rsidRDefault="000E7101">
            <w:pPr>
              <w:widowControl/>
              <w:jc w:val="left"/>
              <w:rPr>
                <w:rFonts w:eastAsia="Times New Roman"/>
                <w:kern w:val="0"/>
                <w:sz w:val="20"/>
                <w:szCs w:val="20"/>
              </w:rPr>
            </w:pPr>
          </w:p>
        </w:tc>
      </w:tr>
    </w:tbl>
    <w:p w14:paraId="6E5EBC3F" w14:textId="77777777" w:rsidR="000E7101" w:rsidRDefault="00000000">
      <w:pPr>
        <w:wordWrap w:val="0"/>
        <w:spacing w:beforeLines="50" w:before="156" w:afterLines="50" w:after="156" w:line="360" w:lineRule="auto"/>
        <w:outlineLvl w:val="1"/>
        <w:rPr>
          <w:rFonts w:eastAsia="黑体"/>
          <w:sz w:val="24"/>
        </w:rPr>
      </w:pPr>
      <w:bookmarkStart w:id="83" w:name="_Toc199448569"/>
      <w:r>
        <w:rPr>
          <w:rFonts w:eastAsia="黑体" w:hint="eastAsia"/>
          <w:sz w:val="28"/>
          <w:szCs w:val="28"/>
        </w:rPr>
        <w:lastRenderedPageBreak/>
        <w:t>3.18</w:t>
      </w:r>
      <w:r>
        <w:rPr>
          <w:rFonts w:eastAsia="黑体" w:hint="eastAsia"/>
          <w:sz w:val="28"/>
          <w:szCs w:val="28"/>
        </w:rPr>
        <w:t xml:space="preserve">　太阳能并网逆变控制器</w:t>
      </w:r>
      <w:bookmarkEnd w:id="83"/>
    </w:p>
    <w:p w14:paraId="4368A15E" w14:textId="77777777" w:rsidR="000E7101" w:rsidRDefault="00000000">
      <w:pPr>
        <w:widowControl/>
        <w:wordWrap w:val="0"/>
        <w:spacing w:line="360" w:lineRule="auto"/>
        <w:ind w:firstLineChars="200" w:firstLine="480"/>
        <w:rPr>
          <w:rFonts w:cs="宋体"/>
          <w:kern w:val="0"/>
          <w:sz w:val="24"/>
          <w:lang w:bidi="ar"/>
        </w:rPr>
      </w:pPr>
      <w:r>
        <w:rPr>
          <w:rFonts w:cs="宋体" w:hint="eastAsia"/>
          <w:kern w:val="0"/>
          <w:sz w:val="24"/>
          <w:lang w:bidi="ar"/>
        </w:rPr>
        <w:t>太阳能逆变系统采用</w:t>
      </w:r>
      <w:r>
        <w:rPr>
          <w:rFonts w:cs="宋体" w:hint="eastAsia"/>
          <w:kern w:val="0"/>
          <w:sz w:val="24"/>
          <w:lang w:bidi="ar"/>
        </w:rPr>
        <w:t>STM32F411CEU6</w:t>
      </w:r>
      <w:r>
        <w:rPr>
          <w:rFonts w:cs="宋体" w:hint="eastAsia"/>
          <w:kern w:val="0"/>
          <w:sz w:val="24"/>
          <w:lang w:bidi="ar"/>
        </w:rPr>
        <w:t>单片机作为控制器，搭配桥式整流电路实现有源逆变。它的核心为</w:t>
      </w:r>
      <w:r>
        <w:rPr>
          <w:rFonts w:cs="宋体" w:hint="eastAsia"/>
          <w:kern w:val="0"/>
          <w:sz w:val="24"/>
          <w:lang w:bidi="ar"/>
        </w:rPr>
        <w:t>Cortex-M4</w:t>
      </w:r>
      <w:r>
        <w:rPr>
          <w:rFonts w:cs="宋体" w:hint="eastAsia"/>
          <w:kern w:val="0"/>
          <w:sz w:val="24"/>
          <w:lang w:bidi="ar"/>
        </w:rPr>
        <w:t>，主频</w:t>
      </w:r>
      <w:r>
        <w:rPr>
          <w:rFonts w:cs="宋体" w:hint="eastAsia"/>
          <w:kern w:val="0"/>
          <w:sz w:val="24"/>
          <w:lang w:bidi="ar"/>
        </w:rPr>
        <w:t>100MHz</w:t>
      </w:r>
      <w:r>
        <w:rPr>
          <w:rFonts w:cs="宋体" w:hint="eastAsia"/>
          <w:kern w:val="0"/>
          <w:sz w:val="24"/>
          <w:lang w:bidi="ar"/>
        </w:rPr>
        <w:t>。主要负责采集交流电过零脉冲，并根据直流和交流测电压计算晶闸管触发角，从而实现有源逆变。单项桥式整流电路的公式见式（</w:t>
      </w:r>
      <w:r>
        <w:rPr>
          <w:rFonts w:cs="宋体" w:hint="eastAsia"/>
          <w:kern w:val="0"/>
          <w:sz w:val="24"/>
          <w:lang w:bidi="ar"/>
        </w:rPr>
        <w:t>3.3</w:t>
      </w:r>
      <w:r>
        <w:rPr>
          <w:rFonts w:cs="宋体" w:hint="eastAsia"/>
          <w:kern w:val="0"/>
          <w:sz w:val="24"/>
          <w:lang w:bidi="ar"/>
        </w:rPr>
        <w:t>）</w:t>
      </w:r>
    </w:p>
    <w:p w14:paraId="20035CF5" w14:textId="6F7E97F1" w:rsidR="000E7101" w:rsidRDefault="00000000">
      <w:pPr>
        <w:widowControl/>
        <w:wordWrap w:val="0"/>
        <w:spacing w:line="360" w:lineRule="auto"/>
        <w:rPr>
          <w:rFonts w:cs="宋体"/>
          <w:sz w:val="24"/>
        </w:rPr>
      </w:pPr>
      <m:oMathPara>
        <m:oMathParaPr>
          <m:jc m:val="left"/>
        </m:oMathParaPr>
        <m:oMath>
          <m:eqArr>
            <m:eqArrPr>
              <m:maxDist m:val="1"/>
              <m:ctrlPr>
                <w:rPr>
                  <w:rFonts w:ascii="Cambria Math" w:eastAsia="黑体" w:hAnsi="Cambria Math"/>
                  <w:i/>
                  <w:sz w:val="24"/>
                </w:rPr>
              </m:ctrlPr>
            </m:eqArrPr>
            <m:e>
              <m:r>
                <m:rPr>
                  <m:sty m:val="p"/>
                </m:rPr>
                <w:rPr>
                  <w:rFonts w:ascii="Cambria Math" w:eastAsia="黑体" w:hAnsi="Cambria Math"/>
                  <w:sz w:val="24"/>
                </w:rPr>
                <m:t>U</m:t>
              </m:r>
              <m:r>
                <m:rPr>
                  <m:sty m:val="p"/>
                </m:rPr>
                <w:rPr>
                  <w:rFonts w:ascii="Cambria Math" w:eastAsia="黑体" w:hAnsi="Cambria Math" w:hint="eastAsia"/>
                  <w:sz w:val="24"/>
                </w:rPr>
                <m:t>d</m:t>
              </m:r>
              <m:r>
                <m:rPr>
                  <m:sty m:val="p"/>
                </m:rPr>
                <w:rPr>
                  <w:rFonts w:ascii="Cambria Math" w:eastAsia="黑体" w:hAnsi="Cambria Math"/>
                  <w:sz w:val="24"/>
                </w:rPr>
                <m:t>=0.9*U2*cos</m:t>
              </m:r>
              <m:r>
                <m:rPr>
                  <m:sty m:val="p"/>
                </m:rPr>
                <w:rPr>
                  <w:rFonts w:ascii="Cambria Math" w:eastAsia="黑体" w:hAnsi="Cambria Math" w:hint="eastAsia"/>
                  <w:sz w:val="24"/>
                </w:rPr>
                <m:t>α</m:t>
              </m:r>
              <m:r>
                <w:rPr>
                  <w:rFonts w:ascii="Cambria Math" w:eastAsia="黑体" w:hAnsi="Cambria Math"/>
                  <w:sz w:val="24"/>
                </w:rPr>
                <m:t>#</m:t>
              </m:r>
              <m:d>
                <m:dPr>
                  <m:ctrlPr>
                    <w:rPr>
                      <w:rFonts w:ascii="Cambria Math" w:eastAsia="黑体" w:hAnsi="Cambria Math"/>
                      <w:i/>
                      <w:sz w:val="24"/>
                    </w:rPr>
                  </m:ctrlPr>
                </m:dPr>
                <m:e>
                  <m:r>
                    <m:rPr>
                      <m:sty m:val="p"/>
                    </m:rPr>
                    <w:rPr>
                      <w:rFonts w:ascii="Cambria Math" w:eastAsia="黑体" w:hAnsi="Cambria Math"/>
                      <w:sz w:val="24"/>
                    </w:rPr>
                    <w:fldChar w:fldCharType="begin"/>
                  </m:r>
                  <m:r>
                    <m:rPr>
                      <m:sty m:val="p"/>
                    </m:rPr>
                    <w:rPr>
                      <w:rFonts w:ascii="Cambria Math" w:eastAsia="黑体" w:hAnsi="Cambria Math"/>
                      <w:sz w:val="24"/>
                    </w:rPr>
                    <m:t xml:space="preserve"> Seq eq \c </m:t>
                  </m:r>
                  <m:r>
                    <m:rPr>
                      <m:sty m:val="p"/>
                    </m:rPr>
                    <w:rPr>
                      <w:rFonts w:ascii="Cambria Math" w:eastAsia="黑体" w:hAnsi="Cambria Math"/>
                      <w:sz w:val="24"/>
                    </w:rPr>
                    <w:fldChar w:fldCharType="separate"/>
                  </m:r>
                  <m:r>
                    <m:rPr>
                      <m:sty m:val="p"/>
                    </m:rPr>
                    <w:rPr>
                      <w:rFonts w:ascii="Cambria Math" w:eastAsia="黑体" w:hAnsi="Cambria Math"/>
                      <w:noProof/>
                      <w:sz w:val="24"/>
                    </w:rPr>
                    <m:t>3</m:t>
                  </m:r>
                  <m:r>
                    <m:rPr>
                      <m:sty m:val="p"/>
                    </m:rPr>
                    <w:rPr>
                      <w:rFonts w:ascii="Cambria Math" w:eastAsia="黑体" w:hAnsi="Cambria Math"/>
                      <w:sz w:val="24"/>
                    </w:rPr>
                    <w:fldChar w:fldCharType="end"/>
                  </m:r>
                  <m:r>
                    <w:rPr>
                      <w:rFonts w:ascii="Cambria Math" w:eastAsia="黑体" w:hAnsi="Cambria Math"/>
                      <w:sz w:val="24"/>
                    </w:rPr>
                    <m:t>.</m:t>
                  </m:r>
                  <m:r>
                    <m:rPr>
                      <m:sty m:val="p"/>
                    </m:rPr>
                    <w:rPr>
                      <w:rFonts w:ascii="Cambria Math" w:eastAsia="黑体" w:hAnsi="Cambria Math"/>
                      <w:sz w:val="24"/>
                    </w:rPr>
                    <w:fldChar w:fldCharType="begin"/>
                  </m:r>
                  <m:r>
                    <m:rPr>
                      <m:sty m:val="p"/>
                    </m:rPr>
                    <w:rPr>
                      <w:rFonts w:ascii="Cambria Math" w:eastAsia="黑体" w:hAnsi="Cambria Math"/>
                      <w:sz w:val="24"/>
                    </w:rPr>
                    <m:t xml:space="preserve"> Seq list </m:t>
                  </m:r>
                  <m:r>
                    <m:rPr>
                      <m:sty m:val="p"/>
                    </m:rPr>
                    <w:rPr>
                      <w:rFonts w:ascii="Cambria Math" w:eastAsia="黑体" w:hAnsi="Cambria Math"/>
                      <w:sz w:val="24"/>
                    </w:rPr>
                    <w:fldChar w:fldCharType="separate"/>
                  </m:r>
                  <m:r>
                    <m:rPr>
                      <m:sty m:val="p"/>
                    </m:rPr>
                    <w:rPr>
                      <w:rFonts w:ascii="Cambria Math" w:eastAsia="黑体" w:hAnsi="Cambria Math"/>
                      <w:noProof/>
                      <w:sz w:val="24"/>
                    </w:rPr>
                    <m:t>3</m:t>
                  </m:r>
                  <m:r>
                    <m:rPr>
                      <m:sty m:val="p"/>
                    </m:rPr>
                    <w:rPr>
                      <w:rFonts w:ascii="Cambria Math" w:eastAsia="黑体" w:hAnsi="Cambria Math"/>
                      <w:sz w:val="24"/>
                    </w:rPr>
                    <w:fldChar w:fldCharType="end"/>
                  </m:r>
                </m:e>
              </m:d>
            </m:e>
          </m:eqArr>
        </m:oMath>
      </m:oMathPara>
    </w:p>
    <w:p w14:paraId="3C11D342" w14:textId="77777777" w:rsidR="000E7101" w:rsidRDefault="00000000">
      <w:pPr>
        <w:widowControl/>
        <w:wordWrap w:val="0"/>
        <w:spacing w:line="360" w:lineRule="auto"/>
        <w:ind w:firstLineChars="200" w:firstLine="480"/>
        <w:rPr>
          <w:rFonts w:cs="宋体"/>
          <w:kern w:val="0"/>
          <w:sz w:val="24"/>
          <w:lang w:bidi="ar"/>
        </w:rPr>
      </w:pPr>
      <w:r>
        <w:rPr>
          <w:rFonts w:cs="宋体" w:hint="eastAsia"/>
          <w:sz w:val="24"/>
        </w:rPr>
        <w:t>其中</w:t>
      </w:r>
      <w:r>
        <w:rPr>
          <w:rFonts w:cs="宋体" w:hint="eastAsia"/>
          <w:sz w:val="24"/>
        </w:rPr>
        <w:t>Ud</w:t>
      </w:r>
      <w:r>
        <w:rPr>
          <w:rFonts w:cs="宋体" w:hint="eastAsia"/>
          <w:sz w:val="24"/>
        </w:rPr>
        <w:t>是直流电压，</w:t>
      </w:r>
      <w:r>
        <w:rPr>
          <w:rFonts w:cs="宋体" w:hint="eastAsia"/>
          <w:sz w:val="24"/>
        </w:rPr>
        <w:t>U2</w:t>
      </w:r>
      <w:r>
        <w:rPr>
          <w:rFonts w:cs="宋体" w:hint="eastAsia"/>
          <w:sz w:val="24"/>
        </w:rPr>
        <w:t>是交流电压，α是触发角。当触发角α</w:t>
      </w:r>
      <w:r>
        <w:rPr>
          <w:rFonts w:cs="宋体" w:hint="eastAsia"/>
          <w:sz w:val="24"/>
        </w:rPr>
        <w:t>&gt;90</w:t>
      </w:r>
      <w:r>
        <w:rPr>
          <w:rFonts w:cs="宋体" w:hint="eastAsia"/>
          <w:sz w:val="24"/>
        </w:rPr>
        <w:t>°，桥式整流会进入有源逆变状态，此时直流侧电压稍高于理论直流电压</w:t>
      </w:r>
      <w:r>
        <w:rPr>
          <w:rFonts w:cs="宋体"/>
          <w:sz w:val="24"/>
        </w:rPr>
        <w:t>Ud</w:t>
      </w:r>
      <w:r>
        <w:rPr>
          <w:rFonts w:cs="宋体" w:hint="eastAsia"/>
          <w:sz w:val="24"/>
        </w:rPr>
        <w:t>，即可实现逆变并网。</w:t>
      </w:r>
    </w:p>
    <w:p w14:paraId="12E263EB" w14:textId="08A69213" w:rsidR="000E7101" w:rsidRDefault="00000000">
      <w:pPr>
        <w:widowControl/>
        <w:wordWrap w:val="0"/>
        <w:spacing w:line="360" w:lineRule="auto"/>
        <w:ind w:firstLineChars="200" w:firstLine="480"/>
        <w:rPr>
          <w:rFonts w:cs="宋体"/>
          <w:kern w:val="0"/>
          <w:sz w:val="24"/>
          <w:lang w:bidi="ar"/>
        </w:rPr>
      </w:pPr>
      <w:r>
        <w:rPr>
          <w:rFonts w:cs="宋体" w:hint="eastAsia"/>
          <w:kern w:val="0"/>
          <w:sz w:val="24"/>
          <w:lang w:bidi="ar"/>
        </w:rPr>
        <w:t>与核心控制器相同，</w:t>
      </w:r>
      <w:r>
        <w:rPr>
          <w:rFonts w:cs="宋体" w:hint="eastAsia"/>
          <w:kern w:val="0"/>
          <w:sz w:val="24"/>
          <w:lang w:bidi="ar"/>
        </w:rPr>
        <w:t>STM32F411</w:t>
      </w:r>
      <w:r>
        <w:rPr>
          <w:rFonts w:cs="宋体" w:hint="eastAsia"/>
          <w:kern w:val="0"/>
          <w:sz w:val="24"/>
          <w:lang w:bidi="ar"/>
        </w:rPr>
        <w:t>也需要晶振电路、复位电路、电源电路等。</w:t>
      </w:r>
      <w:r>
        <w:rPr>
          <w:rFonts w:cs="宋体" w:hint="eastAsia"/>
          <w:kern w:val="0"/>
          <w:sz w:val="24"/>
          <w:lang w:bidi="ar"/>
        </w:rPr>
        <w:t>CEU6</w:t>
      </w:r>
      <w:r>
        <w:rPr>
          <w:rFonts w:cs="宋体" w:hint="eastAsia"/>
          <w:kern w:val="0"/>
          <w:sz w:val="24"/>
          <w:lang w:bidi="ar"/>
        </w:rPr>
        <w:t>芯片以及部分外围电路如图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36</w:t>
      </w:r>
      <w:r>
        <w:rPr>
          <w:sz w:val="24"/>
        </w:rPr>
        <w:fldChar w:fldCharType="end"/>
      </w:r>
      <w:r>
        <w:rPr>
          <w:rFonts w:cs="宋体" w:hint="eastAsia"/>
          <w:kern w:val="0"/>
          <w:sz w:val="24"/>
          <w:lang w:bidi="ar"/>
        </w:rPr>
        <w:t>所示。</w:t>
      </w:r>
    </w:p>
    <w:p w14:paraId="121FF927" w14:textId="77777777" w:rsidR="000E7101" w:rsidRDefault="00000000">
      <w:pPr>
        <w:wordWrap w:val="0"/>
        <w:spacing w:line="360" w:lineRule="auto"/>
        <w:jc w:val="center"/>
        <w:rPr>
          <w:sz w:val="24"/>
        </w:rPr>
      </w:pPr>
      <w:r>
        <w:rPr>
          <w:noProof/>
          <w:sz w:val="24"/>
        </w:rPr>
        <w:drawing>
          <wp:inline distT="0" distB="0" distL="0" distR="0" wp14:anchorId="2083A9CB" wp14:editId="761595D4">
            <wp:extent cx="3959860" cy="3326130"/>
            <wp:effectExtent l="0" t="0" r="2540" b="7620"/>
            <wp:docPr id="7525764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6467" name="图片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3971553" cy="3335999"/>
                    </a:xfrm>
                    <a:prstGeom prst="rect">
                      <a:avLst/>
                    </a:prstGeom>
                    <a:noFill/>
                    <a:ln>
                      <a:noFill/>
                    </a:ln>
                  </pic:spPr>
                </pic:pic>
              </a:graphicData>
            </a:graphic>
          </wp:inline>
        </w:drawing>
      </w:r>
    </w:p>
    <w:p w14:paraId="6FA60B48" w14:textId="5A6E4F67" w:rsidR="000E7101" w:rsidRDefault="00000000">
      <w:pPr>
        <w:pStyle w:val="a5"/>
        <w:wordWrap w:val="0"/>
        <w:spacing w:line="360" w:lineRule="auto"/>
        <w:jc w:val="center"/>
        <w:rPr>
          <w:rFonts w:ascii="Times New Roman" w:hAnsi="Times New Roman"/>
          <w:sz w:val="21"/>
          <w:szCs w:val="21"/>
        </w:rPr>
      </w:pPr>
      <w:r>
        <w:rPr>
          <w:rFonts w:ascii="Times New Roman" w:hAnsi="Times New Roman"/>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36</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sz w:val="21"/>
          <w:szCs w:val="21"/>
        </w:rPr>
        <w:t>STM32F411CEU6</w:t>
      </w:r>
      <w:r>
        <w:rPr>
          <w:rFonts w:ascii="Times New Roman" w:hAnsi="Times New Roman"/>
          <w:sz w:val="21"/>
          <w:szCs w:val="21"/>
        </w:rPr>
        <w:t>最小系统电路图</w:t>
      </w:r>
    </w:p>
    <w:p w14:paraId="500BB940" w14:textId="77777777" w:rsidR="000E7101" w:rsidRDefault="00000000">
      <w:pPr>
        <w:wordWrap w:val="0"/>
        <w:spacing w:beforeLines="50" w:before="156" w:afterLines="50" w:after="156" w:line="360" w:lineRule="auto"/>
        <w:outlineLvl w:val="1"/>
        <w:rPr>
          <w:rFonts w:eastAsia="黑体"/>
          <w:sz w:val="24"/>
        </w:rPr>
      </w:pPr>
      <w:bookmarkStart w:id="84" w:name="_Toc199448570"/>
      <w:r>
        <w:rPr>
          <w:rFonts w:eastAsia="黑体" w:hint="eastAsia"/>
          <w:sz w:val="28"/>
          <w:szCs w:val="28"/>
        </w:rPr>
        <w:t>3.19</w:t>
      </w:r>
      <w:r>
        <w:rPr>
          <w:rFonts w:eastAsia="黑体" w:hint="eastAsia"/>
          <w:sz w:val="28"/>
          <w:szCs w:val="28"/>
        </w:rPr>
        <w:t xml:space="preserve">　晶闸管有源逆变电路</w:t>
      </w:r>
      <w:bookmarkEnd w:id="84"/>
    </w:p>
    <w:p w14:paraId="6CCE9BE5" w14:textId="77777777" w:rsidR="000E7101" w:rsidRDefault="00000000">
      <w:pPr>
        <w:wordWrap w:val="0"/>
        <w:spacing w:line="360" w:lineRule="auto"/>
        <w:ind w:firstLineChars="200" w:firstLine="480"/>
        <w:rPr>
          <w:sz w:val="24"/>
        </w:rPr>
      </w:pPr>
      <w:r>
        <w:rPr>
          <w:rFonts w:hint="eastAsia"/>
          <w:sz w:val="24"/>
        </w:rPr>
        <w:t>晶闸管是一种半控器件，由它组成的整流桥，可以在单片机的驱动下，实现将交流电转换成直流电。当在直流侧给予直流电压，此时，利用单片机程序调整晶闸管的触发角度大于</w:t>
      </w:r>
      <w:r>
        <w:rPr>
          <w:rFonts w:hint="eastAsia"/>
          <w:sz w:val="24"/>
        </w:rPr>
        <w:t>90</w:t>
      </w:r>
      <w:r>
        <w:rPr>
          <w:rFonts w:hint="eastAsia"/>
          <w:sz w:val="24"/>
        </w:rPr>
        <w:t>°即可实现有源逆变并网。</w:t>
      </w:r>
    </w:p>
    <w:p w14:paraId="4D3FA39D" w14:textId="719E6719" w:rsidR="000E7101" w:rsidRDefault="00000000">
      <w:pPr>
        <w:wordWrap w:val="0"/>
        <w:spacing w:line="360" w:lineRule="auto"/>
        <w:ind w:firstLineChars="200" w:firstLine="480"/>
        <w:rPr>
          <w:sz w:val="24"/>
        </w:rPr>
      </w:pPr>
      <w:r>
        <w:rPr>
          <w:rFonts w:hint="eastAsia"/>
          <w:sz w:val="24"/>
        </w:rPr>
        <w:t>由于逆变并网非常危险，在正式制作之前，我们采用了</w:t>
      </w:r>
      <w:r>
        <w:rPr>
          <w:rFonts w:hint="eastAsia"/>
          <w:sz w:val="24"/>
        </w:rPr>
        <w:t>MATLAB</w:t>
      </w:r>
      <w:r>
        <w:rPr>
          <w:rFonts w:hint="eastAsia"/>
          <w:sz w:val="24"/>
        </w:rPr>
        <w:t>仿真测试结果，</w:t>
      </w:r>
      <w:r>
        <w:rPr>
          <w:rFonts w:hint="eastAsia"/>
          <w:sz w:val="24"/>
        </w:rPr>
        <w:lastRenderedPageBreak/>
        <w:t>当结果正确后，再焊接实物编写程序。</w:t>
      </w:r>
      <w:r>
        <w:rPr>
          <w:rFonts w:hint="eastAsia"/>
          <w:sz w:val="24"/>
        </w:rPr>
        <w:t>MATLAB</w:t>
      </w:r>
      <w:r>
        <w:rPr>
          <w:rFonts w:hint="eastAsia"/>
          <w:sz w:val="24"/>
        </w:rPr>
        <w:t>仿真</w:t>
      </w:r>
      <w:r>
        <w:rPr>
          <w:rFonts w:hint="eastAsia"/>
          <w:sz w:val="24"/>
        </w:rPr>
        <w:t>Simulink</w:t>
      </w:r>
      <w:r>
        <w:rPr>
          <w:rFonts w:hint="eastAsia"/>
          <w:sz w:val="24"/>
        </w:rPr>
        <w:t>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37</w:t>
      </w:r>
      <w:r>
        <w:rPr>
          <w:sz w:val="24"/>
        </w:rPr>
        <w:fldChar w:fldCharType="end"/>
      </w:r>
      <w:r>
        <w:rPr>
          <w:rFonts w:hint="eastAsia"/>
          <w:sz w:val="24"/>
        </w:rPr>
        <w:t>所示。</w:t>
      </w:r>
    </w:p>
    <w:p w14:paraId="1D74AEF4" w14:textId="77777777" w:rsidR="000E7101" w:rsidRDefault="00000000">
      <w:pPr>
        <w:wordWrap w:val="0"/>
        <w:spacing w:line="360" w:lineRule="auto"/>
        <w:jc w:val="center"/>
        <w:rPr>
          <w:sz w:val="24"/>
        </w:rPr>
      </w:pPr>
      <w:r>
        <w:rPr>
          <w:noProof/>
          <w:sz w:val="24"/>
        </w:rPr>
        <w:drawing>
          <wp:inline distT="0" distB="0" distL="0" distR="0" wp14:anchorId="3521D1FD" wp14:editId="6D81A702">
            <wp:extent cx="5752465" cy="2640965"/>
            <wp:effectExtent l="0" t="0" r="635" b="6985"/>
            <wp:docPr id="14007184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18433" name="图片 2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5752465" cy="2640965"/>
                    </a:xfrm>
                    <a:prstGeom prst="rect">
                      <a:avLst/>
                    </a:prstGeom>
                    <a:noFill/>
                    <a:ln>
                      <a:noFill/>
                    </a:ln>
                  </pic:spPr>
                </pic:pic>
              </a:graphicData>
            </a:graphic>
          </wp:inline>
        </w:drawing>
      </w:r>
    </w:p>
    <w:p w14:paraId="20689637" w14:textId="1A04E284" w:rsidR="000E7101" w:rsidRDefault="00000000">
      <w:pPr>
        <w:pStyle w:val="a5"/>
        <w:wordWrap w:val="0"/>
        <w:spacing w:line="360" w:lineRule="auto"/>
        <w:jc w:val="center"/>
        <w:rPr>
          <w:rFonts w:ascii="Times New Roman"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37</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hint="eastAsia"/>
          <w:sz w:val="21"/>
          <w:szCs w:val="21"/>
        </w:rPr>
        <w:t>MATLAB</w:t>
      </w:r>
      <w:r>
        <w:rPr>
          <w:rFonts w:ascii="Times New Roman" w:hAnsi="Times New Roman" w:hint="eastAsia"/>
          <w:sz w:val="21"/>
          <w:szCs w:val="21"/>
        </w:rPr>
        <w:t>仿真电路图</w:t>
      </w:r>
    </w:p>
    <w:p w14:paraId="67579212" w14:textId="1CD193B4" w:rsidR="000E7101" w:rsidRDefault="00000000">
      <w:pPr>
        <w:wordWrap w:val="0"/>
        <w:spacing w:line="360" w:lineRule="auto"/>
        <w:ind w:firstLineChars="200" w:firstLine="480"/>
        <w:rPr>
          <w:sz w:val="24"/>
        </w:rPr>
      </w:pPr>
      <w:r>
        <w:rPr>
          <w:rFonts w:hint="eastAsia"/>
          <w:sz w:val="24"/>
        </w:rPr>
        <w:t>仿真测试正常后，开始绘制电路图，同样使用四个晶闸管组成整流桥，在晶闸管与</w:t>
      </w:r>
      <w:r>
        <w:rPr>
          <w:rFonts w:hint="eastAsia"/>
          <w:sz w:val="24"/>
        </w:rPr>
        <w:t>STM32</w:t>
      </w:r>
      <w:r>
        <w:rPr>
          <w:rFonts w:hint="eastAsia"/>
          <w:sz w:val="24"/>
        </w:rPr>
        <w:t>单片机之间串入一个光偶隔离，防止烧坏单片机。采样电路使用</w:t>
      </w:r>
      <w:r>
        <w:rPr>
          <w:rFonts w:hint="eastAsia"/>
          <w:sz w:val="24"/>
        </w:rPr>
        <w:t>PC817</w:t>
      </w:r>
      <w:r>
        <w:rPr>
          <w:rFonts w:hint="eastAsia"/>
          <w:sz w:val="24"/>
        </w:rPr>
        <w:t>光耦隔离将交流电与单片机隔离开来，确保脉冲信号能稳定的输入到单片机的</w:t>
      </w:r>
      <w:r>
        <w:rPr>
          <w:rFonts w:hint="eastAsia"/>
          <w:sz w:val="24"/>
        </w:rPr>
        <w:t>PA5</w:t>
      </w:r>
      <w:r>
        <w:rPr>
          <w:rFonts w:hint="eastAsia"/>
          <w:sz w:val="24"/>
        </w:rPr>
        <w:t>引脚，防止冲坏单片机。触发角由单片机程序给予，通过</w:t>
      </w:r>
      <w:r>
        <w:rPr>
          <w:rFonts w:hint="eastAsia"/>
          <w:sz w:val="24"/>
        </w:rPr>
        <w:t>PB4</w:t>
      </w:r>
      <w:r>
        <w:rPr>
          <w:rFonts w:hint="eastAsia"/>
          <w:sz w:val="24"/>
        </w:rPr>
        <w:t>、</w:t>
      </w:r>
      <w:r>
        <w:rPr>
          <w:rFonts w:hint="eastAsia"/>
          <w:sz w:val="24"/>
        </w:rPr>
        <w:t>PB5</w:t>
      </w:r>
      <w:r>
        <w:rPr>
          <w:rFonts w:hint="eastAsia"/>
          <w:sz w:val="24"/>
        </w:rPr>
        <w:t>、</w:t>
      </w:r>
      <w:r>
        <w:rPr>
          <w:rFonts w:hint="eastAsia"/>
          <w:sz w:val="24"/>
        </w:rPr>
        <w:t>PB6</w:t>
      </w:r>
      <w:r>
        <w:rPr>
          <w:rFonts w:hint="eastAsia"/>
          <w:sz w:val="24"/>
        </w:rPr>
        <w:t>、</w:t>
      </w:r>
      <w:r>
        <w:rPr>
          <w:rFonts w:hint="eastAsia"/>
          <w:sz w:val="24"/>
        </w:rPr>
        <w:t>PB7</w:t>
      </w:r>
      <w:r>
        <w:rPr>
          <w:rFonts w:hint="eastAsia"/>
          <w:sz w:val="24"/>
        </w:rPr>
        <w:t>使光耦</w:t>
      </w:r>
      <w:r>
        <w:rPr>
          <w:rFonts w:hint="eastAsia"/>
          <w:sz w:val="24"/>
        </w:rPr>
        <w:t>MOC3020</w:t>
      </w:r>
      <w:r>
        <w:rPr>
          <w:rFonts w:hint="eastAsia"/>
          <w:sz w:val="24"/>
        </w:rPr>
        <w:t>按顺序导通，进而驱动晶闸管。由于晶闸管依靠电网换流，无需考虑相位。晶闸管有源逆变电路图如图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38</w:t>
      </w:r>
      <w:r>
        <w:rPr>
          <w:sz w:val="24"/>
        </w:rPr>
        <w:fldChar w:fldCharType="end"/>
      </w:r>
      <w:r>
        <w:rPr>
          <w:rFonts w:hint="eastAsia"/>
          <w:sz w:val="24"/>
        </w:rPr>
        <w:t>所示，采样电路如图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39</w:t>
      </w:r>
      <w:r>
        <w:rPr>
          <w:sz w:val="24"/>
        </w:rPr>
        <w:fldChar w:fldCharType="end"/>
      </w:r>
      <w:r>
        <w:rPr>
          <w:rFonts w:hint="eastAsia"/>
          <w:sz w:val="24"/>
        </w:rPr>
        <w:t>所示。</w:t>
      </w:r>
    </w:p>
    <w:p w14:paraId="258BB16E" w14:textId="77777777" w:rsidR="000E7101" w:rsidRDefault="00000000">
      <w:pPr>
        <w:wordWrap w:val="0"/>
        <w:spacing w:line="360" w:lineRule="auto"/>
        <w:jc w:val="center"/>
        <w:rPr>
          <w:sz w:val="24"/>
        </w:rPr>
      </w:pPr>
      <w:r>
        <w:rPr>
          <w:noProof/>
          <w:sz w:val="24"/>
        </w:rPr>
        <w:drawing>
          <wp:inline distT="0" distB="0" distL="0" distR="0" wp14:anchorId="21F0D83D" wp14:editId="2FA44DD7">
            <wp:extent cx="4390390" cy="3102610"/>
            <wp:effectExtent l="0" t="0" r="0" b="2540"/>
            <wp:docPr id="1157553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53060" name="图片 1"/>
                    <pic:cNvPicPr>
                      <a:picLocks noChangeAspect="1"/>
                    </pic:cNvPicPr>
                  </pic:nvPicPr>
                  <pic:blipFill>
                    <a:blip r:embed="rId58"/>
                    <a:stretch>
                      <a:fillRect/>
                    </a:stretch>
                  </pic:blipFill>
                  <pic:spPr>
                    <a:xfrm>
                      <a:off x="0" y="0"/>
                      <a:ext cx="4409842" cy="3116347"/>
                    </a:xfrm>
                    <a:prstGeom prst="rect">
                      <a:avLst/>
                    </a:prstGeom>
                  </pic:spPr>
                </pic:pic>
              </a:graphicData>
            </a:graphic>
          </wp:inline>
        </w:drawing>
      </w:r>
    </w:p>
    <w:p w14:paraId="7B228A38" w14:textId="775211CD" w:rsidR="000E7101" w:rsidRDefault="00000000">
      <w:pPr>
        <w:pStyle w:val="a5"/>
        <w:wordWrap w:val="0"/>
        <w:spacing w:line="360" w:lineRule="auto"/>
        <w:jc w:val="center"/>
        <w:rPr>
          <w:rFonts w:ascii="Times New Roman"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38</w:t>
      </w:r>
      <w:r>
        <w:rPr>
          <w:rFonts w:ascii="Times New Roman" w:hAnsi="Times New Roman"/>
          <w:sz w:val="21"/>
          <w:szCs w:val="21"/>
        </w:rPr>
        <w:fldChar w:fldCharType="end"/>
      </w:r>
      <w:r>
        <w:rPr>
          <w:rFonts w:ascii="Times New Roman" w:hAnsi="Times New Roman" w:hint="eastAsia"/>
          <w:sz w:val="21"/>
          <w:szCs w:val="21"/>
        </w:rPr>
        <w:t xml:space="preserve">　单相有源逆变电路图</w:t>
      </w:r>
    </w:p>
    <w:p w14:paraId="771D8E8F" w14:textId="77777777" w:rsidR="000E7101" w:rsidRDefault="00000000">
      <w:pPr>
        <w:wordWrap w:val="0"/>
        <w:spacing w:line="360" w:lineRule="auto"/>
        <w:jc w:val="center"/>
        <w:rPr>
          <w:sz w:val="24"/>
        </w:rPr>
      </w:pPr>
      <w:r>
        <w:rPr>
          <w:noProof/>
          <w:sz w:val="24"/>
        </w:rPr>
        <w:lastRenderedPageBreak/>
        <w:drawing>
          <wp:inline distT="0" distB="0" distL="0" distR="0" wp14:anchorId="4D4AF4FD" wp14:editId="4FA57D7A">
            <wp:extent cx="3893185" cy="1689100"/>
            <wp:effectExtent l="0" t="0" r="0" b="6350"/>
            <wp:docPr id="2134369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69195" name="图片 1"/>
                    <pic:cNvPicPr>
                      <a:picLocks noChangeAspect="1"/>
                    </pic:cNvPicPr>
                  </pic:nvPicPr>
                  <pic:blipFill>
                    <a:blip r:embed="rId59"/>
                    <a:stretch>
                      <a:fillRect/>
                    </a:stretch>
                  </pic:blipFill>
                  <pic:spPr>
                    <a:xfrm>
                      <a:off x="0" y="0"/>
                      <a:ext cx="3947539" cy="1713124"/>
                    </a:xfrm>
                    <a:prstGeom prst="rect">
                      <a:avLst/>
                    </a:prstGeom>
                  </pic:spPr>
                </pic:pic>
              </a:graphicData>
            </a:graphic>
          </wp:inline>
        </w:drawing>
      </w:r>
    </w:p>
    <w:p w14:paraId="43F30CD8" w14:textId="369F08FC" w:rsidR="000E7101" w:rsidRDefault="00000000">
      <w:pPr>
        <w:pStyle w:val="a5"/>
        <w:wordWrap w:val="0"/>
        <w:spacing w:line="360" w:lineRule="auto"/>
        <w:jc w:val="center"/>
        <w:rPr>
          <w:rFonts w:ascii="Times New Roman"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39</w:t>
      </w:r>
      <w:r>
        <w:rPr>
          <w:rFonts w:ascii="Times New Roman" w:hAnsi="Times New Roman"/>
          <w:sz w:val="21"/>
          <w:szCs w:val="21"/>
        </w:rPr>
        <w:fldChar w:fldCharType="end"/>
      </w:r>
      <w:r>
        <w:rPr>
          <w:rFonts w:ascii="Times New Roman" w:hAnsi="Times New Roman" w:hint="eastAsia"/>
          <w:sz w:val="21"/>
          <w:szCs w:val="21"/>
        </w:rPr>
        <w:t xml:space="preserve">　采样电路原理图</w:t>
      </w:r>
    </w:p>
    <w:p w14:paraId="5E408EE9" w14:textId="77777777" w:rsidR="000E7101" w:rsidRDefault="00000000">
      <w:pPr>
        <w:wordWrap w:val="0"/>
        <w:spacing w:line="360" w:lineRule="auto"/>
        <w:ind w:firstLineChars="200" w:firstLine="480"/>
        <w:rPr>
          <w:sz w:val="24"/>
        </w:rPr>
      </w:pPr>
      <w:r>
        <w:rPr>
          <w:rFonts w:hint="eastAsia"/>
          <w:sz w:val="24"/>
        </w:rPr>
        <w:t>由于电网交流电波形是正弦波，当波形经过光耦</w:t>
      </w:r>
      <w:r>
        <w:rPr>
          <w:rFonts w:hint="eastAsia"/>
          <w:sz w:val="24"/>
        </w:rPr>
        <w:t>PC817</w:t>
      </w:r>
      <w:r>
        <w:rPr>
          <w:rFonts w:hint="eastAsia"/>
          <w:sz w:val="24"/>
        </w:rPr>
        <w:t>后，正半周部分会使得光耦内部光电二极管导通，连带内部光敏传感器导通。光耦的</w:t>
      </w:r>
      <w:r>
        <w:rPr>
          <w:rFonts w:hint="eastAsia"/>
          <w:sz w:val="24"/>
        </w:rPr>
        <w:t>3</w:t>
      </w:r>
      <w:r>
        <w:rPr>
          <w:rFonts w:hint="eastAsia"/>
          <w:sz w:val="24"/>
        </w:rPr>
        <w:t>，</w:t>
      </w:r>
      <w:r>
        <w:rPr>
          <w:rFonts w:hint="eastAsia"/>
          <w:sz w:val="24"/>
        </w:rPr>
        <w:t>4</w:t>
      </w:r>
      <w:r>
        <w:rPr>
          <w:rFonts w:hint="eastAsia"/>
          <w:sz w:val="24"/>
        </w:rPr>
        <w:t>引脚接成开漏输出，当光耦内部光敏传感器导通，</w:t>
      </w:r>
      <w:r>
        <w:rPr>
          <w:rFonts w:hint="eastAsia"/>
          <w:sz w:val="24"/>
        </w:rPr>
        <w:t>PA5</w:t>
      </w:r>
      <w:r>
        <w:rPr>
          <w:rFonts w:hint="eastAsia"/>
          <w:sz w:val="24"/>
        </w:rPr>
        <w:t>被拉至低电平，主控检测到下拉外部中断，自动进入计时，并根据延时时间给与</w:t>
      </w:r>
      <w:r>
        <w:rPr>
          <w:rFonts w:hint="eastAsia"/>
          <w:sz w:val="24"/>
        </w:rPr>
        <w:t>PB5</w:t>
      </w:r>
      <w:r>
        <w:rPr>
          <w:rFonts w:hint="eastAsia"/>
          <w:sz w:val="24"/>
        </w:rPr>
        <w:t>和</w:t>
      </w:r>
      <w:r>
        <w:rPr>
          <w:rFonts w:hint="eastAsia"/>
          <w:sz w:val="24"/>
        </w:rPr>
        <w:t>PB7</w:t>
      </w:r>
      <w:r>
        <w:rPr>
          <w:rFonts w:hint="eastAsia"/>
          <w:sz w:val="24"/>
        </w:rPr>
        <w:t>高电平，光耦</w:t>
      </w:r>
      <w:r>
        <w:rPr>
          <w:rFonts w:hint="eastAsia"/>
          <w:sz w:val="24"/>
        </w:rPr>
        <w:t>MOC3020</w:t>
      </w:r>
      <w:r>
        <w:rPr>
          <w:rFonts w:hint="eastAsia"/>
          <w:sz w:val="24"/>
        </w:rPr>
        <w:t>开启，连接晶闸管的光耦</w:t>
      </w:r>
      <w:r>
        <w:rPr>
          <w:rFonts w:hint="eastAsia"/>
          <w:sz w:val="24"/>
        </w:rPr>
        <w:t>3</w:t>
      </w:r>
      <w:r>
        <w:rPr>
          <w:rFonts w:hint="eastAsia"/>
          <w:sz w:val="24"/>
        </w:rPr>
        <w:t>引脚和</w:t>
      </w:r>
      <w:r>
        <w:rPr>
          <w:rFonts w:hint="eastAsia"/>
          <w:sz w:val="24"/>
        </w:rPr>
        <w:t>6</w:t>
      </w:r>
      <w:r>
        <w:rPr>
          <w:rFonts w:hint="eastAsia"/>
          <w:sz w:val="24"/>
        </w:rPr>
        <w:t>引脚打开，</w:t>
      </w:r>
      <w:r>
        <w:rPr>
          <w:rFonts w:hint="eastAsia"/>
          <w:sz w:val="24"/>
        </w:rPr>
        <w:t>1</w:t>
      </w:r>
      <w:r>
        <w:rPr>
          <w:rFonts w:hint="eastAsia"/>
          <w:sz w:val="24"/>
        </w:rPr>
        <w:t>，</w:t>
      </w:r>
      <w:r>
        <w:rPr>
          <w:rFonts w:hint="eastAsia"/>
          <w:sz w:val="24"/>
        </w:rPr>
        <w:t>3</w:t>
      </w:r>
      <w:r>
        <w:rPr>
          <w:rFonts w:hint="eastAsia"/>
          <w:sz w:val="24"/>
        </w:rPr>
        <w:t>晶闸管导通。由于晶闸管导通后不需要门极电压维持也可以一直导通，所以</w:t>
      </w:r>
      <w:r>
        <w:rPr>
          <w:rFonts w:hint="eastAsia"/>
          <w:sz w:val="24"/>
        </w:rPr>
        <w:t>PB5</w:t>
      </w:r>
      <w:r>
        <w:rPr>
          <w:rFonts w:hint="eastAsia"/>
          <w:sz w:val="24"/>
        </w:rPr>
        <w:t>和</w:t>
      </w:r>
      <w:r>
        <w:rPr>
          <w:rFonts w:hint="eastAsia"/>
          <w:sz w:val="24"/>
        </w:rPr>
        <w:t>PB7</w:t>
      </w:r>
      <w:r>
        <w:rPr>
          <w:rFonts w:hint="eastAsia"/>
          <w:sz w:val="24"/>
        </w:rPr>
        <w:t>恢复低电平。负半周部分会使光耦</w:t>
      </w:r>
      <w:r>
        <w:rPr>
          <w:rFonts w:hint="eastAsia"/>
          <w:sz w:val="24"/>
        </w:rPr>
        <w:t>PC817</w:t>
      </w:r>
      <w:r>
        <w:rPr>
          <w:rFonts w:hint="eastAsia"/>
          <w:sz w:val="24"/>
        </w:rPr>
        <w:t>内部二极管关断，此时由于开漏电路原因，</w:t>
      </w:r>
      <w:r>
        <w:rPr>
          <w:rFonts w:hint="eastAsia"/>
          <w:sz w:val="24"/>
        </w:rPr>
        <w:t>PA5</w:t>
      </w:r>
      <w:r>
        <w:rPr>
          <w:rFonts w:hint="eastAsia"/>
          <w:sz w:val="24"/>
        </w:rPr>
        <w:t>会被拉至高电平，主控检测到上拉外部中断，自动进入计时，并根据延时时间给与</w:t>
      </w:r>
      <w:r>
        <w:rPr>
          <w:rFonts w:hint="eastAsia"/>
          <w:sz w:val="24"/>
        </w:rPr>
        <w:t>PB6</w:t>
      </w:r>
      <w:r>
        <w:rPr>
          <w:rFonts w:hint="eastAsia"/>
          <w:sz w:val="24"/>
        </w:rPr>
        <w:t>和</w:t>
      </w:r>
      <w:r>
        <w:rPr>
          <w:rFonts w:hint="eastAsia"/>
          <w:sz w:val="24"/>
        </w:rPr>
        <w:t>PB8</w:t>
      </w:r>
      <w:r>
        <w:rPr>
          <w:rFonts w:hint="eastAsia"/>
          <w:sz w:val="24"/>
        </w:rPr>
        <w:t>高电平，导通</w:t>
      </w:r>
      <w:r>
        <w:rPr>
          <w:rFonts w:hint="eastAsia"/>
          <w:sz w:val="24"/>
        </w:rPr>
        <w:t>2</w:t>
      </w:r>
      <w:r>
        <w:rPr>
          <w:rFonts w:hint="eastAsia"/>
          <w:sz w:val="24"/>
        </w:rPr>
        <w:t>，</w:t>
      </w:r>
      <w:r>
        <w:rPr>
          <w:rFonts w:hint="eastAsia"/>
          <w:sz w:val="24"/>
        </w:rPr>
        <w:t>4</w:t>
      </w:r>
      <w:r>
        <w:rPr>
          <w:rFonts w:hint="eastAsia"/>
          <w:sz w:val="24"/>
        </w:rPr>
        <w:t>晶闸管，随后</w:t>
      </w:r>
      <w:r>
        <w:rPr>
          <w:rFonts w:hint="eastAsia"/>
          <w:sz w:val="24"/>
        </w:rPr>
        <w:t>PB6</w:t>
      </w:r>
      <w:r>
        <w:rPr>
          <w:rFonts w:hint="eastAsia"/>
          <w:sz w:val="24"/>
        </w:rPr>
        <w:t>和</w:t>
      </w:r>
      <w:r>
        <w:rPr>
          <w:rFonts w:hint="eastAsia"/>
          <w:sz w:val="24"/>
        </w:rPr>
        <w:t>PB8</w:t>
      </w:r>
      <w:r>
        <w:rPr>
          <w:rFonts w:hint="eastAsia"/>
          <w:sz w:val="24"/>
        </w:rPr>
        <w:t>恢复低电平。</w:t>
      </w:r>
    </w:p>
    <w:p w14:paraId="6DB775AE" w14:textId="77777777" w:rsidR="000E7101" w:rsidRDefault="00000000">
      <w:pPr>
        <w:wordWrap w:val="0"/>
        <w:spacing w:beforeLines="50" w:before="156" w:afterLines="50" w:after="156" w:line="360" w:lineRule="auto"/>
        <w:outlineLvl w:val="1"/>
        <w:rPr>
          <w:rFonts w:eastAsia="黑体"/>
          <w:sz w:val="24"/>
        </w:rPr>
      </w:pPr>
      <w:bookmarkStart w:id="85" w:name="_Toc199448571"/>
      <w:r>
        <w:rPr>
          <w:rFonts w:eastAsia="黑体" w:hint="eastAsia"/>
          <w:sz w:val="28"/>
          <w:szCs w:val="28"/>
        </w:rPr>
        <w:t>3.20</w:t>
      </w:r>
      <w:r>
        <w:rPr>
          <w:rFonts w:eastAsia="黑体" w:hint="eastAsia"/>
          <w:sz w:val="28"/>
          <w:szCs w:val="28"/>
        </w:rPr>
        <w:t xml:space="preserve">　电能质量采集模块</w:t>
      </w:r>
      <w:bookmarkEnd w:id="85"/>
    </w:p>
    <w:p w14:paraId="322A89C6" w14:textId="7775005B" w:rsidR="000E7101" w:rsidRDefault="00000000">
      <w:pPr>
        <w:wordWrap w:val="0"/>
        <w:spacing w:line="360" w:lineRule="auto"/>
        <w:ind w:firstLineChars="200" w:firstLine="480"/>
        <w:rPr>
          <w:sz w:val="24"/>
        </w:rPr>
      </w:pPr>
      <w:r>
        <w:rPr>
          <w:rFonts w:hint="eastAsia"/>
          <w:sz w:val="24"/>
        </w:rPr>
        <w:t>HLW8032</w:t>
      </w:r>
      <w:r>
        <w:rPr>
          <w:rFonts w:hint="eastAsia"/>
          <w:sz w:val="24"/>
        </w:rPr>
        <w:t>是一款高精度的电能计量芯片，它采用</w:t>
      </w:r>
      <w:r>
        <w:rPr>
          <w:rFonts w:hint="eastAsia"/>
          <w:sz w:val="24"/>
        </w:rPr>
        <w:t>CMOS</w:t>
      </w:r>
      <w:r>
        <w:rPr>
          <w:rFonts w:hint="eastAsia"/>
          <w:sz w:val="24"/>
        </w:rPr>
        <w:t>制造工艺，应用在单相交流电中。它的内部集成了两个</w:t>
      </w:r>
      <w:r>
        <w:rPr>
          <w:rFonts w:hint="eastAsia"/>
          <w:sz w:val="24"/>
        </w:rPr>
        <w:t>ADC</w:t>
      </w:r>
      <w:r>
        <w:rPr>
          <w:rFonts w:hint="eastAsia"/>
          <w:sz w:val="24"/>
        </w:rPr>
        <w:t>和一个高精度的电能计量内核，可以实时检测线电压、电流，计算有功功率、电能参数等。芯片采用</w:t>
      </w:r>
      <w:r>
        <w:rPr>
          <w:rFonts w:hint="eastAsia"/>
          <w:sz w:val="24"/>
        </w:rPr>
        <w:t>5V</w:t>
      </w:r>
      <w:r>
        <w:rPr>
          <w:rFonts w:hint="eastAsia"/>
          <w:sz w:val="24"/>
        </w:rPr>
        <w:t>供电，带有</w:t>
      </w:r>
      <w:r>
        <w:rPr>
          <w:rFonts w:hint="eastAsia"/>
          <w:sz w:val="24"/>
        </w:rPr>
        <w:t>1</w:t>
      </w:r>
      <w:r>
        <w:rPr>
          <w:rFonts w:hint="eastAsia"/>
          <w:sz w:val="24"/>
        </w:rPr>
        <w:t>路串口，内置晶振。外围电路采用</w:t>
      </w:r>
      <w:r>
        <w:rPr>
          <w:rFonts w:hint="eastAsia"/>
          <w:sz w:val="24"/>
        </w:rPr>
        <w:t>1000</w:t>
      </w:r>
      <w:r>
        <w:rPr>
          <w:rFonts w:hint="eastAsia"/>
          <w:sz w:val="24"/>
        </w:rPr>
        <w:t>：</w:t>
      </w:r>
      <w:r>
        <w:rPr>
          <w:rFonts w:hint="eastAsia"/>
          <w:sz w:val="24"/>
        </w:rPr>
        <w:t>1</w:t>
      </w:r>
      <w:r>
        <w:rPr>
          <w:rFonts w:hint="eastAsia"/>
          <w:sz w:val="24"/>
        </w:rPr>
        <w:t>的电流互感器和</w:t>
      </w:r>
      <w:r>
        <w:rPr>
          <w:rFonts w:hint="eastAsia"/>
          <w:sz w:val="24"/>
        </w:rPr>
        <w:t>1000</w:t>
      </w:r>
      <w:r>
        <w:rPr>
          <w:rFonts w:hint="eastAsia"/>
          <w:sz w:val="24"/>
        </w:rPr>
        <w:t>：</w:t>
      </w:r>
      <w:r>
        <w:rPr>
          <w:rFonts w:hint="eastAsia"/>
          <w:sz w:val="24"/>
        </w:rPr>
        <w:t>1000</w:t>
      </w:r>
      <w:r>
        <w:rPr>
          <w:rFonts w:hint="eastAsia"/>
          <w:sz w:val="24"/>
        </w:rPr>
        <w:t>的电压互感器采集电压和电流，误差仅在</w:t>
      </w:r>
      <w:r>
        <w:rPr>
          <w:rFonts w:hint="eastAsia"/>
          <w:sz w:val="24"/>
        </w:rPr>
        <w:t>0.2%</w:t>
      </w:r>
      <w:r>
        <w:rPr>
          <w:rFonts w:hint="eastAsia"/>
          <w:sz w:val="24"/>
        </w:rPr>
        <w:t>。太阳能发电板逆变产生的是单相电，采用了</w:t>
      </w:r>
      <w:r>
        <w:rPr>
          <w:rFonts w:hint="eastAsia"/>
          <w:sz w:val="24"/>
        </w:rPr>
        <w:t>HLW8032</w:t>
      </w:r>
      <w:r>
        <w:rPr>
          <w:rFonts w:hint="eastAsia"/>
          <w:sz w:val="24"/>
        </w:rPr>
        <w:t>芯片采集的方案，同时该芯片输出的数据到单片机还可以参与闭环运算，使电网更稳定。具体电路图如图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40</w:t>
      </w:r>
      <w:r>
        <w:rPr>
          <w:sz w:val="24"/>
        </w:rPr>
        <w:fldChar w:fldCharType="end"/>
      </w:r>
      <w:r>
        <w:rPr>
          <w:rFonts w:hint="eastAsia"/>
          <w:sz w:val="24"/>
        </w:rPr>
        <w:t>所示。输出串口</w:t>
      </w:r>
      <w:r>
        <w:rPr>
          <w:rFonts w:hint="eastAsia"/>
          <w:sz w:val="24"/>
        </w:rPr>
        <w:t>TX</w:t>
      </w:r>
      <w:r>
        <w:rPr>
          <w:rFonts w:hint="eastAsia"/>
          <w:sz w:val="24"/>
        </w:rPr>
        <w:t>连接到单片机的</w:t>
      </w:r>
      <w:r>
        <w:rPr>
          <w:rFonts w:hint="eastAsia"/>
          <w:sz w:val="24"/>
        </w:rPr>
        <w:t>PA3</w:t>
      </w:r>
      <w:r>
        <w:rPr>
          <w:rFonts w:hint="eastAsia"/>
          <w:sz w:val="24"/>
        </w:rPr>
        <w:t>引脚，实现通讯。</w:t>
      </w:r>
    </w:p>
    <w:p w14:paraId="24F44A9F" w14:textId="77777777" w:rsidR="000E7101" w:rsidRDefault="00000000">
      <w:pPr>
        <w:wordWrap w:val="0"/>
        <w:spacing w:line="360" w:lineRule="auto"/>
        <w:jc w:val="center"/>
        <w:rPr>
          <w:sz w:val="24"/>
        </w:rPr>
      </w:pPr>
      <w:r>
        <w:rPr>
          <w:noProof/>
          <w:sz w:val="24"/>
        </w:rPr>
        <w:lastRenderedPageBreak/>
        <w:drawing>
          <wp:inline distT="0" distB="0" distL="0" distR="0" wp14:anchorId="1ACB9CEC" wp14:editId="104FB6EB">
            <wp:extent cx="4747260" cy="3420110"/>
            <wp:effectExtent l="0" t="0" r="0" b="8890"/>
            <wp:docPr id="8279066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06678" name="图片 1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4751372" cy="3423335"/>
                    </a:xfrm>
                    <a:prstGeom prst="rect">
                      <a:avLst/>
                    </a:prstGeom>
                    <a:noFill/>
                    <a:ln>
                      <a:noFill/>
                    </a:ln>
                  </pic:spPr>
                </pic:pic>
              </a:graphicData>
            </a:graphic>
          </wp:inline>
        </w:drawing>
      </w:r>
    </w:p>
    <w:p w14:paraId="4ADF797F" w14:textId="3479BFD6" w:rsidR="000E7101" w:rsidRDefault="00000000">
      <w:pPr>
        <w:pStyle w:val="a5"/>
        <w:wordWrap w:val="0"/>
        <w:spacing w:line="360" w:lineRule="auto"/>
        <w:jc w:val="center"/>
        <w:rPr>
          <w:rFonts w:ascii="Times New Roman"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40</w:t>
      </w:r>
      <w:r>
        <w:rPr>
          <w:rFonts w:ascii="Times New Roman" w:hAnsi="Times New Roman"/>
          <w:sz w:val="21"/>
          <w:szCs w:val="21"/>
        </w:rPr>
        <w:fldChar w:fldCharType="end"/>
      </w:r>
      <w:r>
        <w:rPr>
          <w:rFonts w:ascii="Times New Roman" w:hAnsi="Times New Roman" w:hint="eastAsia"/>
          <w:sz w:val="21"/>
          <w:szCs w:val="21"/>
        </w:rPr>
        <w:t xml:space="preserve">　电能质量采集模块电路图</w:t>
      </w:r>
    </w:p>
    <w:p w14:paraId="7A44DEC4" w14:textId="77777777" w:rsidR="000E7101" w:rsidRDefault="00000000">
      <w:pPr>
        <w:wordWrap w:val="0"/>
        <w:spacing w:line="360" w:lineRule="auto"/>
        <w:ind w:firstLineChars="200" w:firstLine="480"/>
        <w:rPr>
          <w:sz w:val="24"/>
        </w:rPr>
      </w:pPr>
      <w:r>
        <w:rPr>
          <w:rFonts w:hint="eastAsia"/>
          <w:sz w:val="24"/>
        </w:rPr>
        <w:t>该模块配备了一个简单的</w:t>
      </w:r>
      <w:r>
        <w:rPr>
          <w:rFonts w:hint="eastAsia"/>
          <w:sz w:val="24"/>
        </w:rPr>
        <w:t>UART</w:t>
      </w:r>
      <w:r>
        <w:rPr>
          <w:rFonts w:hint="eastAsia"/>
          <w:sz w:val="24"/>
        </w:rPr>
        <w:t>接口，采用异步串行通信方式，并通过两个单向引脚进行数据传输。该接口以固定的</w:t>
      </w:r>
      <w:r>
        <w:rPr>
          <w:rFonts w:hint="eastAsia"/>
          <w:sz w:val="24"/>
        </w:rPr>
        <w:t>4800bps</w:t>
      </w:r>
      <w:r>
        <w:rPr>
          <w:rFonts w:hint="eastAsia"/>
          <w:sz w:val="24"/>
        </w:rPr>
        <w:t>波特率运行，发送数据的时间间隔为</w:t>
      </w:r>
      <w:r>
        <w:rPr>
          <w:rFonts w:hint="eastAsia"/>
          <w:sz w:val="24"/>
        </w:rPr>
        <w:t>50ms</w:t>
      </w:r>
      <w:r>
        <w:rPr>
          <w:rFonts w:hint="eastAsia"/>
          <w:sz w:val="24"/>
        </w:rPr>
        <w:t>，非常适合低速设计。</w:t>
      </w:r>
    </w:p>
    <w:p w14:paraId="3F22F90B" w14:textId="77777777" w:rsidR="000E7101" w:rsidRDefault="00000000">
      <w:pPr>
        <w:wordWrap w:val="0"/>
        <w:spacing w:line="360" w:lineRule="auto"/>
        <w:ind w:firstLineChars="200" w:firstLine="480"/>
        <w:rPr>
          <w:sz w:val="24"/>
        </w:rPr>
      </w:pPr>
      <w:r>
        <w:rPr>
          <w:rFonts w:hint="eastAsia"/>
          <w:sz w:val="24"/>
        </w:rPr>
        <w:t>芯片每次发送的数据量为</w:t>
      </w:r>
      <w:r>
        <w:rPr>
          <w:rFonts w:hint="eastAsia"/>
          <w:sz w:val="24"/>
        </w:rPr>
        <w:t xml:space="preserve"> 24 </w:t>
      </w:r>
      <w:r>
        <w:rPr>
          <w:rFonts w:hint="eastAsia"/>
          <w:sz w:val="24"/>
        </w:rPr>
        <w:t>字节，数据从寄存器</w:t>
      </w:r>
      <w:r>
        <w:rPr>
          <w:rFonts w:hint="eastAsia"/>
          <w:sz w:val="24"/>
        </w:rPr>
        <w:t xml:space="preserve"> 1</w:t>
      </w:r>
      <w:r>
        <w:rPr>
          <w:rFonts w:hint="eastAsia"/>
          <w:sz w:val="24"/>
        </w:rPr>
        <w:t>（</w:t>
      </w:r>
      <w:r>
        <w:rPr>
          <w:rFonts w:hint="eastAsia"/>
          <w:sz w:val="24"/>
        </w:rPr>
        <w:t>StateREG</w:t>
      </w:r>
      <w:r>
        <w:rPr>
          <w:rFonts w:hint="eastAsia"/>
          <w:sz w:val="24"/>
        </w:rPr>
        <w:t>）开始发送，到寄存器</w:t>
      </w:r>
      <w:r>
        <w:rPr>
          <w:rFonts w:hint="eastAsia"/>
          <w:sz w:val="24"/>
        </w:rPr>
        <w:t xml:space="preserve"> 11</w:t>
      </w:r>
      <w:r>
        <w:rPr>
          <w:rFonts w:hint="eastAsia"/>
          <w:sz w:val="24"/>
        </w:rPr>
        <w:t>（</w:t>
      </w:r>
      <w:r>
        <w:rPr>
          <w:rFonts w:hint="eastAsia"/>
          <w:sz w:val="24"/>
        </w:rPr>
        <w:t>CheckSumREG</w:t>
      </w:r>
      <w:r>
        <w:rPr>
          <w:rFonts w:hint="eastAsia"/>
          <w:sz w:val="24"/>
        </w:rPr>
        <w:t>）结束，共包含</w:t>
      </w:r>
      <w:r>
        <w:rPr>
          <w:rFonts w:hint="eastAsia"/>
          <w:sz w:val="24"/>
        </w:rPr>
        <w:t xml:space="preserve"> 11 </w:t>
      </w:r>
      <w:r>
        <w:rPr>
          <w:rFonts w:hint="eastAsia"/>
          <w:sz w:val="24"/>
        </w:rPr>
        <w:t>个寄存器的数据。例如，当模块工作稳定后，串口会稳定发送：</w:t>
      </w:r>
      <w:r>
        <w:rPr>
          <w:sz w:val="24"/>
        </w:rPr>
        <w:t>F2 5A 02</w:t>
      </w:r>
      <w:r>
        <w:rPr>
          <w:rFonts w:hint="eastAsia"/>
          <w:sz w:val="24"/>
        </w:rPr>
        <w:t xml:space="preserve"> </w:t>
      </w:r>
      <w:r>
        <w:rPr>
          <w:sz w:val="24"/>
        </w:rPr>
        <w:t>CD</w:t>
      </w:r>
      <w:r>
        <w:rPr>
          <w:rFonts w:hint="eastAsia"/>
          <w:sz w:val="24"/>
        </w:rPr>
        <w:t xml:space="preserve"> </w:t>
      </w:r>
      <w:r>
        <w:rPr>
          <w:sz w:val="24"/>
        </w:rPr>
        <w:t>30</w:t>
      </w:r>
      <w:r>
        <w:rPr>
          <w:rFonts w:hint="eastAsia"/>
          <w:sz w:val="24"/>
        </w:rPr>
        <w:t xml:space="preserve"> </w:t>
      </w:r>
      <w:r>
        <w:rPr>
          <w:sz w:val="24"/>
        </w:rPr>
        <w:t>06</w:t>
      </w:r>
      <w:r>
        <w:rPr>
          <w:rFonts w:hint="eastAsia"/>
          <w:sz w:val="24"/>
        </w:rPr>
        <w:t xml:space="preserve"> </w:t>
      </w:r>
      <w:r>
        <w:rPr>
          <w:sz w:val="24"/>
        </w:rPr>
        <w:t>D7</w:t>
      </w:r>
      <w:r>
        <w:rPr>
          <w:rFonts w:hint="eastAsia"/>
          <w:sz w:val="24"/>
        </w:rPr>
        <w:t xml:space="preserve"> </w:t>
      </w:r>
      <w:r>
        <w:rPr>
          <w:sz w:val="24"/>
        </w:rPr>
        <w:t>48</w:t>
      </w:r>
      <w:r>
        <w:rPr>
          <w:rFonts w:hint="eastAsia"/>
          <w:sz w:val="24"/>
        </w:rPr>
        <w:t xml:space="preserve"> </w:t>
      </w:r>
      <w:r>
        <w:rPr>
          <w:sz w:val="24"/>
        </w:rPr>
        <w:t>00</w:t>
      </w:r>
      <w:r>
        <w:rPr>
          <w:rFonts w:hint="eastAsia"/>
          <w:sz w:val="24"/>
        </w:rPr>
        <w:t xml:space="preserve"> </w:t>
      </w:r>
      <w:r>
        <w:rPr>
          <w:sz w:val="24"/>
        </w:rPr>
        <w:t>3C</w:t>
      </w:r>
      <w:r>
        <w:rPr>
          <w:rFonts w:hint="eastAsia"/>
          <w:sz w:val="24"/>
        </w:rPr>
        <w:t xml:space="preserve"> </w:t>
      </w:r>
      <w:r>
        <w:rPr>
          <w:sz w:val="24"/>
        </w:rPr>
        <w:t>F0</w:t>
      </w:r>
      <w:r>
        <w:rPr>
          <w:rFonts w:hint="eastAsia"/>
          <w:sz w:val="24"/>
        </w:rPr>
        <w:t xml:space="preserve"> </w:t>
      </w:r>
      <w:r>
        <w:rPr>
          <w:sz w:val="24"/>
        </w:rPr>
        <w:t>03</w:t>
      </w:r>
      <w:r>
        <w:rPr>
          <w:rFonts w:hint="eastAsia"/>
          <w:sz w:val="24"/>
        </w:rPr>
        <w:t xml:space="preserve"> </w:t>
      </w:r>
      <w:r>
        <w:rPr>
          <w:sz w:val="24"/>
        </w:rPr>
        <w:t>BD</w:t>
      </w:r>
      <w:r>
        <w:rPr>
          <w:rFonts w:hint="eastAsia"/>
          <w:sz w:val="24"/>
        </w:rPr>
        <w:t xml:space="preserve"> </w:t>
      </w:r>
      <w:r>
        <w:rPr>
          <w:sz w:val="24"/>
        </w:rPr>
        <w:t>E5</w:t>
      </w:r>
      <w:r>
        <w:rPr>
          <w:rFonts w:hint="eastAsia"/>
          <w:sz w:val="24"/>
        </w:rPr>
        <w:t xml:space="preserve"> </w:t>
      </w:r>
      <w:r>
        <w:rPr>
          <w:sz w:val="24"/>
        </w:rPr>
        <w:t>4C</w:t>
      </w:r>
      <w:r>
        <w:rPr>
          <w:rFonts w:hint="eastAsia"/>
          <w:sz w:val="24"/>
        </w:rPr>
        <w:t xml:space="preserve"> </w:t>
      </w:r>
      <w:r>
        <w:rPr>
          <w:sz w:val="24"/>
        </w:rPr>
        <w:t>D7</w:t>
      </w:r>
      <w:r>
        <w:rPr>
          <w:rFonts w:hint="eastAsia"/>
          <w:sz w:val="24"/>
        </w:rPr>
        <w:t xml:space="preserve"> </w:t>
      </w:r>
      <w:r>
        <w:rPr>
          <w:sz w:val="24"/>
        </w:rPr>
        <w:t>E0</w:t>
      </w:r>
      <w:r>
        <w:rPr>
          <w:rFonts w:hint="eastAsia"/>
          <w:sz w:val="24"/>
        </w:rPr>
        <w:t xml:space="preserve"> </w:t>
      </w:r>
      <w:r>
        <w:rPr>
          <w:sz w:val="24"/>
        </w:rPr>
        <w:t>4F</w:t>
      </w:r>
      <w:r>
        <w:rPr>
          <w:rFonts w:hint="eastAsia"/>
          <w:sz w:val="24"/>
        </w:rPr>
        <w:t xml:space="preserve"> </w:t>
      </w:r>
      <w:r>
        <w:rPr>
          <w:sz w:val="24"/>
        </w:rPr>
        <w:t>AE</w:t>
      </w:r>
      <w:r>
        <w:rPr>
          <w:rFonts w:hint="eastAsia"/>
          <w:sz w:val="24"/>
        </w:rPr>
        <w:t xml:space="preserve"> </w:t>
      </w:r>
      <w:r>
        <w:rPr>
          <w:sz w:val="24"/>
        </w:rPr>
        <w:t>02</w:t>
      </w:r>
      <w:r>
        <w:rPr>
          <w:rFonts w:hint="eastAsia"/>
          <w:sz w:val="24"/>
        </w:rPr>
        <w:t xml:space="preserve"> </w:t>
      </w:r>
      <w:r>
        <w:rPr>
          <w:sz w:val="24"/>
        </w:rPr>
        <w:t>61</w:t>
      </w:r>
      <w:r>
        <w:rPr>
          <w:rFonts w:hint="eastAsia"/>
          <w:sz w:val="24"/>
        </w:rPr>
        <w:t xml:space="preserve"> </w:t>
      </w:r>
      <w:r>
        <w:rPr>
          <w:sz w:val="24"/>
        </w:rPr>
        <w:t>00</w:t>
      </w:r>
      <w:r>
        <w:rPr>
          <w:rFonts w:hint="eastAsia"/>
          <w:sz w:val="24"/>
        </w:rPr>
        <w:t xml:space="preserve"> </w:t>
      </w:r>
      <w:r>
        <w:rPr>
          <w:sz w:val="24"/>
        </w:rPr>
        <w:t>06</w:t>
      </w:r>
      <w:r>
        <w:rPr>
          <w:rFonts w:hint="eastAsia"/>
          <w:sz w:val="24"/>
        </w:rPr>
        <w:t xml:space="preserve"> </w:t>
      </w:r>
      <w:r>
        <w:rPr>
          <w:sz w:val="24"/>
        </w:rPr>
        <w:t>5E</w:t>
      </w:r>
      <w:r>
        <w:rPr>
          <w:rFonts w:hint="eastAsia"/>
          <w:sz w:val="24"/>
        </w:rPr>
        <w:t>。</w:t>
      </w:r>
    </w:p>
    <w:p w14:paraId="3BB8EDF1" w14:textId="77777777" w:rsidR="000E7101" w:rsidRDefault="00000000">
      <w:pPr>
        <w:wordWrap w:val="0"/>
        <w:spacing w:line="360" w:lineRule="auto"/>
        <w:ind w:firstLineChars="200" w:firstLine="480"/>
        <w:rPr>
          <w:sz w:val="24"/>
        </w:rPr>
      </w:pPr>
      <w:r>
        <w:rPr>
          <w:rFonts w:hint="eastAsia"/>
          <w:sz w:val="24"/>
        </w:rPr>
        <w:t>其中</w:t>
      </w:r>
      <w:r>
        <w:rPr>
          <w:sz w:val="24"/>
        </w:rPr>
        <w:t>F2</w:t>
      </w:r>
      <w:r>
        <w:rPr>
          <w:sz w:val="24"/>
        </w:rPr>
        <w:t>表示状态寄存器的值</w:t>
      </w:r>
      <w:r>
        <w:rPr>
          <w:rFonts w:hint="eastAsia"/>
          <w:sz w:val="24"/>
        </w:rPr>
        <w:t>，</w:t>
      </w:r>
      <w:r>
        <w:rPr>
          <w:sz w:val="24"/>
        </w:rPr>
        <w:t>5A</w:t>
      </w:r>
      <w:r>
        <w:rPr>
          <w:sz w:val="24"/>
        </w:rPr>
        <w:t>表示检测寄存器的值</w:t>
      </w:r>
      <w:r>
        <w:rPr>
          <w:rFonts w:hint="eastAsia"/>
          <w:sz w:val="24"/>
        </w:rPr>
        <w:t>，</w:t>
      </w:r>
      <w:r>
        <w:rPr>
          <w:sz w:val="24"/>
        </w:rPr>
        <w:t>02 CD</w:t>
      </w:r>
      <w:r>
        <w:rPr>
          <w:rFonts w:hint="eastAsia"/>
          <w:sz w:val="24"/>
        </w:rPr>
        <w:t xml:space="preserve"> </w:t>
      </w:r>
      <w:r>
        <w:rPr>
          <w:sz w:val="24"/>
        </w:rPr>
        <w:t>30</w:t>
      </w:r>
      <w:r>
        <w:rPr>
          <w:sz w:val="24"/>
        </w:rPr>
        <w:t>表示电压参数寄存器的值</w:t>
      </w:r>
      <w:r>
        <w:rPr>
          <w:rFonts w:hint="eastAsia"/>
          <w:sz w:val="24"/>
        </w:rPr>
        <w:t>，</w:t>
      </w:r>
      <w:r>
        <w:rPr>
          <w:sz w:val="24"/>
        </w:rPr>
        <w:t>06 D7</w:t>
      </w:r>
      <w:r>
        <w:rPr>
          <w:rFonts w:hint="eastAsia"/>
          <w:sz w:val="24"/>
        </w:rPr>
        <w:t xml:space="preserve"> </w:t>
      </w:r>
      <w:r>
        <w:rPr>
          <w:sz w:val="24"/>
        </w:rPr>
        <w:t>48</w:t>
      </w:r>
      <w:r>
        <w:rPr>
          <w:sz w:val="24"/>
        </w:rPr>
        <w:t>表示电压寄存器的值</w:t>
      </w:r>
      <w:r>
        <w:rPr>
          <w:rFonts w:hint="eastAsia"/>
          <w:sz w:val="24"/>
        </w:rPr>
        <w:t>，</w:t>
      </w:r>
      <w:r>
        <w:rPr>
          <w:sz w:val="24"/>
        </w:rPr>
        <w:t>00 3C F0</w:t>
      </w:r>
      <w:r>
        <w:rPr>
          <w:sz w:val="24"/>
        </w:rPr>
        <w:t>表示电流参数寄存器的值</w:t>
      </w:r>
      <w:r>
        <w:rPr>
          <w:rFonts w:hint="eastAsia"/>
          <w:sz w:val="24"/>
        </w:rPr>
        <w:t>，</w:t>
      </w:r>
      <w:r>
        <w:rPr>
          <w:sz w:val="24"/>
        </w:rPr>
        <w:t>03 BD E5</w:t>
      </w:r>
      <w:r>
        <w:rPr>
          <w:sz w:val="24"/>
        </w:rPr>
        <w:t>表示电流寄存器的值</w:t>
      </w:r>
      <w:r>
        <w:rPr>
          <w:rFonts w:hint="eastAsia"/>
          <w:sz w:val="24"/>
        </w:rPr>
        <w:t>，</w:t>
      </w:r>
      <w:r>
        <w:rPr>
          <w:sz w:val="24"/>
        </w:rPr>
        <w:t>4C D7</w:t>
      </w:r>
      <w:r>
        <w:rPr>
          <w:rFonts w:hint="eastAsia"/>
          <w:sz w:val="24"/>
        </w:rPr>
        <w:t xml:space="preserve"> </w:t>
      </w:r>
      <w:r>
        <w:rPr>
          <w:sz w:val="24"/>
        </w:rPr>
        <w:t>E0</w:t>
      </w:r>
      <w:r>
        <w:rPr>
          <w:sz w:val="24"/>
        </w:rPr>
        <w:t>表示功率参数寄存器的值</w:t>
      </w:r>
      <w:r>
        <w:rPr>
          <w:rFonts w:hint="eastAsia"/>
          <w:sz w:val="24"/>
        </w:rPr>
        <w:t>，</w:t>
      </w:r>
      <w:r>
        <w:rPr>
          <w:sz w:val="24"/>
        </w:rPr>
        <w:t>4F AE 02</w:t>
      </w:r>
      <w:r>
        <w:rPr>
          <w:sz w:val="24"/>
        </w:rPr>
        <w:t>表示功率寄存器的值</w:t>
      </w:r>
      <w:r>
        <w:rPr>
          <w:rFonts w:hint="eastAsia"/>
          <w:sz w:val="24"/>
        </w:rPr>
        <w:t>，</w:t>
      </w:r>
      <w:r>
        <w:rPr>
          <w:sz w:val="24"/>
        </w:rPr>
        <w:t>61</w:t>
      </w:r>
      <w:r>
        <w:rPr>
          <w:sz w:val="24"/>
        </w:rPr>
        <w:t>表示数据更新寄存器的值</w:t>
      </w:r>
      <w:r>
        <w:rPr>
          <w:sz w:val="24"/>
        </w:rPr>
        <w:t>00 06</w:t>
      </w:r>
      <w:r>
        <w:rPr>
          <w:sz w:val="24"/>
        </w:rPr>
        <w:t>表示</w:t>
      </w:r>
      <w:r>
        <w:rPr>
          <w:sz w:val="24"/>
        </w:rPr>
        <w:t>PF</w:t>
      </w:r>
      <w:r>
        <w:rPr>
          <w:rFonts w:hint="eastAsia"/>
          <w:sz w:val="24"/>
        </w:rPr>
        <w:t>脉冲</w:t>
      </w:r>
      <w:r>
        <w:rPr>
          <w:sz w:val="24"/>
        </w:rPr>
        <w:t>寄存器的值</w:t>
      </w:r>
      <w:r>
        <w:rPr>
          <w:rFonts w:hint="eastAsia"/>
          <w:sz w:val="24"/>
        </w:rPr>
        <w:t>，用于计算电功率，</w:t>
      </w:r>
      <w:r>
        <w:rPr>
          <w:sz w:val="24"/>
        </w:rPr>
        <w:t>5E</w:t>
      </w:r>
      <w:r>
        <w:rPr>
          <w:sz w:val="24"/>
        </w:rPr>
        <w:t>表示校验和寄存器的值</w:t>
      </w:r>
      <w:r>
        <w:rPr>
          <w:rFonts w:hint="eastAsia"/>
          <w:sz w:val="24"/>
        </w:rPr>
        <w:t>。</w:t>
      </w:r>
    </w:p>
    <w:p w14:paraId="408D1350" w14:textId="77777777" w:rsidR="000E7101" w:rsidRDefault="00000000">
      <w:pPr>
        <w:wordWrap w:val="0"/>
        <w:spacing w:line="360" w:lineRule="auto"/>
        <w:ind w:firstLineChars="200" w:firstLine="480"/>
        <w:rPr>
          <w:sz w:val="24"/>
        </w:rPr>
      </w:pPr>
      <w:r>
        <w:rPr>
          <w:rFonts w:hint="eastAsia"/>
          <w:sz w:val="24"/>
        </w:rPr>
        <w:t>当单片机串口接收数据</w:t>
      </w:r>
      <w:r>
        <w:rPr>
          <w:sz w:val="24"/>
        </w:rPr>
        <w:t>后</w:t>
      </w:r>
      <w:r>
        <w:rPr>
          <w:rFonts w:hint="eastAsia"/>
          <w:sz w:val="24"/>
        </w:rPr>
        <w:t>，会</w:t>
      </w:r>
      <w:r>
        <w:rPr>
          <w:sz w:val="24"/>
        </w:rPr>
        <w:t>根据上面的</w:t>
      </w:r>
      <w:r>
        <w:rPr>
          <w:rFonts w:hint="eastAsia"/>
          <w:sz w:val="24"/>
        </w:rPr>
        <w:t>数据判断检测是否可信，只有状态寄存器是</w:t>
      </w:r>
      <w:r>
        <w:rPr>
          <w:rFonts w:hint="eastAsia"/>
          <w:sz w:val="24"/>
        </w:rPr>
        <w:t>F2</w:t>
      </w:r>
      <w:r>
        <w:rPr>
          <w:rFonts w:hint="eastAsia"/>
          <w:sz w:val="24"/>
        </w:rPr>
        <w:t>，检测寄存器是</w:t>
      </w:r>
      <w:r>
        <w:rPr>
          <w:rFonts w:hint="eastAsia"/>
          <w:sz w:val="24"/>
        </w:rPr>
        <w:t>5A</w:t>
      </w:r>
      <w:r>
        <w:rPr>
          <w:rFonts w:hint="eastAsia"/>
          <w:sz w:val="24"/>
        </w:rPr>
        <w:t>时，单片机认为数据可靠，进而</w:t>
      </w:r>
      <w:r>
        <w:rPr>
          <w:sz w:val="24"/>
        </w:rPr>
        <w:t>计算出相应测量值。</w:t>
      </w:r>
      <w:r>
        <w:rPr>
          <w:rFonts w:hint="eastAsia"/>
          <w:sz w:val="24"/>
        </w:rPr>
        <w:t>其中有效电压计算公式见式（</w:t>
      </w:r>
      <w:r>
        <w:rPr>
          <w:rFonts w:hint="eastAsia"/>
          <w:sz w:val="24"/>
        </w:rPr>
        <w:t>3.4</w:t>
      </w:r>
      <w:r>
        <w:rPr>
          <w:rFonts w:hint="eastAsia"/>
          <w:sz w:val="24"/>
        </w:rPr>
        <w:t>），根据芯片手册，电压系数由分压电阻决定。本系统采用的是五个</w:t>
      </w:r>
      <w:r>
        <w:rPr>
          <w:rFonts w:hint="eastAsia"/>
          <w:sz w:val="24"/>
        </w:rPr>
        <w:t>20K</w:t>
      </w:r>
      <w:r>
        <w:rPr>
          <w:rFonts w:hint="eastAsia"/>
          <w:sz w:val="24"/>
        </w:rPr>
        <w:t>的电阻串联，分别是</w:t>
      </w:r>
      <w:r>
        <w:rPr>
          <w:rFonts w:hint="eastAsia"/>
          <w:sz w:val="24"/>
        </w:rPr>
        <w:t>R6</w:t>
      </w:r>
      <w:r>
        <w:rPr>
          <w:rFonts w:hint="eastAsia"/>
          <w:sz w:val="24"/>
        </w:rPr>
        <w:t>、</w:t>
      </w:r>
      <w:r>
        <w:rPr>
          <w:rFonts w:hint="eastAsia"/>
          <w:sz w:val="24"/>
        </w:rPr>
        <w:t>R20</w:t>
      </w:r>
      <w:r>
        <w:rPr>
          <w:rFonts w:hint="eastAsia"/>
          <w:sz w:val="24"/>
        </w:rPr>
        <w:t>、</w:t>
      </w:r>
      <w:r>
        <w:rPr>
          <w:rFonts w:hint="eastAsia"/>
          <w:sz w:val="24"/>
        </w:rPr>
        <w:t>R21</w:t>
      </w:r>
      <w:r>
        <w:rPr>
          <w:rFonts w:hint="eastAsia"/>
          <w:sz w:val="24"/>
        </w:rPr>
        <w:t>、</w:t>
      </w:r>
      <w:r>
        <w:rPr>
          <w:rFonts w:hint="eastAsia"/>
          <w:sz w:val="24"/>
        </w:rPr>
        <w:t>R22</w:t>
      </w:r>
      <w:r>
        <w:rPr>
          <w:rFonts w:hint="eastAsia"/>
          <w:sz w:val="24"/>
        </w:rPr>
        <w:t>、</w:t>
      </w:r>
      <w:r>
        <w:rPr>
          <w:rFonts w:hint="eastAsia"/>
          <w:sz w:val="24"/>
        </w:rPr>
        <w:t>R23</w:t>
      </w:r>
      <w:r>
        <w:rPr>
          <w:rFonts w:hint="eastAsia"/>
          <w:sz w:val="24"/>
        </w:rPr>
        <w:t>和一个</w:t>
      </w:r>
      <w:r>
        <w:rPr>
          <w:rFonts w:hint="eastAsia"/>
          <w:sz w:val="24"/>
        </w:rPr>
        <w:t>1K</w:t>
      </w:r>
      <w:r>
        <w:rPr>
          <w:rFonts w:hint="eastAsia"/>
          <w:sz w:val="24"/>
        </w:rPr>
        <w:t>的电阻</w:t>
      </w:r>
      <w:r>
        <w:rPr>
          <w:rFonts w:hint="eastAsia"/>
          <w:sz w:val="24"/>
        </w:rPr>
        <w:t>R19</w:t>
      </w:r>
      <w:r>
        <w:rPr>
          <w:rFonts w:hint="eastAsia"/>
          <w:sz w:val="24"/>
        </w:rPr>
        <w:t>分压，</w:t>
      </w:r>
      <w:r>
        <w:rPr>
          <w:rFonts w:hint="eastAsia"/>
          <w:sz w:val="24"/>
        </w:rPr>
        <w:lastRenderedPageBreak/>
        <w:t>所以电压系数为</w:t>
      </w:r>
      <w:r>
        <w:rPr>
          <w:rFonts w:hint="eastAsia"/>
          <w:sz w:val="24"/>
        </w:rPr>
        <w:t>20K*5/1K*1000=0.1</w:t>
      </w:r>
      <w:r>
        <w:rPr>
          <w:rFonts w:hint="eastAsia"/>
          <w:sz w:val="24"/>
        </w:rPr>
        <w:t>。</w:t>
      </w:r>
    </w:p>
    <w:p w14:paraId="7F2AB8F4" w14:textId="7CD2AFB7" w:rsidR="000E7101" w:rsidRDefault="00000000">
      <w:pPr>
        <w:widowControl/>
        <w:wordWrap w:val="0"/>
        <w:spacing w:line="360" w:lineRule="auto"/>
        <w:rPr>
          <w:rFonts w:cs="宋体"/>
          <w:sz w:val="24"/>
        </w:rPr>
      </w:pPr>
      <m:oMathPara>
        <m:oMath>
          <m:eqArr>
            <m:eqArrPr>
              <m:maxDist m:val="1"/>
              <m:ctrlPr>
                <w:rPr>
                  <w:rFonts w:ascii="Cambria Math" w:eastAsia="黑体" w:hAnsi="Cambria Math"/>
                  <w:i/>
                  <w:sz w:val="24"/>
                </w:rPr>
              </m:ctrlPr>
            </m:eqArrPr>
            <m:e>
              <m:r>
                <m:rPr>
                  <m:sty m:val="p"/>
                </m:rPr>
                <w:rPr>
                  <w:rFonts w:ascii="Cambria Math" w:eastAsia="黑体" w:hAnsi="Cambria Math" w:hint="eastAsia"/>
                  <w:sz w:val="24"/>
                </w:rPr>
                <m:t>有效电压</m:t>
              </m:r>
              <m:r>
                <m:rPr>
                  <m:sty m:val="p"/>
                </m:rPr>
                <w:rPr>
                  <w:rFonts w:ascii="Cambria Math" w:eastAsia="黑体" w:hAnsi="Cambria Math"/>
                  <w:sz w:val="24"/>
                </w:rPr>
                <m:t>=</m:t>
              </m:r>
              <m:f>
                <m:fPr>
                  <m:ctrlPr>
                    <w:rPr>
                      <w:rFonts w:ascii="Cambria Math" w:eastAsia="黑体" w:hAnsi="Cambria Math"/>
                      <w:sz w:val="24"/>
                    </w:rPr>
                  </m:ctrlPr>
                </m:fPr>
                <m:num>
                  <m:r>
                    <m:rPr>
                      <m:sty m:val="p"/>
                    </m:rPr>
                    <w:rPr>
                      <w:rFonts w:ascii="Cambria Math" w:eastAsia="黑体" w:hAnsi="Cambria Math" w:hint="eastAsia"/>
                      <w:sz w:val="24"/>
                    </w:rPr>
                    <m:t>电压参数寄存器</m:t>
                  </m:r>
                </m:num>
                <m:den>
                  <m:r>
                    <m:rPr>
                      <m:sty m:val="p"/>
                    </m:rPr>
                    <w:rPr>
                      <w:rFonts w:ascii="Cambria Math" w:eastAsia="黑体" w:hAnsi="Cambria Math" w:hint="eastAsia"/>
                      <w:sz w:val="24"/>
                    </w:rPr>
                    <m:t>电压寄存器</m:t>
                  </m:r>
                </m:den>
              </m:f>
              <m:r>
                <m:rPr>
                  <m:sty m:val="p"/>
                </m:rPr>
                <w:rPr>
                  <w:rFonts w:ascii="Cambria Math" w:eastAsia="黑体" w:hAnsi="Cambria Math"/>
                  <w:sz w:val="24"/>
                </w:rPr>
                <m:t>*</m:t>
              </m:r>
              <m:r>
                <m:rPr>
                  <m:sty m:val="p"/>
                </m:rPr>
                <w:rPr>
                  <w:rFonts w:ascii="Cambria Math" w:eastAsia="黑体" w:hAnsi="Cambria Math" w:hint="eastAsia"/>
                  <w:sz w:val="24"/>
                </w:rPr>
                <m:t>电压系数</m:t>
              </m:r>
              <m:r>
                <w:rPr>
                  <w:rFonts w:ascii="Cambria Math" w:eastAsia="黑体" w:hAnsi="Cambria Math"/>
                  <w:sz w:val="24"/>
                </w:rPr>
                <m:t>#</m:t>
              </m:r>
              <m:d>
                <m:dPr>
                  <m:ctrlPr>
                    <w:rPr>
                      <w:rFonts w:ascii="Cambria Math" w:eastAsia="黑体" w:hAnsi="Cambria Math"/>
                      <w:i/>
                      <w:sz w:val="24"/>
                    </w:rPr>
                  </m:ctrlPr>
                </m:dPr>
                <m:e>
                  <m:r>
                    <m:rPr>
                      <m:sty m:val="p"/>
                    </m:rPr>
                    <w:rPr>
                      <w:rFonts w:ascii="Cambria Math" w:eastAsia="黑体" w:hAnsi="Cambria Math"/>
                      <w:sz w:val="24"/>
                    </w:rPr>
                    <w:fldChar w:fldCharType="begin"/>
                  </m:r>
                  <m:r>
                    <m:rPr>
                      <m:sty m:val="p"/>
                    </m:rPr>
                    <w:rPr>
                      <w:rFonts w:ascii="Cambria Math" w:eastAsia="黑体" w:hAnsi="Cambria Math"/>
                      <w:sz w:val="24"/>
                    </w:rPr>
                    <m:t xml:space="preserve"> Seq eq \c </m:t>
                  </m:r>
                  <m:r>
                    <m:rPr>
                      <m:sty m:val="p"/>
                    </m:rPr>
                    <w:rPr>
                      <w:rFonts w:ascii="Cambria Math" w:eastAsia="黑体" w:hAnsi="Cambria Math"/>
                      <w:sz w:val="24"/>
                    </w:rPr>
                    <w:fldChar w:fldCharType="separate"/>
                  </m:r>
                  <m:r>
                    <m:rPr>
                      <m:sty m:val="p"/>
                    </m:rPr>
                    <w:rPr>
                      <w:rFonts w:ascii="Cambria Math" w:eastAsia="黑体" w:hAnsi="Cambria Math"/>
                      <w:noProof/>
                      <w:sz w:val="24"/>
                    </w:rPr>
                    <m:t>3</m:t>
                  </m:r>
                  <m:r>
                    <m:rPr>
                      <m:sty m:val="p"/>
                    </m:rPr>
                    <w:rPr>
                      <w:rFonts w:ascii="Cambria Math" w:eastAsia="黑体" w:hAnsi="Cambria Math"/>
                      <w:sz w:val="24"/>
                    </w:rPr>
                    <w:fldChar w:fldCharType="end"/>
                  </m:r>
                  <m:r>
                    <w:rPr>
                      <w:rFonts w:ascii="Cambria Math" w:eastAsia="黑体" w:hAnsi="Cambria Math"/>
                      <w:sz w:val="24"/>
                    </w:rPr>
                    <m:t>.</m:t>
                  </m:r>
                  <m:r>
                    <m:rPr>
                      <m:sty m:val="p"/>
                    </m:rPr>
                    <w:rPr>
                      <w:rFonts w:ascii="Cambria Math" w:eastAsia="黑体" w:hAnsi="Cambria Math"/>
                      <w:sz w:val="24"/>
                    </w:rPr>
                    <w:fldChar w:fldCharType="begin"/>
                  </m:r>
                  <m:r>
                    <m:rPr>
                      <m:sty m:val="p"/>
                    </m:rPr>
                    <w:rPr>
                      <w:rFonts w:ascii="Cambria Math" w:eastAsia="黑体" w:hAnsi="Cambria Math"/>
                      <w:sz w:val="24"/>
                    </w:rPr>
                    <m:t xml:space="preserve"> Seq list </m:t>
                  </m:r>
                  <m:r>
                    <m:rPr>
                      <m:sty m:val="p"/>
                    </m:rPr>
                    <w:rPr>
                      <w:rFonts w:ascii="Cambria Math" w:eastAsia="黑体" w:hAnsi="Cambria Math"/>
                      <w:sz w:val="24"/>
                    </w:rPr>
                    <w:fldChar w:fldCharType="separate"/>
                  </m:r>
                  <m:r>
                    <m:rPr>
                      <m:sty m:val="p"/>
                    </m:rPr>
                    <w:rPr>
                      <w:rFonts w:ascii="Cambria Math" w:eastAsia="黑体" w:hAnsi="Cambria Math"/>
                      <w:noProof/>
                      <w:sz w:val="24"/>
                    </w:rPr>
                    <m:t>4</m:t>
                  </m:r>
                  <m:r>
                    <m:rPr>
                      <m:sty m:val="p"/>
                    </m:rPr>
                    <w:rPr>
                      <w:rFonts w:ascii="Cambria Math" w:eastAsia="黑体" w:hAnsi="Cambria Math"/>
                      <w:sz w:val="24"/>
                    </w:rPr>
                    <w:fldChar w:fldCharType="end"/>
                  </m:r>
                </m:e>
              </m:d>
            </m:e>
          </m:eqArr>
        </m:oMath>
      </m:oMathPara>
    </w:p>
    <w:p w14:paraId="25066121" w14:textId="77777777" w:rsidR="000E7101" w:rsidRDefault="00000000">
      <w:pPr>
        <w:wordWrap w:val="0"/>
        <w:spacing w:line="360" w:lineRule="auto"/>
        <w:ind w:firstLineChars="200" w:firstLine="480"/>
        <w:rPr>
          <w:sz w:val="24"/>
        </w:rPr>
      </w:pPr>
      <w:r>
        <w:rPr>
          <w:rFonts w:hint="eastAsia"/>
          <w:sz w:val="24"/>
        </w:rPr>
        <w:t>有效电流计算公式见式（</w:t>
      </w:r>
      <w:r>
        <w:rPr>
          <w:rFonts w:hint="eastAsia"/>
          <w:sz w:val="24"/>
        </w:rPr>
        <w:t>3.5</w:t>
      </w:r>
      <w:r>
        <w:rPr>
          <w:rFonts w:hint="eastAsia"/>
          <w:sz w:val="24"/>
        </w:rPr>
        <w:t>）。电流系数是由采样电阻</w:t>
      </w:r>
      <w:r>
        <w:rPr>
          <w:rFonts w:hint="eastAsia"/>
          <w:sz w:val="24"/>
        </w:rPr>
        <w:t>R</w:t>
      </w:r>
      <w:r>
        <w:rPr>
          <w:rFonts w:hint="eastAsia"/>
          <w:sz w:val="24"/>
        </w:rPr>
        <w:t>决定的，本系统采样电阻</w:t>
      </w:r>
      <w:r>
        <w:rPr>
          <w:rFonts w:hint="eastAsia"/>
          <w:sz w:val="24"/>
        </w:rPr>
        <w:t>R18</w:t>
      </w:r>
      <w:r>
        <w:rPr>
          <w:rFonts w:hint="eastAsia"/>
          <w:sz w:val="24"/>
        </w:rPr>
        <w:t>为</w:t>
      </w:r>
      <w:r>
        <w:rPr>
          <w:rFonts w:hint="eastAsia"/>
          <w:sz w:val="24"/>
        </w:rPr>
        <w:t>1R</w:t>
      </w:r>
      <w:r>
        <w:rPr>
          <w:rFonts w:hint="eastAsia"/>
          <w:sz w:val="24"/>
        </w:rPr>
        <w:t>，所以电流系数为</w:t>
      </w:r>
      <w:r>
        <w:rPr>
          <w:rFonts w:hint="eastAsia"/>
          <w:sz w:val="24"/>
        </w:rPr>
        <w:t>1/R*1000=0.001</w:t>
      </w:r>
      <w:r>
        <w:rPr>
          <w:rFonts w:hint="eastAsia"/>
          <w:sz w:val="24"/>
        </w:rPr>
        <w:t>。</w:t>
      </w:r>
    </w:p>
    <w:p w14:paraId="00C8E577" w14:textId="05201971" w:rsidR="000E7101" w:rsidRDefault="00000000">
      <w:pPr>
        <w:widowControl/>
        <w:wordWrap w:val="0"/>
        <w:spacing w:line="360" w:lineRule="auto"/>
        <w:rPr>
          <w:rFonts w:cs="宋体"/>
          <w:sz w:val="24"/>
        </w:rPr>
      </w:pPr>
      <m:oMathPara>
        <m:oMath>
          <m:eqArr>
            <m:eqArrPr>
              <m:maxDist m:val="1"/>
              <m:ctrlPr>
                <w:rPr>
                  <w:rFonts w:ascii="Cambria Math" w:eastAsia="黑体" w:hAnsi="Cambria Math"/>
                  <w:i/>
                  <w:sz w:val="24"/>
                </w:rPr>
              </m:ctrlPr>
            </m:eqArrPr>
            <m:e>
              <m:r>
                <m:rPr>
                  <m:sty m:val="p"/>
                </m:rPr>
                <w:rPr>
                  <w:rFonts w:ascii="Cambria Math" w:eastAsia="黑体" w:hAnsi="Cambria Math" w:hint="eastAsia"/>
                  <w:sz w:val="24"/>
                </w:rPr>
                <m:t>有效电流</m:t>
              </m:r>
              <m:r>
                <m:rPr>
                  <m:sty m:val="p"/>
                </m:rPr>
                <w:rPr>
                  <w:rFonts w:ascii="Cambria Math" w:eastAsia="黑体" w:hAnsi="Cambria Math"/>
                  <w:sz w:val="24"/>
                </w:rPr>
                <m:t>=</m:t>
              </m:r>
              <m:f>
                <m:fPr>
                  <m:ctrlPr>
                    <w:rPr>
                      <w:rFonts w:ascii="Cambria Math" w:eastAsia="黑体" w:hAnsi="Cambria Math"/>
                      <w:sz w:val="24"/>
                    </w:rPr>
                  </m:ctrlPr>
                </m:fPr>
                <m:num>
                  <m:r>
                    <m:rPr>
                      <m:sty m:val="p"/>
                    </m:rPr>
                    <w:rPr>
                      <w:rFonts w:ascii="Cambria Math" w:eastAsia="黑体" w:hAnsi="Cambria Math" w:hint="eastAsia"/>
                      <w:sz w:val="24"/>
                    </w:rPr>
                    <m:t>电流参数寄存器</m:t>
                  </m:r>
                </m:num>
                <m:den>
                  <m:r>
                    <m:rPr>
                      <m:sty m:val="p"/>
                    </m:rPr>
                    <w:rPr>
                      <w:rFonts w:ascii="Cambria Math" w:eastAsia="黑体" w:hAnsi="Cambria Math" w:hint="eastAsia"/>
                      <w:sz w:val="24"/>
                    </w:rPr>
                    <m:t>电流寄存器</m:t>
                  </m:r>
                </m:den>
              </m:f>
              <m:r>
                <m:rPr>
                  <m:sty m:val="p"/>
                </m:rPr>
                <w:rPr>
                  <w:rFonts w:ascii="Cambria Math" w:eastAsia="黑体" w:hAnsi="Cambria Math"/>
                  <w:sz w:val="24"/>
                </w:rPr>
                <m:t>*</m:t>
              </m:r>
              <m:r>
                <m:rPr>
                  <m:sty m:val="p"/>
                </m:rPr>
                <w:rPr>
                  <w:rFonts w:ascii="Cambria Math" w:eastAsia="黑体" w:hAnsi="Cambria Math" w:hint="eastAsia"/>
                  <w:sz w:val="24"/>
                </w:rPr>
                <m:t>电流系数</m:t>
              </m:r>
              <m:r>
                <w:rPr>
                  <w:rFonts w:ascii="Cambria Math" w:eastAsia="黑体" w:hAnsi="Cambria Math"/>
                  <w:sz w:val="24"/>
                </w:rPr>
                <m:t>#</m:t>
              </m:r>
              <m:d>
                <m:dPr>
                  <m:ctrlPr>
                    <w:rPr>
                      <w:rFonts w:ascii="Cambria Math" w:eastAsia="黑体" w:hAnsi="Cambria Math"/>
                      <w:i/>
                      <w:sz w:val="24"/>
                    </w:rPr>
                  </m:ctrlPr>
                </m:dPr>
                <m:e>
                  <m:r>
                    <m:rPr>
                      <m:sty m:val="p"/>
                    </m:rPr>
                    <w:rPr>
                      <w:rFonts w:ascii="Cambria Math" w:eastAsia="黑体" w:hAnsi="Cambria Math"/>
                      <w:sz w:val="24"/>
                    </w:rPr>
                    <w:fldChar w:fldCharType="begin"/>
                  </m:r>
                  <m:r>
                    <m:rPr>
                      <m:sty m:val="p"/>
                    </m:rPr>
                    <w:rPr>
                      <w:rFonts w:ascii="Cambria Math" w:eastAsia="黑体" w:hAnsi="Cambria Math"/>
                      <w:sz w:val="24"/>
                    </w:rPr>
                    <m:t xml:space="preserve"> Seq eq \c </m:t>
                  </m:r>
                  <m:r>
                    <m:rPr>
                      <m:sty m:val="p"/>
                    </m:rPr>
                    <w:rPr>
                      <w:rFonts w:ascii="Cambria Math" w:eastAsia="黑体" w:hAnsi="Cambria Math"/>
                      <w:sz w:val="24"/>
                    </w:rPr>
                    <w:fldChar w:fldCharType="separate"/>
                  </m:r>
                  <m:r>
                    <m:rPr>
                      <m:sty m:val="p"/>
                    </m:rPr>
                    <w:rPr>
                      <w:rFonts w:ascii="Cambria Math" w:eastAsia="黑体" w:hAnsi="Cambria Math"/>
                      <w:noProof/>
                      <w:sz w:val="24"/>
                    </w:rPr>
                    <m:t>3</m:t>
                  </m:r>
                  <m:r>
                    <m:rPr>
                      <m:sty m:val="p"/>
                    </m:rPr>
                    <w:rPr>
                      <w:rFonts w:ascii="Cambria Math" w:eastAsia="黑体" w:hAnsi="Cambria Math"/>
                      <w:sz w:val="24"/>
                    </w:rPr>
                    <w:fldChar w:fldCharType="end"/>
                  </m:r>
                  <m:r>
                    <w:rPr>
                      <w:rFonts w:ascii="Cambria Math" w:eastAsia="黑体" w:hAnsi="Cambria Math"/>
                      <w:sz w:val="24"/>
                    </w:rPr>
                    <m:t>.</m:t>
                  </m:r>
                  <m:r>
                    <m:rPr>
                      <m:sty m:val="p"/>
                    </m:rPr>
                    <w:rPr>
                      <w:rFonts w:ascii="Cambria Math" w:eastAsia="黑体" w:hAnsi="Cambria Math"/>
                      <w:sz w:val="24"/>
                    </w:rPr>
                    <w:fldChar w:fldCharType="begin"/>
                  </m:r>
                  <m:r>
                    <m:rPr>
                      <m:sty m:val="p"/>
                    </m:rPr>
                    <w:rPr>
                      <w:rFonts w:ascii="Cambria Math" w:eastAsia="黑体" w:hAnsi="Cambria Math"/>
                      <w:sz w:val="24"/>
                    </w:rPr>
                    <m:t xml:space="preserve"> Seq list </m:t>
                  </m:r>
                  <m:r>
                    <m:rPr>
                      <m:sty m:val="p"/>
                    </m:rPr>
                    <w:rPr>
                      <w:rFonts w:ascii="Cambria Math" w:eastAsia="黑体" w:hAnsi="Cambria Math"/>
                      <w:sz w:val="24"/>
                    </w:rPr>
                    <w:fldChar w:fldCharType="separate"/>
                  </m:r>
                  <m:r>
                    <m:rPr>
                      <m:sty m:val="p"/>
                    </m:rPr>
                    <w:rPr>
                      <w:rFonts w:ascii="Cambria Math" w:eastAsia="黑体" w:hAnsi="Cambria Math"/>
                      <w:noProof/>
                      <w:sz w:val="24"/>
                    </w:rPr>
                    <m:t>5</m:t>
                  </m:r>
                  <m:r>
                    <m:rPr>
                      <m:sty m:val="p"/>
                    </m:rPr>
                    <w:rPr>
                      <w:rFonts w:ascii="Cambria Math" w:eastAsia="黑体" w:hAnsi="Cambria Math"/>
                      <w:sz w:val="24"/>
                    </w:rPr>
                    <w:fldChar w:fldCharType="end"/>
                  </m:r>
                </m:e>
              </m:d>
            </m:e>
          </m:eqArr>
        </m:oMath>
      </m:oMathPara>
    </w:p>
    <w:p w14:paraId="3617BBBB" w14:textId="77777777" w:rsidR="000E7101" w:rsidRDefault="00000000">
      <w:pPr>
        <w:wordWrap w:val="0"/>
        <w:spacing w:line="360" w:lineRule="auto"/>
        <w:ind w:firstLineChars="200" w:firstLine="480"/>
        <w:rPr>
          <w:sz w:val="24"/>
        </w:rPr>
      </w:pPr>
      <w:r>
        <w:rPr>
          <w:rFonts w:hint="eastAsia"/>
          <w:sz w:val="24"/>
        </w:rPr>
        <w:t>有功功率计算公式见式（</w:t>
      </w:r>
      <w:r>
        <w:rPr>
          <w:rFonts w:hint="eastAsia"/>
          <w:sz w:val="24"/>
        </w:rPr>
        <w:t>3.6</w:t>
      </w:r>
      <w:r>
        <w:rPr>
          <w:rFonts w:hint="eastAsia"/>
          <w:sz w:val="24"/>
        </w:rPr>
        <w:t>）。</w:t>
      </w:r>
    </w:p>
    <w:p w14:paraId="4789C2EF" w14:textId="2A1F12FD" w:rsidR="000E7101" w:rsidRDefault="00000000">
      <w:pPr>
        <w:widowControl/>
        <w:wordWrap w:val="0"/>
        <w:spacing w:line="360" w:lineRule="auto"/>
        <w:rPr>
          <w:rFonts w:cs="宋体"/>
          <w:sz w:val="24"/>
        </w:rPr>
      </w:pPr>
      <m:oMathPara>
        <m:oMath>
          <m:eqArr>
            <m:eqArrPr>
              <m:maxDist m:val="1"/>
              <m:ctrlPr>
                <w:rPr>
                  <w:rFonts w:ascii="Cambria Math" w:eastAsia="黑体" w:hAnsi="Cambria Math"/>
                  <w:i/>
                  <w:sz w:val="24"/>
                </w:rPr>
              </m:ctrlPr>
            </m:eqArrPr>
            <m:e>
              <m:r>
                <m:rPr>
                  <m:sty m:val="p"/>
                </m:rPr>
                <w:rPr>
                  <w:rFonts w:ascii="Cambria Math" w:eastAsia="黑体" w:hAnsi="Cambria Math" w:hint="eastAsia"/>
                  <w:sz w:val="24"/>
                </w:rPr>
                <m:t>有功功率</m:t>
              </m:r>
              <m:r>
                <m:rPr>
                  <m:sty m:val="p"/>
                </m:rPr>
                <w:rPr>
                  <w:rFonts w:ascii="Cambria Math" w:eastAsia="黑体" w:hAnsi="Cambria Math"/>
                  <w:sz w:val="24"/>
                </w:rPr>
                <m:t>=</m:t>
              </m:r>
              <m:f>
                <m:fPr>
                  <m:ctrlPr>
                    <w:rPr>
                      <w:rFonts w:ascii="Cambria Math" w:eastAsia="黑体" w:hAnsi="Cambria Math"/>
                      <w:sz w:val="24"/>
                    </w:rPr>
                  </m:ctrlPr>
                </m:fPr>
                <m:num>
                  <m:r>
                    <m:rPr>
                      <m:sty m:val="p"/>
                    </m:rPr>
                    <w:rPr>
                      <w:rFonts w:ascii="Cambria Math" w:eastAsia="黑体" w:hAnsi="Cambria Math" w:hint="eastAsia"/>
                      <w:sz w:val="24"/>
                    </w:rPr>
                    <m:t>功率参数寄存器</m:t>
                  </m:r>
                </m:num>
                <m:den>
                  <m:r>
                    <m:rPr>
                      <m:sty m:val="p"/>
                    </m:rPr>
                    <w:rPr>
                      <w:rFonts w:ascii="Cambria Math" w:eastAsia="黑体" w:hAnsi="Cambria Math" w:hint="eastAsia"/>
                      <w:sz w:val="24"/>
                    </w:rPr>
                    <m:t>功率寄存器</m:t>
                  </m:r>
                </m:den>
              </m:f>
              <m:r>
                <m:rPr>
                  <m:sty m:val="p"/>
                </m:rPr>
                <w:rPr>
                  <w:rFonts w:ascii="Cambria Math" w:eastAsia="黑体" w:hAnsi="Cambria Math"/>
                  <w:sz w:val="24"/>
                </w:rPr>
                <m:t>*</m:t>
              </m:r>
              <m:r>
                <m:rPr>
                  <m:sty m:val="p"/>
                </m:rPr>
                <w:rPr>
                  <w:rFonts w:ascii="Cambria Math" w:eastAsia="黑体" w:hAnsi="Cambria Math" w:hint="eastAsia"/>
                  <w:sz w:val="24"/>
                </w:rPr>
                <m:t>电流系数</m:t>
              </m:r>
              <m:r>
                <m:rPr>
                  <m:sty m:val="p"/>
                </m:rPr>
                <w:rPr>
                  <w:rFonts w:ascii="Cambria Math" w:eastAsia="黑体" w:hAnsi="Cambria Math"/>
                  <w:sz w:val="24"/>
                </w:rPr>
                <m:t>*</m:t>
              </m:r>
              <m:r>
                <m:rPr>
                  <m:sty m:val="p"/>
                </m:rPr>
                <w:rPr>
                  <w:rFonts w:ascii="Cambria Math" w:eastAsia="黑体" w:hAnsi="Cambria Math" w:hint="eastAsia"/>
                  <w:sz w:val="24"/>
                </w:rPr>
                <m:t>电压系数</m:t>
              </m:r>
              <m:r>
                <w:rPr>
                  <w:rFonts w:ascii="Cambria Math" w:eastAsia="黑体" w:hAnsi="Cambria Math"/>
                  <w:sz w:val="24"/>
                </w:rPr>
                <m:t>#</m:t>
              </m:r>
              <m:d>
                <m:dPr>
                  <m:ctrlPr>
                    <w:rPr>
                      <w:rFonts w:ascii="Cambria Math" w:eastAsia="黑体" w:hAnsi="Cambria Math"/>
                      <w:i/>
                      <w:sz w:val="24"/>
                    </w:rPr>
                  </m:ctrlPr>
                </m:dPr>
                <m:e>
                  <m:r>
                    <m:rPr>
                      <m:sty m:val="p"/>
                    </m:rPr>
                    <w:rPr>
                      <w:rFonts w:ascii="Cambria Math" w:eastAsia="黑体" w:hAnsi="Cambria Math"/>
                      <w:sz w:val="24"/>
                    </w:rPr>
                    <w:fldChar w:fldCharType="begin"/>
                  </m:r>
                  <m:r>
                    <m:rPr>
                      <m:sty m:val="p"/>
                    </m:rPr>
                    <w:rPr>
                      <w:rFonts w:ascii="Cambria Math" w:eastAsia="黑体" w:hAnsi="Cambria Math"/>
                      <w:sz w:val="24"/>
                    </w:rPr>
                    <m:t xml:space="preserve"> Seq eq \c </m:t>
                  </m:r>
                  <m:r>
                    <m:rPr>
                      <m:sty m:val="p"/>
                    </m:rPr>
                    <w:rPr>
                      <w:rFonts w:ascii="Cambria Math" w:eastAsia="黑体" w:hAnsi="Cambria Math"/>
                      <w:sz w:val="24"/>
                    </w:rPr>
                    <w:fldChar w:fldCharType="separate"/>
                  </m:r>
                  <m:r>
                    <m:rPr>
                      <m:sty m:val="p"/>
                    </m:rPr>
                    <w:rPr>
                      <w:rFonts w:ascii="Cambria Math" w:eastAsia="黑体" w:hAnsi="Cambria Math"/>
                      <w:noProof/>
                      <w:sz w:val="24"/>
                    </w:rPr>
                    <m:t>3</m:t>
                  </m:r>
                  <m:r>
                    <m:rPr>
                      <m:sty m:val="p"/>
                    </m:rPr>
                    <w:rPr>
                      <w:rFonts w:ascii="Cambria Math" w:eastAsia="黑体" w:hAnsi="Cambria Math"/>
                      <w:sz w:val="24"/>
                    </w:rPr>
                    <w:fldChar w:fldCharType="end"/>
                  </m:r>
                  <m:r>
                    <w:rPr>
                      <w:rFonts w:ascii="Cambria Math" w:eastAsia="黑体" w:hAnsi="Cambria Math"/>
                      <w:sz w:val="24"/>
                    </w:rPr>
                    <m:t>.</m:t>
                  </m:r>
                  <m:r>
                    <m:rPr>
                      <m:sty m:val="p"/>
                    </m:rPr>
                    <w:rPr>
                      <w:rFonts w:ascii="Cambria Math" w:eastAsia="黑体" w:hAnsi="Cambria Math"/>
                      <w:sz w:val="24"/>
                    </w:rPr>
                    <w:fldChar w:fldCharType="begin"/>
                  </m:r>
                  <m:r>
                    <m:rPr>
                      <m:sty m:val="p"/>
                    </m:rPr>
                    <w:rPr>
                      <w:rFonts w:ascii="Cambria Math" w:eastAsia="黑体" w:hAnsi="Cambria Math"/>
                      <w:sz w:val="24"/>
                    </w:rPr>
                    <m:t xml:space="preserve"> Seq list </m:t>
                  </m:r>
                  <m:r>
                    <m:rPr>
                      <m:sty m:val="p"/>
                    </m:rPr>
                    <w:rPr>
                      <w:rFonts w:ascii="Cambria Math" w:eastAsia="黑体" w:hAnsi="Cambria Math"/>
                      <w:sz w:val="24"/>
                    </w:rPr>
                    <w:fldChar w:fldCharType="separate"/>
                  </m:r>
                  <m:r>
                    <m:rPr>
                      <m:sty m:val="p"/>
                    </m:rPr>
                    <w:rPr>
                      <w:rFonts w:ascii="Cambria Math" w:eastAsia="黑体" w:hAnsi="Cambria Math"/>
                      <w:noProof/>
                      <w:sz w:val="24"/>
                    </w:rPr>
                    <m:t>6</m:t>
                  </m:r>
                  <m:r>
                    <m:rPr>
                      <m:sty m:val="p"/>
                    </m:rPr>
                    <w:rPr>
                      <w:rFonts w:ascii="Cambria Math" w:eastAsia="黑体" w:hAnsi="Cambria Math"/>
                      <w:sz w:val="24"/>
                    </w:rPr>
                    <w:fldChar w:fldCharType="end"/>
                  </m:r>
                </m:e>
              </m:d>
            </m:e>
          </m:eqArr>
        </m:oMath>
      </m:oMathPara>
    </w:p>
    <w:p w14:paraId="0B083381" w14:textId="77777777" w:rsidR="000E7101" w:rsidRDefault="00000000">
      <w:pPr>
        <w:wordWrap w:val="0"/>
        <w:spacing w:beforeLines="50" w:before="156" w:afterLines="50" w:after="156" w:line="360" w:lineRule="auto"/>
        <w:outlineLvl w:val="1"/>
        <w:rPr>
          <w:rFonts w:eastAsia="黑体"/>
          <w:sz w:val="24"/>
        </w:rPr>
      </w:pPr>
      <w:bookmarkStart w:id="86" w:name="_Toc199448572"/>
      <w:r>
        <w:rPr>
          <w:rFonts w:eastAsia="黑体" w:hint="eastAsia"/>
          <w:sz w:val="28"/>
          <w:szCs w:val="28"/>
        </w:rPr>
        <w:t>3.21</w:t>
      </w:r>
      <w:r>
        <w:rPr>
          <w:rFonts w:eastAsia="黑体" w:hint="eastAsia"/>
          <w:sz w:val="28"/>
          <w:szCs w:val="28"/>
        </w:rPr>
        <w:t xml:space="preserve">　</w:t>
      </w:r>
      <w:r>
        <w:rPr>
          <w:rFonts w:eastAsia="黑体" w:hint="eastAsia"/>
          <w:sz w:val="28"/>
          <w:szCs w:val="28"/>
        </w:rPr>
        <w:t>TTL</w:t>
      </w:r>
      <w:r>
        <w:rPr>
          <w:rFonts w:eastAsia="黑体" w:hint="eastAsia"/>
          <w:sz w:val="28"/>
          <w:szCs w:val="28"/>
        </w:rPr>
        <w:t>转</w:t>
      </w:r>
      <w:r>
        <w:rPr>
          <w:rFonts w:eastAsia="黑体" w:hint="eastAsia"/>
          <w:sz w:val="28"/>
          <w:szCs w:val="28"/>
        </w:rPr>
        <w:t>RS485</w:t>
      </w:r>
      <w:r>
        <w:rPr>
          <w:rFonts w:eastAsia="黑体" w:hint="eastAsia"/>
          <w:sz w:val="28"/>
          <w:szCs w:val="28"/>
        </w:rPr>
        <w:t>通讯模块</w:t>
      </w:r>
      <w:bookmarkEnd w:id="86"/>
    </w:p>
    <w:p w14:paraId="54AC85D2" w14:textId="77777777" w:rsidR="000E7101" w:rsidRDefault="00000000">
      <w:pPr>
        <w:widowControl/>
        <w:wordWrap w:val="0"/>
        <w:spacing w:line="360" w:lineRule="auto"/>
        <w:ind w:firstLineChars="200" w:firstLine="480"/>
        <w:rPr>
          <w:rFonts w:cs="宋体"/>
          <w:kern w:val="0"/>
          <w:sz w:val="24"/>
          <w:lang w:bidi="ar"/>
        </w:rPr>
      </w:pPr>
      <w:r>
        <w:rPr>
          <w:rFonts w:cs="宋体" w:hint="eastAsia"/>
          <w:kern w:val="0"/>
          <w:sz w:val="24"/>
          <w:lang w:bidi="ar"/>
        </w:rPr>
        <w:t>太阳能一般都安装在楼顶，和逆变器一同安装。而楼宇主控一般都安装在保安控制室或弱电井内。传统</w:t>
      </w:r>
      <w:r>
        <w:rPr>
          <w:rFonts w:cs="宋体" w:hint="eastAsia"/>
          <w:kern w:val="0"/>
          <w:sz w:val="24"/>
          <w:lang w:bidi="ar"/>
        </w:rPr>
        <w:t>TTL</w:t>
      </w:r>
      <w:r>
        <w:rPr>
          <w:rFonts w:cs="宋体" w:hint="eastAsia"/>
          <w:kern w:val="0"/>
          <w:sz w:val="24"/>
          <w:lang w:bidi="ar"/>
        </w:rPr>
        <w:t>、</w:t>
      </w:r>
      <w:r>
        <w:rPr>
          <w:rFonts w:cs="宋体" w:hint="eastAsia"/>
          <w:kern w:val="0"/>
          <w:sz w:val="24"/>
          <w:lang w:bidi="ar"/>
        </w:rPr>
        <w:t>RS232</w:t>
      </w:r>
      <w:r>
        <w:rPr>
          <w:rFonts w:cs="宋体" w:hint="eastAsia"/>
          <w:kern w:val="0"/>
          <w:sz w:val="24"/>
          <w:lang w:bidi="ar"/>
        </w:rPr>
        <w:t>通讯传输距离较近，容易受到干扰导致信号中断。所以本系统采用</w:t>
      </w:r>
      <w:r>
        <w:rPr>
          <w:rFonts w:cs="宋体" w:hint="eastAsia"/>
          <w:kern w:val="0"/>
          <w:sz w:val="24"/>
          <w:lang w:bidi="ar"/>
        </w:rPr>
        <w:t>RS485</w:t>
      </w:r>
      <w:r>
        <w:rPr>
          <w:rFonts w:cs="宋体" w:hint="eastAsia"/>
          <w:kern w:val="0"/>
          <w:sz w:val="24"/>
          <w:lang w:bidi="ar"/>
        </w:rPr>
        <w:t>通讯，将逆变器和主控连接在一起。</w:t>
      </w:r>
    </w:p>
    <w:p w14:paraId="7996BEB3" w14:textId="77777777" w:rsidR="000E7101" w:rsidRDefault="00000000">
      <w:pPr>
        <w:widowControl/>
        <w:wordWrap w:val="0"/>
        <w:spacing w:line="360" w:lineRule="auto"/>
        <w:ind w:firstLineChars="200" w:firstLine="480"/>
        <w:rPr>
          <w:rFonts w:cs="宋体"/>
          <w:kern w:val="0"/>
          <w:sz w:val="24"/>
          <w:lang w:bidi="ar"/>
        </w:rPr>
      </w:pPr>
      <w:r>
        <w:rPr>
          <w:rFonts w:cs="宋体" w:hint="eastAsia"/>
          <w:kern w:val="0"/>
          <w:sz w:val="24"/>
          <w:lang w:bidi="ar"/>
        </w:rPr>
        <w:t>RS485</w:t>
      </w:r>
      <w:r>
        <w:rPr>
          <w:rFonts w:cs="宋体" w:hint="eastAsia"/>
          <w:kern w:val="0"/>
          <w:sz w:val="24"/>
          <w:lang w:bidi="ar"/>
        </w:rPr>
        <w:t>是一种串行通讯协议，它采用差分信号传输，可以提高抗抗干扰能力，实现远距离通讯。并且总线还可以挂载多个设备，实现多点通讯。在较低速率下传输的距离则更远，非常适合从楼顶到控制器的长距离通讯。故本系统采用</w:t>
      </w:r>
      <w:r>
        <w:rPr>
          <w:rFonts w:cs="宋体" w:hint="eastAsia"/>
          <w:kern w:val="0"/>
          <w:sz w:val="24"/>
          <w:lang w:bidi="ar"/>
        </w:rPr>
        <w:t>RS485</w:t>
      </w:r>
      <w:r>
        <w:rPr>
          <w:rFonts w:cs="宋体" w:hint="eastAsia"/>
          <w:kern w:val="0"/>
          <w:sz w:val="24"/>
          <w:lang w:bidi="ar"/>
        </w:rPr>
        <w:t>来传输电能和工作状态数据。</w:t>
      </w:r>
    </w:p>
    <w:p w14:paraId="271ECB12" w14:textId="77777777" w:rsidR="000E7101" w:rsidRDefault="00000000">
      <w:pPr>
        <w:widowControl/>
        <w:wordWrap w:val="0"/>
        <w:spacing w:line="360" w:lineRule="auto"/>
        <w:ind w:firstLineChars="200" w:firstLine="480"/>
        <w:rPr>
          <w:rFonts w:cs="宋体"/>
          <w:kern w:val="0"/>
          <w:sz w:val="24"/>
          <w:lang w:bidi="ar"/>
        </w:rPr>
      </w:pPr>
      <w:r>
        <w:rPr>
          <w:rFonts w:cs="宋体" w:hint="eastAsia"/>
          <w:kern w:val="0"/>
          <w:sz w:val="24"/>
          <w:lang w:bidi="ar"/>
        </w:rPr>
        <w:t>MAX485</w:t>
      </w:r>
      <w:r>
        <w:rPr>
          <w:rFonts w:cs="宋体" w:hint="eastAsia"/>
          <w:kern w:val="0"/>
          <w:sz w:val="24"/>
          <w:lang w:bidi="ar"/>
        </w:rPr>
        <w:t>是一种</w:t>
      </w:r>
      <w:r>
        <w:rPr>
          <w:rFonts w:cs="宋体" w:hint="eastAsia"/>
          <w:kern w:val="0"/>
          <w:sz w:val="24"/>
          <w:lang w:bidi="ar"/>
        </w:rPr>
        <w:t>RS485</w:t>
      </w:r>
      <w:r>
        <w:rPr>
          <w:rFonts w:cs="宋体" w:hint="eastAsia"/>
          <w:kern w:val="0"/>
          <w:sz w:val="24"/>
          <w:lang w:bidi="ar"/>
        </w:rPr>
        <w:t>收发器芯片，它能够将</w:t>
      </w:r>
      <w:r>
        <w:rPr>
          <w:rFonts w:cs="宋体" w:hint="eastAsia"/>
          <w:kern w:val="0"/>
          <w:sz w:val="24"/>
          <w:lang w:bidi="ar"/>
        </w:rPr>
        <w:t>TTL</w:t>
      </w:r>
      <w:r>
        <w:rPr>
          <w:rFonts w:cs="宋体" w:hint="eastAsia"/>
          <w:kern w:val="0"/>
          <w:sz w:val="24"/>
          <w:lang w:bidi="ar"/>
        </w:rPr>
        <w:t>电平转换为差分信号在双绞线上进行长距离传输，并且支持半双工通讯模式。芯片使用</w:t>
      </w:r>
      <w:r>
        <w:rPr>
          <w:rFonts w:cs="宋体" w:hint="eastAsia"/>
          <w:kern w:val="0"/>
          <w:sz w:val="24"/>
          <w:lang w:bidi="ar"/>
        </w:rPr>
        <w:t>3.3V~5V</w:t>
      </w:r>
      <w:r>
        <w:rPr>
          <w:rFonts w:cs="宋体" w:hint="eastAsia"/>
          <w:kern w:val="0"/>
          <w:sz w:val="24"/>
          <w:lang w:bidi="ar"/>
        </w:rPr>
        <w:t>电压工作，可以兼容多种单片机。还内置过热保护和过电压保护。搭配压电二极管、熔断器和保护接地，还可以实现防雷击效果。</w:t>
      </w:r>
    </w:p>
    <w:p w14:paraId="636136B2" w14:textId="5714ADB7" w:rsidR="000E7101" w:rsidRDefault="00000000">
      <w:pPr>
        <w:widowControl/>
        <w:wordWrap w:val="0"/>
        <w:spacing w:line="360" w:lineRule="auto"/>
        <w:ind w:firstLineChars="200" w:firstLine="480"/>
        <w:rPr>
          <w:rFonts w:cs="宋体"/>
          <w:kern w:val="0"/>
          <w:sz w:val="24"/>
          <w:lang w:bidi="ar"/>
        </w:rPr>
      </w:pPr>
      <w:r>
        <w:rPr>
          <w:rFonts w:cs="宋体" w:hint="eastAsia"/>
          <w:kern w:val="0"/>
          <w:sz w:val="24"/>
          <w:lang w:bidi="ar"/>
        </w:rPr>
        <w:t>74HC04</w:t>
      </w:r>
      <w:r>
        <w:rPr>
          <w:rFonts w:cs="宋体" w:hint="eastAsia"/>
          <w:kern w:val="0"/>
          <w:sz w:val="24"/>
          <w:lang w:bidi="ar"/>
        </w:rPr>
        <w:t>是一种六反向芯片，它包含六个非门，搭配</w:t>
      </w:r>
      <w:r>
        <w:rPr>
          <w:rFonts w:cs="宋体" w:hint="eastAsia"/>
          <w:kern w:val="0"/>
          <w:sz w:val="24"/>
          <w:lang w:bidi="ar"/>
        </w:rPr>
        <w:t>MAX485</w:t>
      </w:r>
      <w:r>
        <w:rPr>
          <w:rFonts w:cs="宋体" w:hint="eastAsia"/>
          <w:kern w:val="0"/>
          <w:sz w:val="24"/>
          <w:lang w:bidi="ar"/>
        </w:rPr>
        <w:t>芯片可以实现自动发送和接收，还能实现电压兼容，防止损坏元器件。模块的电路图如图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41</w:t>
      </w:r>
      <w:r>
        <w:rPr>
          <w:sz w:val="24"/>
        </w:rPr>
        <w:fldChar w:fldCharType="end"/>
      </w:r>
      <w:r>
        <w:rPr>
          <w:rFonts w:cs="宋体" w:hint="eastAsia"/>
          <w:kern w:val="0"/>
          <w:sz w:val="24"/>
          <w:lang w:bidi="ar"/>
        </w:rPr>
        <w:t>所示。</w:t>
      </w:r>
    </w:p>
    <w:p w14:paraId="237C3D9B" w14:textId="77777777" w:rsidR="000E7101" w:rsidRDefault="00000000">
      <w:pPr>
        <w:wordWrap w:val="0"/>
        <w:spacing w:line="360" w:lineRule="auto"/>
        <w:jc w:val="center"/>
        <w:rPr>
          <w:sz w:val="24"/>
        </w:rPr>
      </w:pPr>
      <w:r>
        <w:rPr>
          <w:noProof/>
          <w:sz w:val="24"/>
        </w:rPr>
        <w:lastRenderedPageBreak/>
        <w:drawing>
          <wp:inline distT="0" distB="0" distL="0" distR="0" wp14:anchorId="5D291D27" wp14:editId="0D503B76">
            <wp:extent cx="5760720" cy="1850390"/>
            <wp:effectExtent l="0" t="0" r="0" b="0"/>
            <wp:docPr id="381656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56039" name="图片 1"/>
                    <pic:cNvPicPr>
                      <a:picLocks noChangeAspect="1"/>
                    </pic:cNvPicPr>
                  </pic:nvPicPr>
                  <pic:blipFill>
                    <a:blip r:embed="rId61"/>
                    <a:stretch>
                      <a:fillRect/>
                    </a:stretch>
                  </pic:blipFill>
                  <pic:spPr>
                    <a:xfrm>
                      <a:off x="0" y="0"/>
                      <a:ext cx="5760720" cy="1850390"/>
                    </a:xfrm>
                    <a:prstGeom prst="rect">
                      <a:avLst/>
                    </a:prstGeom>
                  </pic:spPr>
                </pic:pic>
              </a:graphicData>
            </a:graphic>
          </wp:inline>
        </w:drawing>
      </w:r>
    </w:p>
    <w:p w14:paraId="70542F35" w14:textId="06710629" w:rsidR="000E7101" w:rsidRDefault="00000000">
      <w:pPr>
        <w:pStyle w:val="a5"/>
        <w:wordWrap w:val="0"/>
        <w:spacing w:line="360" w:lineRule="auto"/>
        <w:jc w:val="center"/>
        <w:rPr>
          <w:rFonts w:ascii="Times New Roman"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41</w:t>
      </w:r>
      <w:r>
        <w:rPr>
          <w:rFonts w:ascii="Times New Roman" w:hAnsi="Times New Roman"/>
          <w:sz w:val="21"/>
          <w:szCs w:val="21"/>
        </w:rPr>
        <w:fldChar w:fldCharType="end"/>
      </w:r>
      <w:r>
        <w:rPr>
          <w:rFonts w:ascii="Times New Roman" w:hAnsi="Times New Roman" w:hint="eastAsia"/>
          <w:sz w:val="21"/>
          <w:szCs w:val="21"/>
        </w:rPr>
        <w:t xml:space="preserve">　电能质量采集模块电路图</w:t>
      </w:r>
    </w:p>
    <w:p w14:paraId="68A40487" w14:textId="77777777" w:rsidR="000E7101" w:rsidRDefault="00000000">
      <w:pPr>
        <w:widowControl/>
        <w:wordWrap w:val="0"/>
        <w:spacing w:line="360" w:lineRule="auto"/>
        <w:ind w:firstLineChars="200" w:firstLine="480"/>
        <w:rPr>
          <w:rFonts w:cs="宋体"/>
          <w:kern w:val="0"/>
          <w:sz w:val="24"/>
          <w:lang w:bidi="ar"/>
        </w:rPr>
      </w:pPr>
      <w:r>
        <w:rPr>
          <w:rFonts w:cs="宋体"/>
          <w:kern w:val="0"/>
          <w:sz w:val="24"/>
          <w:lang w:bidi="ar"/>
        </w:rPr>
        <w:t>在工作时，</w:t>
      </w:r>
      <w:r>
        <w:rPr>
          <w:rFonts w:cs="宋体"/>
          <w:kern w:val="0"/>
          <w:sz w:val="24"/>
          <w:lang w:bidi="ar"/>
        </w:rPr>
        <w:t>MAX485</w:t>
      </w:r>
      <w:r>
        <w:rPr>
          <w:rFonts w:cs="宋体"/>
          <w:kern w:val="0"/>
          <w:sz w:val="24"/>
          <w:lang w:bidi="ar"/>
        </w:rPr>
        <w:t>通过</w:t>
      </w:r>
      <w:r>
        <w:rPr>
          <w:rFonts w:cs="宋体"/>
          <w:kern w:val="0"/>
          <w:sz w:val="24"/>
          <w:lang w:bidi="ar"/>
        </w:rPr>
        <w:t>DE</w:t>
      </w:r>
      <w:r>
        <w:rPr>
          <w:rFonts w:cs="宋体"/>
          <w:kern w:val="0"/>
          <w:sz w:val="24"/>
          <w:lang w:bidi="ar"/>
        </w:rPr>
        <w:t>和</w:t>
      </w:r>
      <w:r>
        <w:rPr>
          <w:rFonts w:cs="宋体"/>
          <w:kern w:val="0"/>
          <w:sz w:val="24"/>
          <w:lang w:bidi="ar"/>
        </w:rPr>
        <w:t>RE</w:t>
      </w:r>
      <w:r>
        <w:rPr>
          <w:rFonts w:cs="宋体"/>
          <w:kern w:val="0"/>
          <w:sz w:val="24"/>
          <w:lang w:bidi="ar"/>
        </w:rPr>
        <w:t>引脚控制收发状态：当</w:t>
      </w:r>
      <w:r>
        <w:rPr>
          <w:rFonts w:cs="宋体"/>
          <w:kern w:val="0"/>
          <w:sz w:val="24"/>
          <w:lang w:bidi="ar"/>
        </w:rPr>
        <w:t>MCU</w:t>
      </w:r>
      <w:r>
        <w:rPr>
          <w:rFonts w:cs="宋体"/>
          <w:kern w:val="0"/>
          <w:sz w:val="24"/>
          <w:lang w:bidi="ar"/>
        </w:rPr>
        <w:t>需要发送数据时，拉高</w:t>
      </w:r>
      <w:r>
        <w:rPr>
          <w:rFonts w:cs="宋体"/>
          <w:kern w:val="0"/>
          <w:sz w:val="24"/>
          <w:lang w:bidi="ar"/>
        </w:rPr>
        <w:t>DE</w:t>
      </w:r>
      <w:r>
        <w:rPr>
          <w:rFonts w:cs="宋体"/>
          <w:kern w:val="0"/>
          <w:sz w:val="24"/>
          <w:lang w:bidi="ar"/>
        </w:rPr>
        <w:t>（同时拉高</w:t>
      </w:r>
      <w:r>
        <w:rPr>
          <w:rFonts w:cs="宋体"/>
          <w:kern w:val="0"/>
          <w:sz w:val="24"/>
          <w:lang w:bidi="ar"/>
        </w:rPr>
        <w:t>RE</w:t>
      </w:r>
      <w:r>
        <w:rPr>
          <w:rFonts w:cs="宋体"/>
          <w:kern w:val="0"/>
          <w:sz w:val="24"/>
          <w:lang w:bidi="ar"/>
        </w:rPr>
        <w:t>关闭接收器），此时</w:t>
      </w:r>
      <w:r>
        <w:rPr>
          <w:rFonts w:cs="宋体"/>
          <w:kern w:val="0"/>
          <w:sz w:val="24"/>
          <w:lang w:bidi="ar"/>
        </w:rPr>
        <w:t>DI</w:t>
      </w:r>
      <w:r>
        <w:rPr>
          <w:rFonts w:cs="宋体"/>
          <w:kern w:val="0"/>
          <w:sz w:val="24"/>
          <w:lang w:bidi="ar"/>
        </w:rPr>
        <w:t>输入的</w:t>
      </w:r>
      <w:r>
        <w:rPr>
          <w:rFonts w:cs="宋体"/>
          <w:kern w:val="0"/>
          <w:sz w:val="24"/>
          <w:lang w:bidi="ar"/>
        </w:rPr>
        <w:t>TTL</w:t>
      </w:r>
      <w:r>
        <w:rPr>
          <w:rFonts w:cs="宋体"/>
          <w:kern w:val="0"/>
          <w:sz w:val="24"/>
          <w:lang w:bidi="ar"/>
        </w:rPr>
        <w:t>信号被转换为差分信号（逻辑</w:t>
      </w:r>
      <w:r>
        <w:rPr>
          <w:rFonts w:cs="宋体"/>
          <w:kern w:val="0"/>
          <w:sz w:val="24"/>
          <w:lang w:bidi="ar"/>
        </w:rPr>
        <w:t>“1”</w:t>
      </w:r>
      <w:r>
        <w:rPr>
          <w:rFonts w:cs="宋体"/>
          <w:kern w:val="0"/>
          <w:sz w:val="24"/>
          <w:lang w:bidi="ar"/>
        </w:rPr>
        <w:t>对应</w:t>
      </w:r>
      <w:r>
        <w:rPr>
          <w:rFonts w:cs="宋体"/>
          <w:kern w:val="0"/>
          <w:sz w:val="24"/>
          <w:lang w:bidi="ar"/>
        </w:rPr>
        <w:t>A-B=+V</w:t>
      </w:r>
      <w:r>
        <w:rPr>
          <w:rFonts w:cs="宋体"/>
          <w:kern w:val="0"/>
          <w:sz w:val="24"/>
          <w:lang w:bidi="ar"/>
        </w:rPr>
        <w:t>，逻辑</w:t>
      </w:r>
      <w:r>
        <w:rPr>
          <w:rFonts w:cs="宋体"/>
          <w:kern w:val="0"/>
          <w:sz w:val="24"/>
          <w:lang w:bidi="ar"/>
        </w:rPr>
        <w:t>“0”</w:t>
      </w:r>
      <w:r>
        <w:rPr>
          <w:rFonts w:cs="宋体"/>
          <w:kern w:val="0"/>
          <w:sz w:val="24"/>
          <w:lang w:bidi="ar"/>
        </w:rPr>
        <w:t>对应</w:t>
      </w:r>
      <w:r>
        <w:rPr>
          <w:rFonts w:cs="宋体"/>
          <w:kern w:val="0"/>
          <w:sz w:val="24"/>
          <w:lang w:bidi="ar"/>
        </w:rPr>
        <w:t>A-B=-V</w:t>
      </w:r>
      <w:r>
        <w:rPr>
          <w:rFonts w:cs="宋体"/>
          <w:kern w:val="0"/>
          <w:sz w:val="24"/>
          <w:lang w:bidi="ar"/>
        </w:rPr>
        <w:t>）并通过</w:t>
      </w:r>
      <w:r>
        <w:rPr>
          <w:rFonts w:cs="宋体"/>
          <w:kern w:val="0"/>
          <w:sz w:val="24"/>
          <w:lang w:bidi="ar"/>
        </w:rPr>
        <w:t>A</w:t>
      </w:r>
      <w:r>
        <w:rPr>
          <w:rFonts w:cs="宋体"/>
          <w:kern w:val="0"/>
          <w:sz w:val="24"/>
          <w:lang w:bidi="ar"/>
        </w:rPr>
        <w:t>、</w:t>
      </w:r>
      <w:r>
        <w:rPr>
          <w:rFonts w:cs="宋体"/>
          <w:kern w:val="0"/>
          <w:sz w:val="24"/>
          <w:lang w:bidi="ar"/>
        </w:rPr>
        <w:t>B</w:t>
      </w:r>
      <w:r>
        <w:rPr>
          <w:rFonts w:cs="宋体"/>
          <w:kern w:val="0"/>
          <w:sz w:val="24"/>
          <w:lang w:bidi="ar"/>
        </w:rPr>
        <w:t>线传输至总线；当接收数据时，</w:t>
      </w:r>
      <w:r>
        <w:rPr>
          <w:rFonts w:cs="宋体"/>
          <w:kern w:val="0"/>
          <w:sz w:val="24"/>
          <w:lang w:bidi="ar"/>
        </w:rPr>
        <w:t>MCU</w:t>
      </w:r>
      <w:r>
        <w:rPr>
          <w:rFonts w:cs="宋体"/>
          <w:kern w:val="0"/>
          <w:sz w:val="24"/>
          <w:lang w:bidi="ar"/>
        </w:rPr>
        <w:t>拉低</w:t>
      </w:r>
      <w:r>
        <w:rPr>
          <w:rFonts w:cs="宋体"/>
          <w:kern w:val="0"/>
          <w:sz w:val="24"/>
          <w:lang w:bidi="ar"/>
        </w:rPr>
        <w:t>RE</w:t>
      </w:r>
      <w:r>
        <w:rPr>
          <w:rFonts w:cs="宋体"/>
          <w:kern w:val="0"/>
          <w:sz w:val="24"/>
          <w:lang w:bidi="ar"/>
        </w:rPr>
        <w:t>（同时拉低</w:t>
      </w:r>
      <w:r>
        <w:rPr>
          <w:rFonts w:cs="宋体"/>
          <w:kern w:val="0"/>
          <w:sz w:val="24"/>
          <w:lang w:bidi="ar"/>
        </w:rPr>
        <w:t>DE</w:t>
      </w:r>
      <w:r>
        <w:rPr>
          <w:rFonts w:cs="宋体"/>
          <w:kern w:val="0"/>
          <w:sz w:val="24"/>
          <w:lang w:bidi="ar"/>
        </w:rPr>
        <w:t>关闭发送器），总线上的差分信号经</w:t>
      </w:r>
      <w:r>
        <w:rPr>
          <w:rFonts w:cs="宋体"/>
          <w:kern w:val="0"/>
          <w:sz w:val="24"/>
          <w:lang w:bidi="ar"/>
        </w:rPr>
        <w:t>A</w:t>
      </w:r>
      <w:r>
        <w:rPr>
          <w:rFonts w:cs="宋体"/>
          <w:kern w:val="0"/>
          <w:sz w:val="24"/>
          <w:lang w:bidi="ar"/>
        </w:rPr>
        <w:t>、</w:t>
      </w:r>
      <w:r>
        <w:rPr>
          <w:rFonts w:cs="宋体"/>
          <w:kern w:val="0"/>
          <w:sz w:val="24"/>
          <w:lang w:bidi="ar"/>
        </w:rPr>
        <w:t>B</w:t>
      </w:r>
      <w:r>
        <w:rPr>
          <w:rFonts w:cs="宋体"/>
          <w:kern w:val="0"/>
          <w:sz w:val="24"/>
          <w:lang w:bidi="ar"/>
        </w:rPr>
        <w:t>引脚输入，由接收器转换为</w:t>
      </w:r>
      <w:r>
        <w:rPr>
          <w:rFonts w:cs="宋体"/>
          <w:kern w:val="0"/>
          <w:sz w:val="24"/>
          <w:lang w:bidi="ar"/>
        </w:rPr>
        <w:t>TTL</w:t>
      </w:r>
      <w:r>
        <w:rPr>
          <w:rFonts w:cs="宋体"/>
          <w:kern w:val="0"/>
          <w:sz w:val="24"/>
          <w:lang w:bidi="ar"/>
        </w:rPr>
        <w:t>电平（</w:t>
      </w:r>
      <w:r>
        <w:rPr>
          <w:rFonts w:cs="宋体"/>
          <w:kern w:val="0"/>
          <w:sz w:val="24"/>
          <w:lang w:bidi="ar"/>
        </w:rPr>
        <w:t>A-B&gt;+200mV</w:t>
      </w:r>
      <w:r>
        <w:rPr>
          <w:rFonts w:cs="宋体"/>
          <w:kern w:val="0"/>
          <w:sz w:val="24"/>
          <w:lang w:bidi="ar"/>
        </w:rPr>
        <w:t>输出</w:t>
      </w:r>
      <w:r>
        <w:rPr>
          <w:rFonts w:cs="宋体"/>
          <w:kern w:val="0"/>
          <w:sz w:val="24"/>
          <w:lang w:bidi="ar"/>
        </w:rPr>
        <w:t>“1”</w:t>
      </w:r>
      <w:r>
        <w:rPr>
          <w:rFonts w:cs="宋体"/>
          <w:kern w:val="0"/>
          <w:sz w:val="24"/>
          <w:lang w:bidi="ar"/>
        </w:rPr>
        <w:t>，</w:t>
      </w:r>
      <w:r>
        <w:rPr>
          <w:rFonts w:cs="宋体"/>
          <w:kern w:val="0"/>
          <w:sz w:val="24"/>
          <w:lang w:bidi="ar"/>
        </w:rPr>
        <w:t>A-B&lt;-200mV</w:t>
      </w:r>
      <w:r>
        <w:rPr>
          <w:rFonts w:cs="宋体"/>
          <w:kern w:val="0"/>
          <w:sz w:val="24"/>
          <w:lang w:bidi="ar"/>
        </w:rPr>
        <w:t>输出</w:t>
      </w:r>
      <w:r>
        <w:rPr>
          <w:rFonts w:cs="宋体"/>
          <w:kern w:val="0"/>
          <w:sz w:val="24"/>
          <w:lang w:bidi="ar"/>
        </w:rPr>
        <w:t>“0”</w:t>
      </w:r>
      <w:r>
        <w:rPr>
          <w:rFonts w:cs="宋体"/>
          <w:kern w:val="0"/>
          <w:sz w:val="24"/>
          <w:lang w:bidi="ar"/>
        </w:rPr>
        <w:t>）并通过</w:t>
      </w:r>
      <w:r>
        <w:rPr>
          <w:rFonts w:cs="宋体"/>
          <w:kern w:val="0"/>
          <w:sz w:val="24"/>
          <w:lang w:bidi="ar"/>
        </w:rPr>
        <w:t>RO</w:t>
      </w:r>
      <w:r>
        <w:rPr>
          <w:rFonts w:cs="宋体"/>
          <w:kern w:val="0"/>
          <w:sz w:val="24"/>
          <w:lang w:bidi="ar"/>
        </w:rPr>
        <w:t>输出至</w:t>
      </w:r>
      <w:r>
        <w:rPr>
          <w:rFonts w:cs="宋体"/>
          <w:kern w:val="0"/>
          <w:sz w:val="24"/>
          <w:lang w:bidi="ar"/>
        </w:rPr>
        <w:t>MCU</w:t>
      </w:r>
      <w:r>
        <w:rPr>
          <w:rFonts w:cs="宋体"/>
          <w:kern w:val="0"/>
          <w:sz w:val="24"/>
          <w:lang w:bidi="ar"/>
        </w:rPr>
        <w:t>。</w:t>
      </w:r>
      <w:r>
        <w:rPr>
          <w:rFonts w:cs="宋体" w:hint="eastAsia"/>
          <w:kern w:val="0"/>
          <w:sz w:val="24"/>
          <w:lang w:bidi="ar"/>
        </w:rPr>
        <w:t>在这个电路中，</w:t>
      </w:r>
      <w:r>
        <w:rPr>
          <w:rFonts w:cs="宋体" w:hint="eastAsia"/>
          <w:kern w:val="0"/>
          <w:sz w:val="24"/>
          <w:lang w:bidi="ar"/>
        </w:rPr>
        <w:t>74HC04</w:t>
      </w:r>
      <w:r>
        <w:rPr>
          <w:rFonts w:cs="宋体" w:hint="eastAsia"/>
          <w:kern w:val="0"/>
          <w:sz w:val="24"/>
          <w:lang w:bidi="ar"/>
        </w:rPr>
        <w:t>的作用是增强输出信号，调节差分信号电压等功能。</w:t>
      </w:r>
    </w:p>
    <w:p w14:paraId="774EAE0B" w14:textId="77777777" w:rsidR="000E7101" w:rsidRDefault="00000000">
      <w:pPr>
        <w:wordWrap w:val="0"/>
        <w:spacing w:beforeLines="50" w:before="156" w:afterLines="50" w:after="156" w:line="360" w:lineRule="auto"/>
        <w:outlineLvl w:val="1"/>
        <w:rPr>
          <w:rFonts w:eastAsia="黑体"/>
          <w:sz w:val="24"/>
        </w:rPr>
      </w:pPr>
      <w:bookmarkStart w:id="87" w:name="_Toc199448573"/>
      <w:r>
        <w:rPr>
          <w:rFonts w:eastAsia="黑体" w:hint="eastAsia"/>
          <w:sz w:val="28"/>
          <w:szCs w:val="28"/>
        </w:rPr>
        <w:t>3.22</w:t>
      </w:r>
      <w:r>
        <w:rPr>
          <w:rFonts w:eastAsia="黑体" w:hint="eastAsia"/>
          <w:sz w:val="28"/>
          <w:szCs w:val="28"/>
        </w:rPr>
        <w:t xml:space="preserve">　</w:t>
      </w:r>
      <w:r>
        <w:rPr>
          <w:rFonts w:eastAsia="黑体" w:hint="eastAsia"/>
          <w:sz w:val="28"/>
          <w:szCs w:val="28"/>
        </w:rPr>
        <w:t>Wi-Fi</w:t>
      </w:r>
      <w:r>
        <w:rPr>
          <w:rFonts w:eastAsia="黑体" w:hint="eastAsia"/>
          <w:sz w:val="28"/>
          <w:szCs w:val="28"/>
        </w:rPr>
        <w:t>模块</w:t>
      </w:r>
      <w:bookmarkEnd w:id="87"/>
    </w:p>
    <w:p w14:paraId="2077D7A1" w14:textId="360CE93F" w:rsidR="000E7101" w:rsidRDefault="00000000">
      <w:pPr>
        <w:widowControl/>
        <w:wordWrap w:val="0"/>
        <w:spacing w:line="360" w:lineRule="auto"/>
        <w:ind w:firstLineChars="200" w:firstLine="480"/>
        <w:rPr>
          <w:rFonts w:cs="宋体"/>
          <w:kern w:val="0"/>
          <w:sz w:val="24"/>
          <w:lang w:bidi="ar"/>
        </w:rPr>
      </w:pPr>
      <w:r>
        <w:rPr>
          <w:rFonts w:cs="宋体" w:hint="eastAsia"/>
          <w:kern w:val="0"/>
          <w:sz w:val="24"/>
          <w:lang w:bidi="ar"/>
        </w:rPr>
        <w:t>ESP8266</w:t>
      </w:r>
      <w:r>
        <w:rPr>
          <w:rFonts w:cs="宋体" w:hint="eastAsia"/>
          <w:kern w:val="0"/>
          <w:sz w:val="24"/>
          <w:lang w:bidi="ar"/>
        </w:rPr>
        <w:t>是乐鑫科技推出的一款低成本，高性能的</w:t>
      </w:r>
      <w:r>
        <w:rPr>
          <w:rFonts w:cs="宋体" w:hint="eastAsia"/>
          <w:kern w:val="0"/>
          <w:sz w:val="24"/>
          <w:lang w:bidi="ar"/>
        </w:rPr>
        <w:t>Wi-Fi MCU</w:t>
      </w:r>
      <w:r>
        <w:rPr>
          <w:rFonts w:cs="宋体" w:hint="eastAsia"/>
          <w:kern w:val="0"/>
          <w:sz w:val="24"/>
          <w:lang w:bidi="ar"/>
        </w:rPr>
        <w:t>，被广泛应用于物联网领域，主频</w:t>
      </w:r>
      <w:r>
        <w:rPr>
          <w:rFonts w:cs="宋体" w:hint="eastAsia"/>
          <w:kern w:val="0"/>
          <w:sz w:val="24"/>
          <w:lang w:bidi="ar"/>
        </w:rPr>
        <w:t>80MHz</w:t>
      </w:r>
      <w:r>
        <w:rPr>
          <w:rFonts w:cs="宋体" w:hint="eastAsia"/>
          <w:kern w:val="0"/>
          <w:sz w:val="24"/>
          <w:lang w:bidi="ar"/>
        </w:rPr>
        <w:t>支持</w:t>
      </w:r>
      <w:r>
        <w:rPr>
          <w:rFonts w:cs="宋体" w:hint="eastAsia"/>
          <w:kern w:val="0"/>
          <w:sz w:val="24"/>
          <w:lang w:bidi="ar"/>
        </w:rPr>
        <w:t>802.11 b/g/n Wi-Fi</w:t>
      </w:r>
      <w:r>
        <w:rPr>
          <w:rFonts w:cs="宋体" w:hint="eastAsia"/>
          <w:kern w:val="0"/>
          <w:sz w:val="24"/>
          <w:lang w:bidi="ar"/>
        </w:rPr>
        <w:t>协议，并内置</w:t>
      </w:r>
      <w:r>
        <w:rPr>
          <w:rFonts w:cs="宋体" w:hint="eastAsia"/>
          <w:kern w:val="0"/>
          <w:sz w:val="24"/>
          <w:lang w:bidi="ar"/>
        </w:rPr>
        <w:t>TCP/IP</w:t>
      </w:r>
      <w:r>
        <w:rPr>
          <w:rFonts w:cs="宋体" w:hint="eastAsia"/>
          <w:kern w:val="0"/>
          <w:sz w:val="24"/>
          <w:lang w:bidi="ar"/>
        </w:rPr>
        <w:t>协议栈，可用于搭建服务器或用作</w:t>
      </w:r>
      <w:r>
        <w:rPr>
          <w:rFonts w:cs="宋体" w:hint="eastAsia"/>
          <w:kern w:val="0"/>
          <w:sz w:val="24"/>
          <w:lang w:bidi="ar"/>
        </w:rPr>
        <w:t>AP</w:t>
      </w:r>
      <w:r>
        <w:rPr>
          <w:rFonts w:cs="宋体" w:hint="eastAsia"/>
          <w:kern w:val="0"/>
          <w:sz w:val="24"/>
          <w:lang w:bidi="ar"/>
        </w:rPr>
        <w:t>模式</w:t>
      </w:r>
      <w:r>
        <w:rPr>
          <w:rFonts w:cs="宋体"/>
          <w:kern w:val="0"/>
          <w:sz w:val="24"/>
          <w:vertAlign w:val="superscript"/>
          <w:lang w:bidi="ar"/>
        </w:rPr>
        <w:fldChar w:fldCharType="begin"/>
      </w:r>
      <w:r>
        <w:rPr>
          <w:rFonts w:cs="宋体"/>
          <w:kern w:val="0"/>
          <w:sz w:val="24"/>
          <w:vertAlign w:val="superscript"/>
          <w:lang w:bidi="ar"/>
        </w:rPr>
        <w:instrText xml:space="preserve"> </w:instrText>
      </w:r>
      <w:r>
        <w:rPr>
          <w:rFonts w:cs="宋体" w:hint="eastAsia"/>
          <w:kern w:val="0"/>
          <w:sz w:val="24"/>
          <w:vertAlign w:val="superscript"/>
          <w:lang w:bidi="ar"/>
        </w:rPr>
        <w:instrText>REF _Ref198676091 \r \h</w:instrText>
      </w:r>
      <w:r>
        <w:rPr>
          <w:rFonts w:cs="宋体"/>
          <w:kern w:val="0"/>
          <w:sz w:val="24"/>
          <w:vertAlign w:val="superscript"/>
          <w:lang w:bidi="ar"/>
        </w:rPr>
        <w:instrText xml:space="preserve">  \* MERGEFORMAT </w:instrText>
      </w:r>
      <w:r>
        <w:rPr>
          <w:rFonts w:cs="宋体"/>
          <w:kern w:val="0"/>
          <w:sz w:val="24"/>
          <w:vertAlign w:val="superscript"/>
          <w:lang w:bidi="ar"/>
        </w:rPr>
      </w:r>
      <w:r>
        <w:rPr>
          <w:rFonts w:cs="宋体"/>
          <w:kern w:val="0"/>
          <w:sz w:val="24"/>
          <w:vertAlign w:val="superscript"/>
          <w:lang w:bidi="ar"/>
        </w:rPr>
        <w:fldChar w:fldCharType="separate"/>
      </w:r>
      <w:r w:rsidR="00340390">
        <w:rPr>
          <w:rFonts w:cs="宋体"/>
          <w:kern w:val="0"/>
          <w:sz w:val="24"/>
          <w:vertAlign w:val="superscript"/>
          <w:lang w:bidi="ar"/>
        </w:rPr>
        <w:t>[16]</w:t>
      </w:r>
      <w:r>
        <w:rPr>
          <w:rFonts w:cs="宋体"/>
          <w:kern w:val="0"/>
          <w:sz w:val="24"/>
          <w:vertAlign w:val="superscript"/>
          <w:lang w:bidi="ar"/>
        </w:rPr>
        <w:fldChar w:fldCharType="end"/>
      </w:r>
      <w:r>
        <w:rPr>
          <w:rFonts w:cs="宋体" w:hint="eastAsia"/>
          <w:kern w:val="0"/>
          <w:sz w:val="24"/>
          <w:lang w:bidi="ar"/>
        </w:rPr>
        <w:t>。它支持</w:t>
      </w:r>
      <w:r>
        <w:rPr>
          <w:rFonts w:cs="宋体" w:hint="eastAsia"/>
          <w:kern w:val="0"/>
          <w:sz w:val="24"/>
          <w:lang w:bidi="ar"/>
        </w:rPr>
        <w:t>ArduinoIDE</w:t>
      </w:r>
      <w:r>
        <w:rPr>
          <w:rFonts w:cs="宋体" w:hint="eastAsia"/>
          <w:kern w:val="0"/>
          <w:sz w:val="24"/>
          <w:lang w:bidi="ar"/>
        </w:rPr>
        <w:t>编程，简单易用，成本低廉。它的升级版</w:t>
      </w:r>
      <w:r>
        <w:rPr>
          <w:rFonts w:cs="宋体" w:hint="eastAsia"/>
          <w:kern w:val="0"/>
          <w:sz w:val="24"/>
          <w:lang w:bidi="ar"/>
        </w:rPr>
        <w:t>ESP32</w:t>
      </w:r>
      <w:r>
        <w:rPr>
          <w:rFonts w:cs="宋体" w:hint="eastAsia"/>
          <w:kern w:val="0"/>
          <w:sz w:val="24"/>
          <w:lang w:bidi="ar"/>
        </w:rPr>
        <w:t>是双核</w:t>
      </w:r>
      <w:r>
        <w:rPr>
          <w:rFonts w:cs="宋体" w:hint="eastAsia"/>
          <w:kern w:val="0"/>
          <w:sz w:val="24"/>
          <w:lang w:bidi="ar"/>
        </w:rPr>
        <w:t>CPU</w:t>
      </w:r>
      <w:r>
        <w:rPr>
          <w:rFonts w:cs="宋体" w:hint="eastAsia"/>
          <w:kern w:val="0"/>
          <w:sz w:val="24"/>
          <w:lang w:bidi="ar"/>
        </w:rPr>
        <w:t>，主频</w:t>
      </w:r>
      <w:r>
        <w:rPr>
          <w:rFonts w:cs="宋体" w:hint="eastAsia"/>
          <w:kern w:val="0"/>
          <w:sz w:val="24"/>
          <w:lang w:bidi="ar"/>
        </w:rPr>
        <w:t>160MHz</w:t>
      </w:r>
      <w:r>
        <w:rPr>
          <w:rFonts w:cs="宋体" w:hint="eastAsia"/>
          <w:kern w:val="0"/>
          <w:sz w:val="24"/>
          <w:lang w:bidi="ar"/>
        </w:rPr>
        <w:t>，但是价格更高，功能更强大。</w:t>
      </w:r>
    </w:p>
    <w:p w14:paraId="30980A3D" w14:textId="77D73966" w:rsidR="000E7101" w:rsidRDefault="00000000">
      <w:pPr>
        <w:widowControl/>
        <w:wordWrap w:val="0"/>
        <w:spacing w:line="360" w:lineRule="auto"/>
        <w:ind w:firstLineChars="200" w:firstLine="480"/>
        <w:rPr>
          <w:rFonts w:cs="宋体"/>
          <w:kern w:val="0"/>
          <w:sz w:val="24"/>
          <w:lang w:bidi="ar"/>
        </w:rPr>
      </w:pPr>
      <w:r>
        <w:rPr>
          <w:rFonts w:cs="宋体" w:hint="eastAsia"/>
          <w:kern w:val="0"/>
          <w:sz w:val="24"/>
          <w:lang w:bidi="ar"/>
        </w:rPr>
        <w:t>本设计采用</w:t>
      </w:r>
      <w:r>
        <w:rPr>
          <w:rFonts w:cs="宋体" w:hint="eastAsia"/>
          <w:kern w:val="0"/>
          <w:sz w:val="24"/>
          <w:lang w:bidi="ar"/>
        </w:rPr>
        <w:t>ESP8266 NodeMCU</w:t>
      </w:r>
      <w:r>
        <w:rPr>
          <w:rFonts w:cs="宋体" w:hint="eastAsia"/>
          <w:kern w:val="0"/>
          <w:sz w:val="24"/>
          <w:lang w:bidi="ar"/>
        </w:rPr>
        <w:t>开发板作为系统的无线通讯模块，模块的基础电路图如图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42</w:t>
      </w:r>
      <w:r>
        <w:rPr>
          <w:sz w:val="24"/>
        </w:rPr>
        <w:fldChar w:fldCharType="end"/>
      </w:r>
      <w:r>
        <w:rPr>
          <w:rFonts w:cs="宋体" w:hint="eastAsia"/>
          <w:kern w:val="0"/>
          <w:sz w:val="24"/>
          <w:lang w:bidi="ar"/>
        </w:rPr>
        <w:t>所示。</w:t>
      </w:r>
    </w:p>
    <w:p w14:paraId="53CD9C54" w14:textId="77777777" w:rsidR="000E7101" w:rsidRDefault="00000000">
      <w:pPr>
        <w:widowControl/>
        <w:wordWrap w:val="0"/>
        <w:spacing w:line="360" w:lineRule="auto"/>
        <w:jc w:val="center"/>
        <w:rPr>
          <w:kern w:val="0"/>
          <w:sz w:val="24"/>
          <w:szCs w:val="22"/>
        </w:rPr>
      </w:pPr>
      <w:r>
        <w:rPr>
          <w:noProof/>
          <w:kern w:val="0"/>
          <w:sz w:val="24"/>
          <w:szCs w:val="22"/>
        </w:rPr>
        <w:lastRenderedPageBreak/>
        <w:drawing>
          <wp:inline distT="0" distB="0" distL="0" distR="0" wp14:anchorId="5A05CC9F" wp14:editId="2B87D6CA">
            <wp:extent cx="5525770" cy="3070225"/>
            <wp:effectExtent l="0" t="0" r="0" b="0"/>
            <wp:docPr id="1652796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96629" name="图片 1"/>
                    <pic:cNvPicPr>
                      <a:picLocks noChangeAspect="1"/>
                    </pic:cNvPicPr>
                  </pic:nvPicPr>
                  <pic:blipFill>
                    <a:blip r:embed="rId62"/>
                    <a:stretch>
                      <a:fillRect/>
                    </a:stretch>
                  </pic:blipFill>
                  <pic:spPr>
                    <a:xfrm>
                      <a:off x="0" y="0"/>
                      <a:ext cx="5546613" cy="3082063"/>
                    </a:xfrm>
                    <a:prstGeom prst="rect">
                      <a:avLst/>
                    </a:prstGeom>
                  </pic:spPr>
                </pic:pic>
              </a:graphicData>
            </a:graphic>
          </wp:inline>
        </w:drawing>
      </w:r>
    </w:p>
    <w:p w14:paraId="11F31803" w14:textId="28752D0C" w:rsidR="000E7101" w:rsidRDefault="00000000">
      <w:pPr>
        <w:wordWrap w:val="0"/>
        <w:spacing w:line="360" w:lineRule="auto"/>
        <w:jc w:val="center"/>
        <w:rPr>
          <w:rFonts w:eastAsia="黑体"/>
          <w:szCs w:val="21"/>
        </w:rPr>
      </w:pPr>
      <w:r>
        <w:rPr>
          <w:rFonts w:eastAsia="黑体"/>
          <w:szCs w:val="21"/>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340390">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340390">
        <w:rPr>
          <w:noProof/>
          <w:szCs w:val="21"/>
        </w:rPr>
        <w:t>42</w:t>
      </w:r>
      <w:r>
        <w:rPr>
          <w:szCs w:val="21"/>
        </w:rPr>
        <w:fldChar w:fldCharType="end"/>
      </w:r>
      <w:r>
        <w:rPr>
          <w:rFonts w:hint="eastAsia"/>
          <w:szCs w:val="21"/>
        </w:rPr>
        <w:t xml:space="preserve">　</w:t>
      </w:r>
      <w:r>
        <w:rPr>
          <w:rFonts w:eastAsia="黑体" w:hint="eastAsia"/>
          <w:szCs w:val="21"/>
        </w:rPr>
        <w:t>ESP8266</w:t>
      </w:r>
      <w:r>
        <w:rPr>
          <w:rFonts w:eastAsia="黑体" w:hint="eastAsia"/>
          <w:szCs w:val="21"/>
        </w:rPr>
        <w:t>的基础电路图</w:t>
      </w:r>
    </w:p>
    <w:p w14:paraId="35ECE83B" w14:textId="42BA171C" w:rsidR="000E7101" w:rsidRDefault="00000000">
      <w:pPr>
        <w:widowControl/>
        <w:wordWrap w:val="0"/>
        <w:spacing w:line="360" w:lineRule="auto"/>
        <w:ind w:firstLineChars="200" w:firstLine="480"/>
        <w:rPr>
          <w:kern w:val="0"/>
          <w:sz w:val="24"/>
          <w:szCs w:val="22"/>
        </w:rPr>
      </w:pPr>
      <w:r>
        <w:rPr>
          <w:rFonts w:cs="宋体" w:hint="eastAsia"/>
          <w:kern w:val="0"/>
          <w:sz w:val="24"/>
          <w:lang w:bidi="ar"/>
        </w:rPr>
        <w:t>ESP8266</w:t>
      </w:r>
      <w:r>
        <w:rPr>
          <w:rFonts w:cs="宋体" w:hint="eastAsia"/>
          <w:kern w:val="0"/>
          <w:sz w:val="24"/>
          <w:lang w:bidi="ar"/>
        </w:rPr>
        <w:t>开发板与系统核心板通过串口连在一起，以与点灯科技平台连接的</w:t>
      </w:r>
      <w:r>
        <w:rPr>
          <w:rFonts w:cs="宋体" w:hint="eastAsia"/>
          <w:kern w:val="0"/>
          <w:sz w:val="24"/>
          <w:lang w:bidi="ar"/>
        </w:rPr>
        <w:t>ESP8266</w:t>
      </w:r>
      <w:r>
        <w:rPr>
          <w:rFonts w:cs="宋体" w:hint="eastAsia"/>
          <w:kern w:val="0"/>
          <w:sz w:val="24"/>
          <w:lang w:bidi="ar"/>
        </w:rPr>
        <w:t>为例，它的</w:t>
      </w:r>
      <w:r>
        <w:rPr>
          <w:rFonts w:cs="宋体" w:hint="eastAsia"/>
          <w:kern w:val="0"/>
          <w:sz w:val="24"/>
          <w:lang w:bidi="ar"/>
        </w:rPr>
        <w:t>TXD0</w:t>
      </w:r>
      <w:r>
        <w:rPr>
          <w:rFonts w:cs="宋体" w:hint="eastAsia"/>
          <w:kern w:val="0"/>
          <w:sz w:val="24"/>
          <w:lang w:bidi="ar"/>
        </w:rPr>
        <w:t>连接核心板的</w:t>
      </w:r>
      <w:r>
        <w:rPr>
          <w:rFonts w:cs="宋体" w:hint="eastAsia"/>
          <w:kern w:val="0"/>
          <w:sz w:val="24"/>
          <w:lang w:bidi="ar"/>
        </w:rPr>
        <w:t>PA9</w:t>
      </w:r>
      <w:r>
        <w:rPr>
          <w:rFonts w:cs="宋体" w:hint="eastAsia"/>
          <w:kern w:val="0"/>
          <w:sz w:val="24"/>
          <w:lang w:bidi="ar"/>
        </w:rPr>
        <w:t>，</w:t>
      </w:r>
      <w:r>
        <w:rPr>
          <w:rFonts w:cs="宋体" w:hint="eastAsia"/>
          <w:kern w:val="0"/>
          <w:sz w:val="24"/>
          <w:lang w:bidi="ar"/>
        </w:rPr>
        <w:t>RXD0</w:t>
      </w:r>
      <w:r>
        <w:rPr>
          <w:rFonts w:cs="宋体" w:hint="eastAsia"/>
          <w:kern w:val="0"/>
          <w:sz w:val="24"/>
          <w:lang w:bidi="ar"/>
        </w:rPr>
        <w:t>连接核心板的</w:t>
      </w:r>
      <w:r>
        <w:rPr>
          <w:rFonts w:cs="宋体" w:hint="eastAsia"/>
          <w:kern w:val="0"/>
          <w:sz w:val="24"/>
          <w:lang w:bidi="ar"/>
        </w:rPr>
        <w:t>PA10</w:t>
      </w:r>
      <w:r>
        <w:rPr>
          <w:rFonts w:cs="宋体" w:hint="eastAsia"/>
          <w:kern w:val="0"/>
          <w:sz w:val="24"/>
          <w:lang w:bidi="ar"/>
        </w:rPr>
        <w:t>，</w:t>
      </w:r>
      <w:r>
        <w:rPr>
          <w:rFonts w:cs="宋体" w:hint="eastAsia"/>
          <w:kern w:val="0"/>
          <w:sz w:val="24"/>
          <w:lang w:bidi="ar"/>
        </w:rPr>
        <w:t>GPIO4</w:t>
      </w:r>
      <w:r>
        <w:rPr>
          <w:rFonts w:cs="宋体" w:hint="eastAsia"/>
          <w:kern w:val="0"/>
          <w:sz w:val="24"/>
          <w:lang w:bidi="ar"/>
        </w:rPr>
        <w:t>和</w:t>
      </w:r>
      <w:r>
        <w:rPr>
          <w:rFonts w:cs="宋体" w:hint="eastAsia"/>
          <w:kern w:val="0"/>
          <w:sz w:val="24"/>
          <w:lang w:bidi="ar"/>
        </w:rPr>
        <w:t>GPIO5</w:t>
      </w:r>
      <w:r>
        <w:rPr>
          <w:rFonts w:cs="宋体" w:hint="eastAsia"/>
          <w:kern w:val="0"/>
          <w:sz w:val="24"/>
          <w:lang w:bidi="ar"/>
        </w:rPr>
        <w:t>虚拟成另一对串口与楼宇人员信息检测部分连接，用于实现远程开锁和非法入侵警报提示。核心板的接口电路如图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43</w:t>
      </w:r>
      <w:r>
        <w:rPr>
          <w:sz w:val="24"/>
        </w:rPr>
        <w:fldChar w:fldCharType="end"/>
      </w:r>
      <w:r>
        <w:rPr>
          <w:rFonts w:cs="宋体" w:hint="eastAsia"/>
          <w:kern w:val="0"/>
          <w:sz w:val="24"/>
          <w:lang w:bidi="ar"/>
        </w:rPr>
        <w:t>所示。楼宇人员信息检测接口电路如图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44</w:t>
      </w:r>
      <w:r>
        <w:rPr>
          <w:sz w:val="24"/>
        </w:rPr>
        <w:fldChar w:fldCharType="end"/>
      </w:r>
      <w:r>
        <w:rPr>
          <w:rFonts w:cs="宋体" w:hint="eastAsia"/>
          <w:kern w:val="0"/>
          <w:sz w:val="24"/>
          <w:lang w:bidi="ar"/>
        </w:rPr>
        <w:t>所示。</w:t>
      </w:r>
    </w:p>
    <w:p w14:paraId="5C9601AA" w14:textId="77777777" w:rsidR="000E7101" w:rsidRDefault="00000000">
      <w:pPr>
        <w:widowControl/>
        <w:wordWrap w:val="0"/>
        <w:spacing w:line="360" w:lineRule="auto"/>
        <w:jc w:val="center"/>
        <w:rPr>
          <w:kern w:val="0"/>
          <w:sz w:val="24"/>
          <w:szCs w:val="22"/>
        </w:rPr>
      </w:pPr>
      <w:r>
        <w:rPr>
          <w:noProof/>
          <w:kern w:val="0"/>
          <w:sz w:val="24"/>
          <w:szCs w:val="22"/>
        </w:rPr>
        <w:drawing>
          <wp:inline distT="0" distB="0" distL="0" distR="0" wp14:anchorId="1547D3DC" wp14:editId="7F97558B">
            <wp:extent cx="1405255" cy="957580"/>
            <wp:effectExtent l="0" t="0" r="4445" b="0"/>
            <wp:docPr id="2067797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97491" name="图片 1"/>
                    <pic:cNvPicPr>
                      <a:picLocks noChangeAspect="1"/>
                    </pic:cNvPicPr>
                  </pic:nvPicPr>
                  <pic:blipFill>
                    <a:blip r:embed="rId63"/>
                    <a:stretch>
                      <a:fillRect/>
                    </a:stretch>
                  </pic:blipFill>
                  <pic:spPr>
                    <a:xfrm>
                      <a:off x="0" y="0"/>
                      <a:ext cx="1417682" cy="966359"/>
                    </a:xfrm>
                    <a:prstGeom prst="rect">
                      <a:avLst/>
                    </a:prstGeom>
                  </pic:spPr>
                </pic:pic>
              </a:graphicData>
            </a:graphic>
          </wp:inline>
        </w:drawing>
      </w:r>
    </w:p>
    <w:p w14:paraId="01CAB59F" w14:textId="16D5E8C3" w:rsidR="000E7101" w:rsidRDefault="00000000">
      <w:pPr>
        <w:widowControl/>
        <w:wordWrap w:val="0"/>
        <w:spacing w:line="360" w:lineRule="auto"/>
        <w:jc w:val="center"/>
        <w:rPr>
          <w:rFonts w:eastAsia="黑体"/>
          <w:kern w:val="0"/>
          <w:szCs w:val="21"/>
        </w:rPr>
      </w:pPr>
      <w:r>
        <w:rPr>
          <w:rFonts w:eastAsia="黑体" w:hint="eastAsia"/>
          <w:kern w:val="0"/>
          <w:szCs w:val="21"/>
        </w:rPr>
        <w:t>图</w:t>
      </w:r>
      <w:r>
        <w:rPr>
          <w:rFonts w:eastAsia="黑体"/>
          <w:kern w:val="0"/>
          <w:szCs w:val="21"/>
        </w:rPr>
        <w:fldChar w:fldCharType="begin"/>
      </w:r>
      <w:r>
        <w:rPr>
          <w:rFonts w:eastAsia="黑体"/>
          <w:kern w:val="0"/>
          <w:szCs w:val="21"/>
        </w:rPr>
        <w:instrText xml:space="preserve"> </w:instrText>
      </w:r>
      <w:r>
        <w:rPr>
          <w:rFonts w:eastAsia="黑体" w:hint="eastAsia"/>
          <w:kern w:val="0"/>
          <w:szCs w:val="21"/>
        </w:rPr>
        <w:instrText>Seq eq \c</w:instrText>
      </w:r>
      <w:r>
        <w:rPr>
          <w:rFonts w:eastAsia="黑体"/>
          <w:kern w:val="0"/>
          <w:szCs w:val="21"/>
        </w:rPr>
        <w:instrText xml:space="preserve"> </w:instrText>
      </w:r>
      <w:r>
        <w:rPr>
          <w:rFonts w:eastAsia="黑体"/>
          <w:kern w:val="0"/>
          <w:szCs w:val="21"/>
        </w:rPr>
        <w:fldChar w:fldCharType="separate"/>
      </w:r>
      <w:r w:rsidR="00340390">
        <w:rPr>
          <w:rFonts w:eastAsia="黑体"/>
          <w:noProof/>
          <w:kern w:val="0"/>
          <w:szCs w:val="21"/>
        </w:rPr>
        <w:t>3</w:t>
      </w:r>
      <w:r>
        <w:rPr>
          <w:rFonts w:eastAsia="黑体"/>
          <w:kern w:val="0"/>
          <w:szCs w:val="21"/>
        </w:rPr>
        <w:fldChar w:fldCharType="end"/>
      </w:r>
      <w:r>
        <w:rPr>
          <w:rFonts w:eastAsia="黑体" w:hint="eastAsia"/>
          <w:kern w:val="0"/>
          <w:szCs w:val="21"/>
        </w:rPr>
        <w:t>.</w:t>
      </w:r>
      <w:r>
        <w:rPr>
          <w:rFonts w:eastAsia="黑体"/>
          <w:kern w:val="0"/>
          <w:szCs w:val="21"/>
        </w:rPr>
        <w:fldChar w:fldCharType="begin"/>
      </w:r>
      <w:r>
        <w:rPr>
          <w:rFonts w:eastAsia="黑体"/>
          <w:kern w:val="0"/>
          <w:szCs w:val="21"/>
        </w:rPr>
        <w:instrText xml:space="preserve"> </w:instrText>
      </w:r>
      <w:r>
        <w:rPr>
          <w:rFonts w:eastAsia="黑体" w:hint="eastAsia"/>
          <w:kern w:val="0"/>
          <w:szCs w:val="21"/>
        </w:rPr>
        <w:instrText>Seq ptc</w:instrText>
      </w:r>
      <w:r>
        <w:rPr>
          <w:rFonts w:eastAsia="黑体"/>
          <w:kern w:val="0"/>
          <w:szCs w:val="21"/>
        </w:rPr>
        <w:instrText xml:space="preserve"> </w:instrText>
      </w:r>
      <w:r>
        <w:rPr>
          <w:rFonts w:eastAsia="黑体"/>
          <w:kern w:val="0"/>
          <w:szCs w:val="21"/>
        </w:rPr>
        <w:fldChar w:fldCharType="separate"/>
      </w:r>
      <w:r w:rsidR="00340390">
        <w:rPr>
          <w:rFonts w:eastAsia="黑体"/>
          <w:noProof/>
          <w:kern w:val="0"/>
          <w:szCs w:val="21"/>
        </w:rPr>
        <w:t>43</w:t>
      </w:r>
      <w:r>
        <w:rPr>
          <w:rFonts w:eastAsia="黑体"/>
          <w:kern w:val="0"/>
          <w:szCs w:val="21"/>
        </w:rPr>
        <w:fldChar w:fldCharType="end"/>
      </w:r>
      <w:r>
        <w:rPr>
          <w:rFonts w:eastAsia="黑体" w:hint="eastAsia"/>
          <w:kern w:val="0"/>
          <w:szCs w:val="21"/>
        </w:rPr>
        <w:t xml:space="preserve">　</w:t>
      </w:r>
      <w:r>
        <w:rPr>
          <w:rFonts w:eastAsia="黑体" w:hint="eastAsia"/>
          <w:kern w:val="0"/>
          <w:szCs w:val="21"/>
        </w:rPr>
        <w:t>ESP8266</w:t>
      </w:r>
      <w:r>
        <w:rPr>
          <w:rFonts w:eastAsia="黑体" w:hint="eastAsia"/>
          <w:kern w:val="0"/>
          <w:szCs w:val="21"/>
        </w:rPr>
        <w:t>与核心板连接电路图</w:t>
      </w:r>
    </w:p>
    <w:p w14:paraId="58A64696" w14:textId="77777777" w:rsidR="000E7101" w:rsidRDefault="00000000">
      <w:pPr>
        <w:widowControl/>
        <w:wordWrap w:val="0"/>
        <w:spacing w:line="360" w:lineRule="auto"/>
        <w:jc w:val="center"/>
        <w:rPr>
          <w:kern w:val="0"/>
          <w:sz w:val="24"/>
          <w:szCs w:val="22"/>
        </w:rPr>
      </w:pPr>
      <w:r>
        <w:rPr>
          <w:noProof/>
          <w:kern w:val="0"/>
          <w:sz w:val="24"/>
          <w:szCs w:val="22"/>
        </w:rPr>
        <w:drawing>
          <wp:inline distT="0" distB="0" distL="0" distR="0" wp14:anchorId="6BB99F4B" wp14:editId="4B20EC5E">
            <wp:extent cx="2736215" cy="1453515"/>
            <wp:effectExtent l="0" t="0" r="6985" b="0"/>
            <wp:docPr id="716748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48176" name="图片 1"/>
                    <pic:cNvPicPr>
                      <a:picLocks noChangeAspect="1"/>
                    </pic:cNvPicPr>
                  </pic:nvPicPr>
                  <pic:blipFill>
                    <a:blip r:embed="rId64"/>
                    <a:stretch>
                      <a:fillRect/>
                    </a:stretch>
                  </pic:blipFill>
                  <pic:spPr>
                    <a:xfrm>
                      <a:off x="0" y="0"/>
                      <a:ext cx="2751193" cy="1461421"/>
                    </a:xfrm>
                    <a:prstGeom prst="rect">
                      <a:avLst/>
                    </a:prstGeom>
                  </pic:spPr>
                </pic:pic>
              </a:graphicData>
            </a:graphic>
          </wp:inline>
        </w:drawing>
      </w:r>
    </w:p>
    <w:p w14:paraId="7DEEE0AD" w14:textId="4D0E3EB6" w:rsidR="000E7101" w:rsidRDefault="00000000">
      <w:pPr>
        <w:widowControl/>
        <w:wordWrap w:val="0"/>
        <w:spacing w:line="360" w:lineRule="auto"/>
        <w:jc w:val="center"/>
        <w:rPr>
          <w:rFonts w:ascii="黑体" w:eastAsia="黑体" w:hAnsi="黑体" w:cs="黑体" w:hint="eastAsia"/>
          <w:kern w:val="0"/>
          <w:szCs w:val="21"/>
        </w:rPr>
      </w:pPr>
      <w:r>
        <w:rPr>
          <w:rFonts w:eastAsia="黑体"/>
          <w:kern w:val="0"/>
          <w:szCs w:val="21"/>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340390">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340390">
        <w:rPr>
          <w:noProof/>
          <w:szCs w:val="21"/>
        </w:rPr>
        <w:t>44</w:t>
      </w:r>
      <w:r>
        <w:rPr>
          <w:szCs w:val="21"/>
        </w:rPr>
        <w:fldChar w:fldCharType="end"/>
      </w:r>
      <w:r>
        <w:rPr>
          <w:rFonts w:hint="eastAsia"/>
          <w:szCs w:val="21"/>
        </w:rPr>
        <w:t xml:space="preserve">　</w:t>
      </w:r>
      <w:r>
        <w:rPr>
          <w:rFonts w:eastAsia="黑体" w:hint="eastAsia"/>
          <w:kern w:val="0"/>
          <w:szCs w:val="21"/>
        </w:rPr>
        <w:t>楼宇人员信息检测系统接口电路图</w:t>
      </w:r>
    </w:p>
    <w:p w14:paraId="502E4B2D" w14:textId="77777777" w:rsidR="000E7101" w:rsidRDefault="00000000">
      <w:pPr>
        <w:widowControl/>
        <w:wordWrap w:val="0"/>
        <w:spacing w:line="360" w:lineRule="auto"/>
        <w:ind w:firstLineChars="200" w:firstLine="480"/>
        <w:rPr>
          <w:kern w:val="0"/>
          <w:sz w:val="24"/>
          <w:szCs w:val="22"/>
        </w:rPr>
      </w:pPr>
      <w:r>
        <w:rPr>
          <w:rFonts w:hint="eastAsia"/>
          <w:kern w:val="0"/>
          <w:sz w:val="24"/>
          <w:szCs w:val="22"/>
        </w:rPr>
        <w:t>ESP8266</w:t>
      </w:r>
      <w:r>
        <w:rPr>
          <w:rFonts w:hint="eastAsia"/>
          <w:kern w:val="0"/>
          <w:sz w:val="24"/>
          <w:szCs w:val="22"/>
        </w:rPr>
        <w:t>的串口与核心板</w:t>
      </w:r>
      <w:r>
        <w:rPr>
          <w:rFonts w:hint="eastAsia"/>
          <w:kern w:val="0"/>
          <w:sz w:val="24"/>
          <w:szCs w:val="22"/>
        </w:rPr>
        <w:t>STM32</w:t>
      </w:r>
      <w:r>
        <w:rPr>
          <w:rFonts w:hint="eastAsia"/>
          <w:kern w:val="0"/>
          <w:sz w:val="24"/>
          <w:szCs w:val="22"/>
        </w:rPr>
        <w:t>串口波特率调为</w:t>
      </w:r>
      <w:r>
        <w:rPr>
          <w:rFonts w:hint="eastAsia"/>
          <w:kern w:val="0"/>
          <w:sz w:val="24"/>
          <w:szCs w:val="22"/>
        </w:rPr>
        <w:t>9600</w:t>
      </w:r>
      <w:r>
        <w:rPr>
          <w:rFonts w:hint="eastAsia"/>
          <w:kern w:val="0"/>
          <w:sz w:val="24"/>
          <w:szCs w:val="22"/>
        </w:rPr>
        <w:t>，</w:t>
      </w:r>
      <w:r>
        <w:rPr>
          <w:rFonts w:hint="eastAsia"/>
          <w:kern w:val="0"/>
          <w:sz w:val="24"/>
          <w:szCs w:val="22"/>
        </w:rPr>
        <w:t>STM32</w:t>
      </w:r>
      <w:r>
        <w:rPr>
          <w:rFonts w:hint="eastAsia"/>
          <w:kern w:val="0"/>
          <w:sz w:val="24"/>
          <w:szCs w:val="22"/>
        </w:rPr>
        <w:t>启动</w:t>
      </w:r>
      <w:r>
        <w:rPr>
          <w:rFonts w:hint="eastAsia"/>
          <w:kern w:val="0"/>
          <w:sz w:val="24"/>
          <w:szCs w:val="22"/>
        </w:rPr>
        <w:t>DMA</w:t>
      </w:r>
      <w:r>
        <w:rPr>
          <w:rFonts w:hint="eastAsia"/>
          <w:kern w:val="0"/>
          <w:sz w:val="24"/>
          <w:szCs w:val="22"/>
        </w:rPr>
        <w:t>接收模式，将</w:t>
      </w:r>
      <w:r>
        <w:rPr>
          <w:rFonts w:hint="eastAsia"/>
          <w:kern w:val="0"/>
          <w:sz w:val="24"/>
          <w:szCs w:val="22"/>
        </w:rPr>
        <w:t>8266</w:t>
      </w:r>
      <w:r>
        <w:rPr>
          <w:rFonts w:hint="eastAsia"/>
          <w:kern w:val="0"/>
          <w:sz w:val="24"/>
          <w:szCs w:val="22"/>
        </w:rPr>
        <w:t>传来的天气信息、时间日期、控制数据，存入缓存并执行对应操作。同时，</w:t>
      </w:r>
      <w:r>
        <w:rPr>
          <w:rFonts w:hint="eastAsia"/>
          <w:kern w:val="0"/>
          <w:sz w:val="24"/>
          <w:szCs w:val="22"/>
        </w:rPr>
        <w:lastRenderedPageBreak/>
        <w:t>将火灾等数据发送给</w:t>
      </w:r>
      <w:r>
        <w:rPr>
          <w:rFonts w:hint="eastAsia"/>
          <w:kern w:val="0"/>
          <w:sz w:val="24"/>
          <w:szCs w:val="22"/>
        </w:rPr>
        <w:t>ESP8266</w:t>
      </w:r>
      <w:r>
        <w:rPr>
          <w:rFonts w:hint="eastAsia"/>
          <w:kern w:val="0"/>
          <w:sz w:val="24"/>
          <w:szCs w:val="22"/>
        </w:rPr>
        <w:t>，进而通过</w:t>
      </w:r>
      <w:r>
        <w:rPr>
          <w:rFonts w:hint="eastAsia"/>
          <w:kern w:val="0"/>
          <w:sz w:val="24"/>
          <w:szCs w:val="22"/>
        </w:rPr>
        <w:t>Wi-Fi</w:t>
      </w:r>
      <w:r>
        <w:rPr>
          <w:rFonts w:hint="eastAsia"/>
          <w:kern w:val="0"/>
          <w:sz w:val="24"/>
          <w:szCs w:val="22"/>
        </w:rPr>
        <w:t>发送至云端点灯科技平台，通过另一个</w:t>
      </w:r>
      <w:r>
        <w:rPr>
          <w:rFonts w:hint="eastAsia"/>
          <w:kern w:val="0"/>
          <w:sz w:val="24"/>
          <w:szCs w:val="22"/>
        </w:rPr>
        <w:t>ESP8266</w:t>
      </w:r>
      <w:r>
        <w:rPr>
          <w:rFonts w:hint="eastAsia"/>
          <w:kern w:val="0"/>
          <w:sz w:val="24"/>
          <w:szCs w:val="22"/>
        </w:rPr>
        <w:t>发送给企业微信系统，提醒火灾和撤离。</w:t>
      </w:r>
    </w:p>
    <w:p w14:paraId="1B06E0C8" w14:textId="77777777" w:rsidR="000E7101" w:rsidRDefault="00000000">
      <w:pPr>
        <w:pStyle w:val="2"/>
        <w:wordWrap w:val="0"/>
        <w:spacing w:beforeLines="50" w:before="156" w:afterLines="50" w:after="156" w:line="360" w:lineRule="auto"/>
      </w:pPr>
      <w:bookmarkStart w:id="88" w:name="_Toc1124"/>
      <w:bookmarkStart w:id="89" w:name="_Toc29264"/>
      <w:bookmarkStart w:id="90" w:name="_Toc199448574"/>
      <w:bookmarkStart w:id="91" w:name="_Toc71660332"/>
      <w:r>
        <w:rPr>
          <w:rFonts w:ascii="Times New Roman" w:hAnsi="Times New Roman"/>
          <w:b w:val="0"/>
          <w:bCs/>
          <w:sz w:val="28"/>
          <w:szCs w:val="28"/>
        </w:rPr>
        <w:t>3.</w:t>
      </w:r>
      <w:r>
        <w:rPr>
          <w:rFonts w:ascii="Times New Roman" w:hAnsi="Times New Roman" w:hint="eastAsia"/>
          <w:b w:val="0"/>
          <w:bCs/>
          <w:sz w:val="28"/>
          <w:szCs w:val="28"/>
        </w:rPr>
        <w:t>23</w:t>
      </w:r>
      <w:r>
        <w:rPr>
          <w:rFonts w:hint="eastAsia"/>
          <w:sz w:val="28"/>
          <w:szCs w:val="28"/>
        </w:rPr>
        <w:t xml:space="preserve">　</w:t>
      </w:r>
      <w:r>
        <w:rPr>
          <w:rFonts w:ascii="Times New Roman" w:hAnsi="Times New Roman" w:hint="eastAsia"/>
          <w:b w:val="0"/>
          <w:bCs/>
          <w:sz w:val="28"/>
          <w:szCs w:val="28"/>
        </w:rPr>
        <w:t>AIR780E 4G</w:t>
      </w:r>
      <w:r>
        <w:rPr>
          <w:rFonts w:ascii="黑体" w:hAnsi="黑体" w:cs="黑体" w:hint="eastAsia"/>
          <w:b w:val="0"/>
          <w:bCs/>
          <w:sz w:val="28"/>
          <w:szCs w:val="28"/>
        </w:rPr>
        <w:t>模块</w:t>
      </w:r>
      <w:bookmarkEnd w:id="88"/>
      <w:bookmarkEnd w:id="89"/>
      <w:bookmarkEnd w:id="90"/>
    </w:p>
    <w:p w14:paraId="71EA0D8E" w14:textId="4CAFC72F" w:rsidR="000E7101" w:rsidRDefault="00000000">
      <w:pPr>
        <w:wordWrap w:val="0"/>
        <w:spacing w:line="360" w:lineRule="auto"/>
        <w:ind w:firstLineChars="200" w:firstLine="480"/>
        <w:rPr>
          <w:sz w:val="24"/>
        </w:rPr>
      </w:pPr>
      <w:r>
        <w:rPr>
          <w:rFonts w:hint="eastAsia"/>
          <w:sz w:val="24"/>
        </w:rPr>
        <w:t>本系统是通过</w:t>
      </w:r>
      <w:r>
        <w:rPr>
          <w:rFonts w:hint="eastAsia"/>
          <w:sz w:val="24"/>
        </w:rPr>
        <w:t>ESP8266</w:t>
      </w:r>
      <w:r>
        <w:rPr>
          <w:rFonts w:hint="eastAsia"/>
          <w:sz w:val="24"/>
        </w:rPr>
        <w:t>接收报警指令，调用</w:t>
      </w:r>
      <w:r>
        <w:rPr>
          <w:rFonts w:hint="eastAsia"/>
          <w:sz w:val="24"/>
        </w:rPr>
        <w:t>AIR780E</w:t>
      </w:r>
      <w:r>
        <w:rPr>
          <w:rFonts w:hint="eastAsia"/>
          <w:sz w:val="24"/>
        </w:rPr>
        <w:t>内部程序实现发送短信报警。</w:t>
      </w:r>
      <w:r>
        <w:rPr>
          <w:sz w:val="24"/>
        </w:rPr>
        <w:t>A</w:t>
      </w:r>
      <w:r>
        <w:rPr>
          <w:rFonts w:hint="eastAsia"/>
          <w:sz w:val="24"/>
        </w:rPr>
        <w:t>IR780E</w:t>
      </w:r>
      <w:r>
        <w:rPr>
          <w:rFonts w:hint="eastAsia"/>
          <w:sz w:val="24"/>
        </w:rPr>
        <w:t>的</w:t>
      </w:r>
      <w:r>
        <w:rPr>
          <w:rFonts w:hint="eastAsia"/>
          <w:sz w:val="24"/>
        </w:rPr>
        <w:t>GND</w:t>
      </w:r>
      <w:r>
        <w:rPr>
          <w:rFonts w:hint="eastAsia"/>
          <w:sz w:val="24"/>
        </w:rPr>
        <w:t>和</w:t>
      </w:r>
      <w:r>
        <w:rPr>
          <w:rFonts w:hint="eastAsia"/>
          <w:sz w:val="24"/>
        </w:rPr>
        <w:t>VCC</w:t>
      </w:r>
      <w:r>
        <w:rPr>
          <w:rFonts w:hint="eastAsia"/>
          <w:sz w:val="24"/>
        </w:rPr>
        <w:t>连接在负责企业微信通讯的</w:t>
      </w:r>
      <w:r>
        <w:rPr>
          <w:rFonts w:hint="eastAsia"/>
          <w:sz w:val="24"/>
        </w:rPr>
        <w:t>ESP8266</w:t>
      </w:r>
      <w:r>
        <w:rPr>
          <w:rFonts w:hint="eastAsia"/>
          <w:sz w:val="24"/>
        </w:rPr>
        <w:t>上，通过</w:t>
      </w:r>
      <w:r>
        <w:rPr>
          <w:rFonts w:hint="eastAsia"/>
          <w:sz w:val="24"/>
        </w:rPr>
        <w:t>lua</w:t>
      </w:r>
      <w:r>
        <w:rPr>
          <w:rFonts w:hint="eastAsia"/>
          <w:sz w:val="24"/>
        </w:rPr>
        <w:t>脚本启动</w:t>
      </w:r>
      <w:r>
        <w:rPr>
          <w:rFonts w:hint="eastAsia"/>
          <w:sz w:val="24"/>
        </w:rPr>
        <w:t>GPIO1</w:t>
      </w:r>
      <w:r>
        <w:rPr>
          <w:rFonts w:hint="eastAsia"/>
          <w:sz w:val="24"/>
        </w:rPr>
        <w:t>，连接在</w:t>
      </w:r>
      <w:r>
        <w:rPr>
          <w:rFonts w:hint="eastAsia"/>
          <w:sz w:val="24"/>
        </w:rPr>
        <w:t>ESP8266</w:t>
      </w:r>
      <w:r>
        <w:rPr>
          <w:rFonts w:hint="eastAsia"/>
          <w:sz w:val="24"/>
        </w:rPr>
        <w:t>的</w:t>
      </w:r>
      <w:r>
        <w:rPr>
          <w:rFonts w:hint="eastAsia"/>
          <w:sz w:val="24"/>
        </w:rPr>
        <w:t>D4</w:t>
      </w:r>
      <w:r>
        <w:rPr>
          <w:rFonts w:hint="eastAsia"/>
          <w:sz w:val="24"/>
        </w:rPr>
        <w:t>（</w:t>
      </w:r>
      <w:r>
        <w:rPr>
          <w:rFonts w:hint="eastAsia"/>
          <w:sz w:val="24"/>
        </w:rPr>
        <w:t>GPIO2</w:t>
      </w:r>
      <w:r>
        <w:rPr>
          <w:rFonts w:hint="eastAsia"/>
          <w:sz w:val="24"/>
        </w:rPr>
        <w:t>）口上，实现触发短信发送功能。由于</w:t>
      </w:r>
      <w:r>
        <w:rPr>
          <w:rFonts w:hint="eastAsia"/>
          <w:sz w:val="24"/>
        </w:rPr>
        <w:t>AIR780E</w:t>
      </w:r>
      <w:r>
        <w:rPr>
          <w:rFonts w:hint="eastAsia"/>
          <w:sz w:val="24"/>
        </w:rPr>
        <w:t>的串口启用和编写过于复杂，所以实际程序是采用了</w:t>
      </w:r>
      <w:r>
        <w:rPr>
          <w:rFonts w:hint="eastAsia"/>
          <w:sz w:val="24"/>
        </w:rPr>
        <w:t>GPIO</w:t>
      </w:r>
      <w:r>
        <w:rPr>
          <w:rFonts w:hint="eastAsia"/>
          <w:sz w:val="24"/>
        </w:rPr>
        <w:t>中断回调的方式实现发短信效果。当</w:t>
      </w:r>
      <w:r>
        <w:rPr>
          <w:rFonts w:hint="eastAsia"/>
          <w:sz w:val="24"/>
        </w:rPr>
        <w:t>AIR780E</w:t>
      </w:r>
      <w:r>
        <w:rPr>
          <w:rFonts w:hint="eastAsia"/>
          <w:sz w:val="24"/>
        </w:rPr>
        <w:t>接收</w:t>
      </w:r>
      <w:r>
        <w:rPr>
          <w:rFonts w:hint="eastAsia"/>
          <w:sz w:val="24"/>
        </w:rPr>
        <w:t>ESP8266GPIO2</w:t>
      </w:r>
      <w:r>
        <w:rPr>
          <w:rFonts w:hint="eastAsia"/>
          <w:sz w:val="24"/>
        </w:rPr>
        <w:t>的下降沿脉冲，系统进入回调函数，进而发送提示短信，实现报警传递。</w:t>
      </w:r>
      <w:r>
        <w:rPr>
          <w:rFonts w:hint="eastAsia"/>
          <w:sz w:val="24"/>
        </w:rPr>
        <w:t>4G</w:t>
      </w:r>
      <w:r>
        <w:rPr>
          <w:rFonts w:hint="eastAsia"/>
          <w:sz w:val="24"/>
        </w:rPr>
        <w:t>模块部分接口电路图如图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45</w:t>
      </w:r>
      <w:r>
        <w:rPr>
          <w:sz w:val="24"/>
        </w:rPr>
        <w:fldChar w:fldCharType="end"/>
      </w:r>
      <w:r>
        <w:rPr>
          <w:rFonts w:hint="eastAsia"/>
          <w:sz w:val="24"/>
        </w:rPr>
        <w:t>所示，其中</w:t>
      </w:r>
      <w:r>
        <w:rPr>
          <w:rFonts w:hint="eastAsia"/>
          <w:sz w:val="24"/>
        </w:rPr>
        <w:t>12</w:t>
      </w:r>
      <w:r>
        <w:rPr>
          <w:rFonts w:hint="eastAsia"/>
          <w:sz w:val="24"/>
        </w:rPr>
        <w:t>引脚</w:t>
      </w:r>
      <w:r>
        <w:rPr>
          <w:rFonts w:hint="eastAsia"/>
          <w:sz w:val="24"/>
        </w:rPr>
        <w:t>LCD_RST</w:t>
      </w:r>
      <w:r>
        <w:rPr>
          <w:rFonts w:hint="eastAsia"/>
          <w:sz w:val="24"/>
        </w:rPr>
        <w:t>为</w:t>
      </w:r>
      <w:r>
        <w:rPr>
          <w:rFonts w:hint="eastAsia"/>
          <w:sz w:val="24"/>
        </w:rPr>
        <w:t>GPIO1</w:t>
      </w:r>
      <w:r>
        <w:rPr>
          <w:rFonts w:hint="eastAsia"/>
          <w:sz w:val="24"/>
        </w:rPr>
        <w:t>。</w:t>
      </w:r>
      <w:r>
        <w:rPr>
          <w:rFonts w:hint="eastAsia"/>
          <w:sz w:val="24"/>
        </w:rPr>
        <w:t xml:space="preserve"> </w:t>
      </w:r>
    </w:p>
    <w:p w14:paraId="3B16E391" w14:textId="77777777" w:rsidR="000E7101" w:rsidRDefault="00000000">
      <w:pPr>
        <w:wordWrap w:val="0"/>
        <w:spacing w:line="360" w:lineRule="auto"/>
        <w:jc w:val="center"/>
        <w:rPr>
          <w:sz w:val="24"/>
        </w:rPr>
      </w:pPr>
      <w:r>
        <w:rPr>
          <w:noProof/>
          <w:sz w:val="24"/>
        </w:rPr>
        <w:drawing>
          <wp:inline distT="0" distB="0" distL="0" distR="0" wp14:anchorId="4918B02F" wp14:editId="532BD357">
            <wp:extent cx="3818255" cy="2468245"/>
            <wp:effectExtent l="0" t="0" r="0" b="8255"/>
            <wp:docPr id="8415812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1272" name="图片 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3831503" cy="2476747"/>
                    </a:xfrm>
                    <a:prstGeom prst="rect">
                      <a:avLst/>
                    </a:prstGeom>
                    <a:noFill/>
                    <a:ln>
                      <a:noFill/>
                    </a:ln>
                  </pic:spPr>
                </pic:pic>
              </a:graphicData>
            </a:graphic>
          </wp:inline>
        </w:drawing>
      </w:r>
    </w:p>
    <w:p w14:paraId="78250990" w14:textId="203CA13D" w:rsidR="000E7101" w:rsidRDefault="00000000">
      <w:pPr>
        <w:pStyle w:val="afb"/>
        <w:wordWrap w:val="0"/>
        <w:spacing w:before="156" w:after="156"/>
      </w:pPr>
      <w:bookmarkStart w:id="92" w:name="_Ref167641215"/>
      <w:r>
        <w:rPr>
          <w:rFonts w:hint="eastAsia"/>
        </w:rPr>
        <w:t>图</w:t>
      </w:r>
      <w:bookmarkEnd w:id="92"/>
      <w:r>
        <w:fldChar w:fldCharType="begin"/>
      </w:r>
      <w:r>
        <w:instrText xml:space="preserve"> </w:instrText>
      </w:r>
      <w:r>
        <w:rPr>
          <w:rFonts w:hint="eastAsia"/>
        </w:rPr>
        <w:instrText>Seq eq \c</w:instrText>
      </w:r>
      <w:r>
        <w:instrText xml:space="preserve"> </w:instrText>
      </w:r>
      <w:r>
        <w:fldChar w:fldCharType="separate"/>
      </w:r>
      <w:r w:rsidR="00340390">
        <w:rPr>
          <w:noProof/>
        </w:rPr>
        <w:t>3</w:t>
      </w:r>
      <w:r>
        <w:fldChar w:fldCharType="end"/>
      </w:r>
      <w:r>
        <w:rPr>
          <w:rFonts w:hint="eastAsia"/>
        </w:rPr>
        <w:t>.</w:t>
      </w:r>
      <w:r>
        <w:fldChar w:fldCharType="begin"/>
      </w:r>
      <w:r>
        <w:instrText xml:space="preserve"> </w:instrText>
      </w:r>
      <w:r>
        <w:rPr>
          <w:rFonts w:hint="eastAsia"/>
        </w:rPr>
        <w:instrText>Seq ptc</w:instrText>
      </w:r>
      <w:r>
        <w:instrText xml:space="preserve"> </w:instrText>
      </w:r>
      <w:r>
        <w:fldChar w:fldCharType="separate"/>
      </w:r>
      <w:r w:rsidR="00340390">
        <w:rPr>
          <w:noProof/>
        </w:rPr>
        <w:t>45</w:t>
      </w:r>
      <w:r>
        <w:fldChar w:fldCharType="end"/>
      </w:r>
      <w:r>
        <w:rPr>
          <w:rFonts w:hint="eastAsia"/>
        </w:rPr>
        <w:t xml:space="preserve">　</w:t>
      </w:r>
      <w:r>
        <w:rPr>
          <w:rFonts w:hint="eastAsia"/>
        </w:rPr>
        <w:t>AIR780E</w:t>
      </w:r>
      <w:r>
        <w:rPr>
          <w:rFonts w:hint="eastAsia"/>
        </w:rPr>
        <w:t>部分接口电路图</w:t>
      </w:r>
    </w:p>
    <w:p w14:paraId="3FECDBFD" w14:textId="77777777" w:rsidR="000E7101" w:rsidRDefault="00000000">
      <w:pPr>
        <w:pStyle w:val="--"/>
        <w:ind w:firstLine="480"/>
      </w:pPr>
      <w:r>
        <w:rPr>
          <w:rFonts w:hint="eastAsia"/>
        </w:rPr>
        <w:t>由于采用</w:t>
      </w:r>
      <w:r>
        <w:rPr>
          <w:rFonts w:hint="eastAsia"/>
        </w:rPr>
        <w:t>Lua</w:t>
      </w:r>
      <w:r>
        <w:rPr>
          <w:rFonts w:hint="eastAsia"/>
        </w:rPr>
        <w:t>语言编程，不需要使用</w:t>
      </w:r>
      <w:r>
        <w:rPr>
          <w:rFonts w:hint="eastAsia"/>
        </w:rPr>
        <w:t>AT</w:t>
      </w:r>
      <w:r>
        <w:rPr>
          <w:rFonts w:hint="eastAsia"/>
        </w:rPr>
        <w:t>指令，直接接收</w:t>
      </w:r>
      <w:r>
        <w:rPr>
          <w:rFonts w:hint="eastAsia"/>
        </w:rPr>
        <w:t>ESP8266</w:t>
      </w:r>
      <w:r>
        <w:rPr>
          <w:rFonts w:hint="eastAsia"/>
        </w:rPr>
        <w:t>的引脚脉冲信号，响应更快。未来有望实现</w:t>
      </w:r>
      <w:r>
        <w:rPr>
          <w:rFonts w:hint="eastAsia"/>
        </w:rPr>
        <w:t>4G</w:t>
      </w:r>
      <w:r>
        <w:rPr>
          <w:rFonts w:hint="eastAsia"/>
        </w:rPr>
        <w:t>上网功能，因为</w:t>
      </w:r>
      <w:r>
        <w:rPr>
          <w:rFonts w:hint="eastAsia"/>
        </w:rPr>
        <w:t>ESP8266</w:t>
      </w:r>
      <w:r>
        <w:rPr>
          <w:rFonts w:hint="eastAsia"/>
        </w:rPr>
        <w:t>需要连接</w:t>
      </w:r>
      <w:r>
        <w:rPr>
          <w:rFonts w:hint="eastAsia"/>
        </w:rPr>
        <w:t>Wi-Fi</w:t>
      </w:r>
      <w:r>
        <w:rPr>
          <w:rFonts w:hint="eastAsia"/>
        </w:rPr>
        <w:t>，所以计划作为备用联网方案。</w:t>
      </w:r>
    </w:p>
    <w:p w14:paraId="7CC04A5B" w14:textId="77777777" w:rsidR="000E7101" w:rsidRDefault="00000000">
      <w:pPr>
        <w:wordWrap w:val="0"/>
        <w:spacing w:beforeLines="50" w:before="156" w:afterLines="50" w:after="156" w:line="360" w:lineRule="auto"/>
        <w:outlineLvl w:val="1"/>
        <w:rPr>
          <w:rFonts w:eastAsia="黑体"/>
          <w:sz w:val="24"/>
        </w:rPr>
      </w:pPr>
      <w:bookmarkStart w:id="93" w:name="_Toc199448575"/>
      <w:r>
        <w:rPr>
          <w:rFonts w:eastAsia="黑体" w:hint="eastAsia"/>
          <w:sz w:val="28"/>
          <w:szCs w:val="28"/>
        </w:rPr>
        <w:t>3.24</w:t>
      </w:r>
      <w:r>
        <w:rPr>
          <w:rFonts w:eastAsia="黑体" w:hint="eastAsia"/>
          <w:sz w:val="28"/>
          <w:szCs w:val="28"/>
        </w:rPr>
        <w:t xml:space="preserve">　楼宇云端安防监控系统</w:t>
      </w:r>
      <w:bookmarkEnd w:id="93"/>
    </w:p>
    <w:p w14:paraId="77F16FE7" w14:textId="00AA3860" w:rsidR="000E7101" w:rsidRDefault="00000000">
      <w:pPr>
        <w:pStyle w:val="--"/>
        <w:ind w:firstLine="480"/>
      </w:pPr>
      <w:r>
        <w:rPr>
          <w:rFonts w:hint="eastAsia"/>
        </w:rPr>
        <w:t>该系统还拥有移动侦测和火灾录像功能，由</w:t>
      </w:r>
      <w:r>
        <w:rPr>
          <w:rFonts w:hint="eastAsia"/>
        </w:rPr>
        <w:t>ESP32-CAM</w:t>
      </w:r>
      <w:r>
        <w:rPr>
          <w:rFonts w:hint="eastAsia"/>
        </w:rPr>
        <w:t>担当，他带有一个</w:t>
      </w:r>
      <w:r>
        <w:rPr>
          <w:rFonts w:hint="eastAsia"/>
        </w:rPr>
        <w:t>OV2640</w:t>
      </w:r>
      <w:r>
        <w:rPr>
          <w:rFonts w:hint="eastAsia"/>
        </w:rPr>
        <w:t>摄像头，可以实现移动侦测和云端的实时视频监控功能。</w:t>
      </w:r>
      <w:r>
        <w:rPr>
          <w:rFonts w:hint="eastAsia"/>
        </w:rPr>
        <w:t>ESP32-CAM</w:t>
      </w:r>
      <w:r>
        <w:rPr>
          <w:rFonts w:hint="eastAsia"/>
        </w:rPr>
        <w:t>电路图如图</w:t>
      </w:r>
      <w:r>
        <w:fldChar w:fldCharType="begin"/>
      </w:r>
      <w:r>
        <w:instrText xml:space="preserve"> </w:instrText>
      </w:r>
      <w:r>
        <w:rPr>
          <w:rFonts w:hint="eastAsia"/>
        </w:rPr>
        <w:instrText>Seq eq \c</w:instrText>
      </w:r>
      <w:r>
        <w:instrText xml:space="preserve"> </w:instrText>
      </w:r>
      <w:r>
        <w:fldChar w:fldCharType="separate"/>
      </w:r>
      <w:r w:rsidR="00340390">
        <w:rPr>
          <w:noProof/>
        </w:rPr>
        <w:t>3</w:t>
      </w:r>
      <w:r>
        <w:fldChar w:fldCharType="end"/>
      </w:r>
      <w:r>
        <w:rPr>
          <w:rFonts w:hint="eastAsia"/>
        </w:rPr>
        <w:t>.</w:t>
      </w:r>
      <w:r>
        <w:fldChar w:fldCharType="begin"/>
      </w:r>
      <w:r>
        <w:instrText xml:space="preserve"> </w:instrText>
      </w:r>
      <w:r>
        <w:rPr>
          <w:rFonts w:hint="eastAsia"/>
        </w:rPr>
        <w:instrText>Seq txt</w:instrText>
      </w:r>
      <w:r>
        <w:instrText xml:space="preserve"> </w:instrText>
      </w:r>
      <w:r>
        <w:fldChar w:fldCharType="separate"/>
      </w:r>
      <w:r w:rsidR="00340390">
        <w:rPr>
          <w:noProof/>
        </w:rPr>
        <w:t>46</w:t>
      </w:r>
      <w:r>
        <w:fldChar w:fldCharType="end"/>
      </w:r>
      <w:r>
        <w:rPr>
          <w:rFonts w:hint="eastAsia"/>
        </w:rPr>
        <w:t>所示。</w:t>
      </w:r>
    </w:p>
    <w:p w14:paraId="045EF206" w14:textId="77777777" w:rsidR="000E7101" w:rsidRDefault="00000000">
      <w:pPr>
        <w:wordWrap w:val="0"/>
        <w:spacing w:line="360" w:lineRule="auto"/>
        <w:jc w:val="center"/>
        <w:rPr>
          <w:sz w:val="24"/>
        </w:rPr>
      </w:pPr>
      <w:r>
        <w:rPr>
          <w:noProof/>
        </w:rPr>
        <w:lastRenderedPageBreak/>
        <w:drawing>
          <wp:inline distT="0" distB="0" distL="0" distR="0" wp14:anchorId="53578965" wp14:editId="603ECAE5">
            <wp:extent cx="5760720" cy="4003675"/>
            <wp:effectExtent l="0" t="0" r="0" b="0"/>
            <wp:docPr id="15627886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8869" name="图片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5760720" cy="4003675"/>
                    </a:xfrm>
                    <a:prstGeom prst="rect">
                      <a:avLst/>
                    </a:prstGeom>
                    <a:noFill/>
                    <a:ln>
                      <a:noFill/>
                    </a:ln>
                  </pic:spPr>
                </pic:pic>
              </a:graphicData>
            </a:graphic>
          </wp:inline>
        </w:drawing>
      </w:r>
    </w:p>
    <w:p w14:paraId="49778275" w14:textId="4A92E9CF" w:rsidR="000E7101" w:rsidRDefault="00000000">
      <w:pPr>
        <w:pStyle w:val="afb"/>
        <w:wordWrap w:val="0"/>
        <w:spacing w:before="156" w:after="156"/>
      </w:pPr>
      <w:r>
        <w:rPr>
          <w:rFonts w:hint="eastAsia"/>
        </w:rPr>
        <w:t>图</w:t>
      </w:r>
      <w:r>
        <w:fldChar w:fldCharType="begin"/>
      </w:r>
      <w:r>
        <w:instrText xml:space="preserve"> </w:instrText>
      </w:r>
      <w:r>
        <w:rPr>
          <w:rFonts w:hint="eastAsia"/>
        </w:rPr>
        <w:instrText>Seq eq \c</w:instrText>
      </w:r>
      <w:r>
        <w:instrText xml:space="preserve"> </w:instrText>
      </w:r>
      <w:r>
        <w:fldChar w:fldCharType="separate"/>
      </w:r>
      <w:r w:rsidR="00340390">
        <w:rPr>
          <w:noProof/>
        </w:rPr>
        <w:t>3</w:t>
      </w:r>
      <w:r>
        <w:fldChar w:fldCharType="end"/>
      </w:r>
      <w:r>
        <w:rPr>
          <w:rFonts w:hint="eastAsia"/>
        </w:rPr>
        <w:t>.</w:t>
      </w:r>
      <w:r>
        <w:fldChar w:fldCharType="begin"/>
      </w:r>
      <w:r>
        <w:instrText xml:space="preserve"> </w:instrText>
      </w:r>
      <w:r>
        <w:rPr>
          <w:rFonts w:hint="eastAsia"/>
        </w:rPr>
        <w:instrText>Seq ptc</w:instrText>
      </w:r>
      <w:r>
        <w:instrText xml:space="preserve"> </w:instrText>
      </w:r>
      <w:r>
        <w:fldChar w:fldCharType="separate"/>
      </w:r>
      <w:r w:rsidR="00340390">
        <w:rPr>
          <w:noProof/>
        </w:rPr>
        <w:t>46</w:t>
      </w:r>
      <w:r>
        <w:fldChar w:fldCharType="end"/>
      </w:r>
      <w:r>
        <w:rPr>
          <w:rFonts w:hint="eastAsia"/>
        </w:rPr>
        <w:t xml:space="preserve">　</w:t>
      </w:r>
      <w:r>
        <w:rPr>
          <w:rFonts w:hint="eastAsia"/>
        </w:rPr>
        <w:t>ESP32-CAM</w:t>
      </w:r>
      <w:r>
        <w:rPr>
          <w:rFonts w:hint="eastAsia"/>
        </w:rPr>
        <w:t>电路图</w:t>
      </w:r>
    </w:p>
    <w:p w14:paraId="08D497C7" w14:textId="0B2E12F0" w:rsidR="000E7101" w:rsidRDefault="00000000">
      <w:pPr>
        <w:pageBreakBefore/>
        <w:wordWrap w:val="0"/>
        <w:spacing w:beforeLines="50" w:before="156" w:afterLines="50" w:after="156" w:line="360" w:lineRule="auto"/>
        <w:outlineLvl w:val="0"/>
        <w:rPr>
          <w:rFonts w:eastAsia="黑体"/>
          <w:sz w:val="24"/>
        </w:rPr>
      </w:pPr>
      <w:bookmarkStart w:id="94" w:name="_Toc199448576"/>
      <w:r>
        <w:rPr>
          <w:rFonts w:eastAsia="黑体" w:hint="eastAsia"/>
          <w:sz w:val="32"/>
          <w:szCs w:val="32"/>
        </w:rPr>
        <w:lastRenderedPageBreak/>
        <w:t>4</w:t>
      </w:r>
      <w:r>
        <w:rPr>
          <w:rFonts w:eastAsia="黑体" w:hint="eastAsia"/>
          <w:sz w:val="32"/>
          <w:szCs w:val="32"/>
        </w:rPr>
        <w:t xml:space="preserve">　系统软件设计</w:t>
      </w:r>
      <w:bookmarkEnd w:id="91"/>
      <w:bookmarkEnd w:id="94"/>
      <w:r>
        <w:rPr>
          <w:rFonts w:eastAsia="黑体"/>
          <w:sz w:val="32"/>
          <w:szCs w:val="32"/>
        </w:rPr>
        <w:fldChar w:fldCharType="begin"/>
      </w:r>
      <w:r>
        <w:rPr>
          <w:rFonts w:eastAsia="黑体"/>
          <w:sz w:val="32"/>
          <w:szCs w:val="32"/>
        </w:rPr>
        <w:instrText xml:space="preserve"> </w:instrText>
      </w:r>
      <w:r>
        <w:rPr>
          <w:rFonts w:eastAsia="黑体" w:hint="eastAsia"/>
          <w:sz w:val="32"/>
          <w:szCs w:val="32"/>
        </w:rPr>
        <w:instrText xml:space="preserve">SEQ eq \h </w:instrText>
      </w:r>
      <w:r>
        <w:rPr>
          <w:rFonts w:eastAsia="黑体"/>
          <w:sz w:val="32"/>
          <w:szCs w:val="32"/>
        </w:rPr>
        <w:fldChar w:fldCharType="end"/>
      </w:r>
      <w:r>
        <w:rPr>
          <w:rFonts w:eastAsia="黑体"/>
          <w:sz w:val="32"/>
          <w:szCs w:val="32"/>
        </w:rPr>
        <w:fldChar w:fldCharType="begin"/>
      </w:r>
      <w:r>
        <w:rPr>
          <w:rFonts w:eastAsia="黑体"/>
          <w:sz w:val="32"/>
          <w:szCs w:val="32"/>
        </w:rPr>
        <w:instrText xml:space="preserve"> Seq list \r \h </w:instrText>
      </w:r>
      <w:r>
        <w:rPr>
          <w:rFonts w:eastAsia="黑体"/>
          <w:sz w:val="32"/>
          <w:szCs w:val="32"/>
        </w:rPr>
        <w:fldChar w:fldCharType="end"/>
      </w:r>
      <w:r>
        <w:rPr>
          <w:rFonts w:eastAsia="黑体"/>
          <w:sz w:val="32"/>
          <w:szCs w:val="32"/>
        </w:rPr>
        <w:fldChar w:fldCharType="begin"/>
      </w:r>
      <w:r>
        <w:rPr>
          <w:rFonts w:eastAsia="黑体"/>
          <w:sz w:val="32"/>
          <w:szCs w:val="32"/>
        </w:rPr>
        <w:instrText xml:space="preserve"> Seq </w:instrText>
      </w:r>
      <w:r>
        <w:rPr>
          <w:rFonts w:eastAsia="黑体" w:hint="eastAsia"/>
          <w:sz w:val="32"/>
          <w:szCs w:val="32"/>
        </w:rPr>
        <w:instrText xml:space="preserve">txt </w:instrText>
      </w:r>
      <w:r>
        <w:rPr>
          <w:rFonts w:eastAsia="黑体"/>
          <w:sz w:val="32"/>
          <w:szCs w:val="32"/>
        </w:rPr>
        <w:instrText xml:space="preserve">\r \h </w:instrText>
      </w:r>
      <w:r>
        <w:rPr>
          <w:rFonts w:eastAsia="黑体"/>
          <w:sz w:val="32"/>
          <w:szCs w:val="32"/>
        </w:rPr>
        <w:fldChar w:fldCharType="end"/>
      </w:r>
    </w:p>
    <w:p w14:paraId="5ECF5587" w14:textId="77777777" w:rsidR="000E7101" w:rsidRDefault="00000000">
      <w:pPr>
        <w:wordWrap w:val="0"/>
        <w:spacing w:beforeLines="50" w:before="156" w:afterLines="50" w:after="156" w:line="360" w:lineRule="auto"/>
        <w:outlineLvl w:val="1"/>
        <w:rPr>
          <w:rFonts w:eastAsia="黑体"/>
          <w:sz w:val="24"/>
        </w:rPr>
      </w:pPr>
      <w:bookmarkStart w:id="95" w:name="_Toc71660333"/>
      <w:bookmarkStart w:id="96" w:name="_Toc199448577"/>
      <w:r>
        <w:rPr>
          <w:rFonts w:eastAsia="黑体" w:hint="eastAsia"/>
          <w:sz w:val="28"/>
          <w:szCs w:val="28"/>
        </w:rPr>
        <w:t>4.1</w:t>
      </w:r>
      <w:r>
        <w:rPr>
          <w:rFonts w:eastAsia="黑体" w:hint="eastAsia"/>
          <w:sz w:val="28"/>
          <w:szCs w:val="28"/>
        </w:rPr>
        <w:t xml:space="preserve">　系统软件总体流程设计</w:t>
      </w:r>
      <w:bookmarkEnd w:id="95"/>
      <w:bookmarkEnd w:id="96"/>
    </w:p>
    <w:p w14:paraId="53110AA3" w14:textId="3F0AA292" w:rsidR="000E7101" w:rsidRDefault="00000000">
      <w:pPr>
        <w:wordWrap w:val="0"/>
        <w:spacing w:line="360" w:lineRule="auto"/>
        <w:ind w:firstLineChars="200" w:firstLine="480"/>
        <w:rPr>
          <w:sz w:val="24"/>
        </w:rPr>
      </w:pP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1</w:t>
      </w:r>
      <w:r>
        <w:rPr>
          <w:sz w:val="24"/>
        </w:rPr>
        <w:fldChar w:fldCharType="end"/>
      </w:r>
      <w:r>
        <w:rPr>
          <w:rFonts w:hint="eastAsia"/>
          <w:sz w:val="24"/>
        </w:rPr>
        <w:t>即为本设计的系统软件主流程图。系统上电后会自动连接网络并检测模块连接是否正常，并在屏幕上显示连接状态。初始化结束后，系统会循环进行区域火灾检测，如果发生火灾，启动消防措施进行初步灭火并进行报警提示和上报云端，同时火灾应急灯也会启动，强制开启所有灯光。</w:t>
      </w:r>
    </w:p>
    <w:p w14:paraId="4FD1ECF3" w14:textId="77777777" w:rsidR="000E7101" w:rsidRDefault="00000000">
      <w:pPr>
        <w:wordWrap w:val="0"/>
        <w:spacing w:line="360" w:lineRule="auto"/>
        <w:ind w:firstLineChars="200" w:firstLine="480"/>
        <w:rPr>
          <w:sz w:val="24"/>
        </w:rPr>
      </w:pPr>
      <w:r>
        <w:rPr>
          <w:rFonts w:hint="eastAsia"/>
          <w:sz w:val="24"/>
        </w:rPr>
        <w:t>系统还会接收云端和</w:t>
      </w:r>
      <w:r>
        <w:rPr>
          <w:rFonts w:hint="eastAsia"/>
          <w:sz w:val="24"/>
        </w:rPr>
        <w:t>APP</w:t>
      </w:r>
      <w:r>
        <w:rPr>
          <w:rFonts w:hint="eastAsia"/>
          <w:sz w:val="24"/>
        </w:rPr>
        <w:t>的指令，空调温湿度，时间日期和天气预报等信息。在没有火灾发生时，楼宇内的照明灯光会根据预设时间自动启停，当启动时，有行人经过会自动开启对应区域灯光，行人经过后会自动关闭。系统还会读取室内外温湿度检测模块，根据</w:t>
      </w:r>
      <w:r>
        <w:rPr>
          <w:rFonts w:hint="eastAsia"/>
          <w:sz w:val="24"/>
        </w:rPr>
        <w:t>APP</w:t>
      </w:r>
      <w:r>
        <w:rPr>
          <w:rFonts w:hint="eastAsia"/>
          <w:sz w:val="24"/>
        </w:rPr>
        <w:t>设定温度自动调节中央空调的工作。并在屏幕显示温湿度信息和空调信息，以及今明两天天气预报、时间信息、太阳能发电板状态和发电量信息等。</w:t>
      </w:r>
    </w:p>
    <w:p w14:paraId="437C0908" w14:textId="77777777" w:rsidR="000E7101" w:rsidRDefault="00000000">
      <w:pPr>
        <w:wordWrap w:val="0"/>
        <w:spacing w:line="360" w:lineRule="auto"/>
        <w:jc w:val="center"/>
        <w:rPr>
          <w:sz w:val="24"/>
        </w:rPr>
      </w:pPr>
      <w:r>
        <w:rPr>
          <w:noProof/>
        </w:rPr>
        <w:lastRenderedPageBreak/>
        <w:drawing>
          <wp:inline distT="0" distB="0" distL="0" distR="0" wp14:anchorId="63FA9FE9" wp14:editId="20D59CFD">
            <wp:extent cx="5335905" cy="6884670"/>
            <wp:effectExtent l="0" t="0" r="0" b="0"/>
            <wp:docPr id="1302313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13271" name="图片 1"/>
                    <pic:cNvPicPr>
                      <a:picLocks noChangeAspect="1"/>
                    </pic:cNvPicPr>
                  </pic:nvPicPr>
                  <pic:blipFill>
                    <a:blip r:embed="rId67"/>
                    <a:stretch>
                      <a:fillRect/>
                    </a:stretch>
                  </pic:blipFill>
                  <pic:spPr>
                    <a:xfrm>
                      <a:off x="0" y="0"/>
                      <a:ext cx="5346723" cy="6898523"/>
                    </a:xfrm>
                    <a:prstGeom prst="rect">
                      <a:avLst/>
                    </a:prstGeom>
                  </pic:spPr>
                </pic:pic>
              </a:graphicData>
            </a:graphic>
          </wp:inline>
        </w:drawing>
      </w:r>
    </w:p>
    <w:p w14:paraId="0873612F" w14:textId="29401D6A"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系统流程图</w:t>
      </w:r>
    </w:p>
    <w:p w14:paraId="4D64036B" w14:textId="77777777" w:rsidR="000E7101" w:rsidRDefault="00000000">
      <w:pPr>
        <w:wordWrap w:val="0"/>
        <w:spacing w:beforeLines="50" w:before="156" w:afterLines="50" w:after="156" w:line="360" w:lineRule="auto"/>
        <w:outlineLvl w:val="1"/>
        <w:rPr>
          <w:rFonts w:eastAsia="黑体"/>
          <w:sz w:val="24"/>
        </w:rPr>
      </w:pPr>
      <w:bookmarkStart w:id="97" w:name="_Toc71660334"/>
      <w:bookmarkStart w:id="98" w:name="_Toc199448578"/>
      <w:r>
        <w:rPr>
          <w:rFonts w:eastAsia="黑体" w:hint="eastAsia"/>
          <w:sz w:val="28"/>
          <w:szCs w:val="28"/>
        </w:rPr>
        <w:t>4.2</w:t>
      </w:r>
      <w:bookmarkEnd w:id="97"/>
      <w:r>
        <w:rPr>
          <w:rFonts w:eastAsia="黑体" w:hint="eastAsia"/>
          <w:sz w:val="28"/>
          <w:szCs w:val="28"/>
        </w:rPr>
        <w:t xml:space="preserve">　楼宇人员指纹检测系统流程设计</w:t>
      </w:r>
      <w:bookmarkEnd w:id="98"/>
    </w:p>
    <w:p w14:paraId="10E3F452" w14:textId="42C28D53" w:rsidR="000E7101" w:rsidRDefault="00000000">
      <w:pPr>
        <w:wordWrap w:val="0"/>
        <w:spacing w:line="360" w:lineRule="auto"/>
        <w:ind w:firstLineChars="200" w:firstLine="480"/>
        <w:rPr>
          <w:sz w:val="24"/>
        </w:rPr>
      </w:pP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2</w:t>
      </w:r>
      <w:r>
        <w:rPr>
          <w:sz w:val="24"/>
        </w:rPr>
        <w:fldChar w:fldCharType="end"/>
      </w:r>
      <w:r>
        <w:rPr>
          <w:rFonts w:hint="eastAsia"/>
          <w:sz w:val="24"/>
        </w:rPr>
        <w:t>是楼宇人员信息检测部分的流程图。系统上电后会对各部分进行初始化，然后进入等待模式，</w:t>
      </w:r>
      <w:r>
        <w:rPr>
          <w:rFonts w:hint="eastAsia"/>
          <w:sz w:val="24"/>
        </w:rPr>
        <w:t>OLED</w:t>
      </w:r>
      <w:r>
        <w:rPr>
          <w:rFonts w:hint="eastAsia"/>
          <w:sz w:val="24"/>
        </w:rPr>
        <w:t>屏幕显示出操作指示，当用户启动指纹验证功能时，它会自动启动指纹检测，</w:t>
      </w:r>
      <w:r>
        <w:rPr>
          <w:sz w:val="24"/>
        </w:rPr>
        <w:t>当手指按压在传感器上时，模块通过光学反射原理采集高分辨率（</w:t>
      </w:r>
      <w:r>
        <w:rPr>
          <w:sz w:val="24"/>
        </w:rPr>
        <w:t>500d</w:t>
      </w:r>
      <w:r>
        <w:rPr>
          <w:sz w:val="24"/>
        </w:rPr>
        <w:lastRenderedPageBreak/>
        <w:t>pi</w:t>
      </w:r>
      <w:r>
        <w:rPr>
          <w:sz w:val="24"/>
        </w:rPr>
        <w:t>）的指纹图像；随后，系统对图像进行去噪、增强对比度等预处理以提高识别精度，并提取纹线的端点、分叉点等关键特征生成指纹模板</w:t>
      </w:r>
      <w:r>
        <w:rPr>
          <w:rFonts w:hint="eastAsia"/>
          <w:sz w:val="24"/>
        </w:rPr>
        <w:t>并与数据库中的指纹进行比对，比对正确会自动开启闸机，三秒后关闭。</w:t>
      </w:r>
    </w:p>
    <w:p w14:paraId="1420961A" w14:textId="77777777" w:rsidR="000E7101" w:rsidRDefault="00000000">
      <w:pPr>
        <w:wordWrap w:val="0"/>
        <w:spacing w:line="360" w:lineRule="auto"/>
        <w:ind w:firstLineChars="200" w:firstLine="480"/>
        <w:rPr>
          <w:sz w:val="24"/>
        </w:rPr>
      </w:pPr>
      <w:r>
        <w:rPr>
          <w:rFonts w:hint="eastAsia"/>
          <w:sz w:val="24"/>
        </w:rPr>
        <w:t>系统还会实时进行</w:t>
      </w:r>
      <w:r>
        <w:rPr>
          <w:rFonts w:hint="eastAsia"/>
          <w:sz w:val="24"/>
        </w:rPr>
        <w:t>RFID</w:t>
      </w:r>
      <w:r>
        <w:rPr>
          <w:rFonts w:hint="eastAsia"/>
          <w:sz w:val="24"/>
        </w:rPr>
        <w:t>检测，当用户启动添加或删除指纹程序，若</w:t>
      </w:r>
      <w:r>
        <w:rPr>
          <w:rFonts w:hint="eastAsia"/>
          <w:sz w:val="24"/>
        </w:rPr>
        <w:t>ID</w:t>
      </w:r>
      <w:r>
        <w:rPr>
          <w:rFonts w:hint="eastAsia"/>
          <w:sz w:val="24"/>
        </w:rPr>
        <w:t>卡也同时被识别为管理员卡，视为管理员操作，此时进入二级菜单，可以进行添加指纹或删除指纹操作。如果没有检测到管理员</w:t>
      </w:r>
      <w:r>
        <w:rPr>
          <w:rFonts w:hint="eastAsia"/>
          <w:sz w:val="24"/>
        </w:rPr>
        <w:t>ID</w:t>
      </w:r>
      <w:r>
        <w:rPr>
          <w:rFonts w:hint="eastAsia"/>
          <w:sz w:val="24"/>
        </w:rPr>
        <w:t>卡，则不进行任何操作。</w:t>
      </w:r>
    </w:p>
    <w:p w14:paraId="412B32A5" w14:textId="77777777" w:rsidR="000E7101" w:rsidRDefault="00000000">
      <w:pPr>
        <w:wordWrap w:val="0"/>
        <w:spacing w:line="360" w:lineRule="auto"/>
        <w:jc w:val="center"/>
        <w:rPr>
          <w:sz w:val="24"/>
        </w:rPr>
      </w:pPr>
      <w:r>
        <w:rPr>
          <w:noProof/>
          <w:sz w:val="24"/>
        </w:rPr>
        <w:drawing>
          <wp:inline distT="0" distB="0" distL="0" distR="0" wp14:anchorId="3DF46C9A" wp14:editId="64F72FDA">
            <wp:extent cx="4435475" cy="6443345"/>
            <wp:effectExtent l="0" t="0" r="3175" b="0"/>
            <wp:docPr id="113106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697" name="图片 10"/>
                    <pic:cNvPicPr>
                      <a:picLocks noChangeAspect="1"/>
                    </pic:cNvPicPr>
                  </pic:nvPicPr>
                  <pic:blipFill>
                    <a:blip r:embed="rId68"/>
                    <a:stretch>
                      <a:fillRect/>
                    </a:stretch>
                  </pic:blipFill>
                  <pic:spPr>
                    <a:xfrm>
                      <a:off x="0" y="0"/>
                      <a:ext cx="4442456" cy="6453608"/>
                    </a:xfrm>
                    <a:prstGeom prst="rect">
                      <a:avLst/>
                    </a:prstGeom>
                  </pic:spPr>
                </pic:pic>
              </a:graphicData>
            </a:graphic>
          </wp:inline>
        </w:drawing>
      </w:r>
    </w:p>
    <w:p w14:paraId="3142BD8F" w14:textId="0666F418"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楼宇人员信息检测部分流程图</w:t>
      </w:r>
    </w:p>
    <w:p w14:paraId="686ED3B7" w14:textId="77777777" w:rsidR="000E7101" w:rsidRDefault="00000000">
      <w:pPr>
        <w:wordWrap w:val="0"/>
        <w:spacing w:beforeLines="50" w:before="156" w:afterLines="50" w:after="156" w:line="360" w:lineRule="auto"/>
        <w:outlineLvl w:val="1"/>
        <w:rPr>
          <w:rFonts w:eastAsia="黑体"/>
          <w:sz w:val="24"/>
        </w:rPr>
      </w:pPr>
      <w:bookmarkStart w:id="99" w:name="_Toc199448579"/>
      <w:bookmarkStart w:id="100" w:name="_Toc70791443"/>
      <w:bookmarkStart w:id="101" w:name="_Toc70791181"/>
      <w:bookmarkStart w:id="102" w:name="_Toc70791705"/>
      <w:bookmarkStart w:id="103" w:name="_Toc71660335"/>
      <w:r>
        <w:rPr>
          <w:rFonts w:eastAsia="黑体" w:hint="eastAsia"/>
          <w:sz w:val="28"/>
          <w:szCs w:val="28"/>
        </w:rPr>
        <w:lastRenderedPageBreak/>
        <w:t>4.</w:t>
      </w:r>
      <w:bookmarkStart w:id="104" w:name="_Hlk167656195"/>
      <w:r>
        <w:rPr>
          <w:rFonts w:eastAsia="黑体" w:hint="eastAsia"/>
          <w:sz w:val="28"/>
          <w:szCs w:val="28"/>
        </w:rPr>
        <w:t>3</w:t>
      </w:r>
      <w:r>
        <w:rPr>
          <w:rFonts w:eastAsia="黑体" w:hint="eastAsia"/>
          <w:sz w:val="28"/>
          <w:szCs w:val="28"/>
        </w:rPr>
        <w:t xml:space="preserve">　</w:t>
      </w:r>
      <w:r>
        <w:rPr>
          <w:rFonts w:eastAsia="黑体" w:hint="eastAsia"/>
          <w:sz w:val="28"/>
          <w:szCs w:val="28"/>
        </w:rPr>
        <w:t>RFID RC522</w:t>
      </w:r>
      <w:r>
        <w:rPr>
          <w:rFonts w:eastAsia="黑体" w:hint="eastAsia"/>
          <w:sz w:val="28"/>
          <w:szCs w:val="28"/>
        </w:rPr>
        <w:t>刷卡模块工作流程</w:t>
      </w:r>
      <w:bookmarkEnd w:id="104"/>
      <w:r>
        <w:rPr>
          <w:rFonts w:eastAsia="黑体" w:hint="eastAsia"/>
          <w:sz w:val="28"/>
          <w:szCs w:val="28"/>
        </w:rPr>
        <w:t>设计</w:t>
      </w:r>
      <w:bookmarkEnd w:id="99"/>
    </w:p>
    <w:p w14:paraId="7EBCF93B" w14:textId="14F13DC3" w:rsidR="000E7101" w:rsidRDefault="00000000">
      <w:pPr>
        <w:wordWrap w:val="0"/>
        <w:spacing w:line="360" w:lineRule="auto"/>
        <w:ind w:firstLineChars="200" w:firstLine="480"/>
        <w:jc w:val="left"/>
        <w:rPr>
          <w:sz w:val="24"/>
        </w:rPr>
      </w:pPr>
      <w:r>
        <w:rPr>
          <w:rFonts w:ascii="宋体" w:hAnsi="宋体" w:cs="宋体" w:hint="eastAsia"/>
          <w:sz w:val="24"/>
        </w:rPr>
        <w:t>当指纹识别部分需要添加或删除指纹时，需要进行管理员认证，此时需要用到管理员</w:t>
      </w:r>
      <w:r>
        <w:rPr>
          <w:sz w:val="24"/>
        </w:rPr>
        <w:t>ID</w:t>
      </w:r>
      <w:r>
        <w:rPr>
          <w:rFonts w:ascii="宋体" w:hAnsi="宋体" w:cs="宋体" w:hint="eastAsia"/>
          <w:sz w:val="24"/>
        </w:rPr>
        <w:t>卡，通过</w:t>
      </w:r>
      <w:r>
        <w:rPr>
          <w:sz w:val="24"/>
        </w:rPr>
        <w:t>RC522</w:t>
      </w:r>
      <w:r>
        <w:rPr>
          <w:rFonts w:ascii="宋体" w:hAnsi="宋体" w:cs="宋体" w:hint="eastAsia"/>
          <w:sz w:val="24"/>
        </w:rPr>
        <w:t>读取卡号进行管理员认证</w:t>
      </w: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3</w:t>
      </w:r>
      <w:r>
        <w:rPr>
          <w:sz w:val="24"/>
        </w:rPr>
        <w:fldChar w:fldCharType="end"/>
      </w:r>
      <w:r>
        <w:rPr>
          <w:rFonts w:hint="eastAsia"/>
          <w:sz w:val="24"/>
        </w:rPr>
        <w:t>是</w:t>
      </w:r>
      <w:r>
        <w:rPr>
          <w:rFonts w:hint="eastAsia"/>
          <w:sz w:val="24"/>
        </w:rPr>
        <w:t>RC522</w:t>
      </w:r>
      <w:r>
        <w:rPr>
          <w:rFonts w:hint="eastAsia"/>
          <w:sz w:val="24"/>
        </w:rPr>
        <w:t>工作流程图，</w:t>
      </w:r>
      <w:r>
        <w:rPr>
          <w:rFonts w:hint="eastAsia"/>
          <w:sz w:val="24"/>
        </w:rPr>
        <w:t>ID</w:t>
      </w:r>
      <w:r>
        <w:rPr>
          <w:rFonts w:hint="eastAsia"/>
          <w:sz w:val="24"/>
        </w:rPr>
        <w:t>卡的</w:t>
      </w:r>
      <w:r>
        <w:rPr>
          <w:rFonts w:hint="eastAsia"/>
          <w:sz w:val="24"/>
        </w:rPr>
        <w:t>UID</w:t>
      </w:r>
      <w:r>
        <w:rPr>
          <w:rFonts w:hint="eastAsia"/>
          <w:sz w:val="24"/>
        </w:rPr>
        <w:t>都是四位</w:t>
      </w:r>
      <w:r>
        <w:rPr>
          <w:rFonts w:hint="eastAsia"/>
          <w:sz w:val="24"/>
        </w:rPr>
        <w:t>16</w:t>
      </w:r>
      <w:r>
        <w:rPr>
          <w:rFonts w:hint="eastAsia"/>
          <w:sz w:val="24"/>
        </w:rPr>
        <w:t>进制的数，本系统采用的其中一张</w:t>
      </w:r>
      <w:r>
        <w:rPr>
          <w:rFonts w:hint="eastAsia"/>
          <w:sz w:val="24"/>
        </w:rPr>
        <w:t>ID</w:t>
      </w:r>
      <w:r>
        <w:rPr>
          <w:rFonts w:hint="eastAsia"/>
          <w:sz w:val="24"/>
        </w:rPr>
        <w:t>卡的</w:t>
      </w:r>
      <w:r>
        <w:rPr>
          <w:rFonts w:hint="eastAsia"/>
          <w:sz w:val="24"/>
        </w:rPr>
        <w:t>UID</w:t>
      </w:r>
      <w:r>
        <w:rPr>
          <w:rFonts w:hint="eastAsia"/>
          <w:sz w:val="24"/>
        </w:rPr>
        <w:t>为：</w:t>
      </w:r>
      <w:r>
        <w:rPr>
          <w:rFonts w:hint="eastAsia"/>
          <w:sz w:val="24"/>
        </w:rPr>
        <w:t>43 28 ED 10</w:t>
      </w:r>
      <w:r>
        <w:rPr>
          <w:rFonts w:hint="eastAsia"/>
          <w:sz w:val="24"/>
        </w:rPr>
        <w:t>，当</w:t>
      </w:r>
      <w:r>
        <w:rPr>
          <w:rFonts w:hint="eastAsia"/>
          <w:sz w:val="24"/>
        </w:rPr>
        <w:t>RC522</w:t>
      </w:r>
      <w:r>
        <w:rPr>
          <w:rFonts w:hint="eastAsia"/>
          <w:sz w:val="24"/>
        </w:rPr>
        <w:t>读取的卡号与单片机内部存储的卡</w:t>
      </w:r>
      <w:r>
        <w:rPr>
          <w:rFonts w:hint="eastAsia"/>
          <w:sz w:val="24"/>
        </w:rPr>
        <w:t>UID</w:t>
      </w:r>
      <w:r>
        <w:rPr>
          <w:rFonts w:hint="eastAsia"/>
          <w:sz w:val="24"/>
        </w:rPr>
        <w:t>一致时，系统认为是管理员卡，允许进入管理员模式。否则不进行任何操作。卡号对比部分程序如图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所示。</w:t>
      </w:r>
    </w:p>
    <w:p w14:paraId="32B23FE6" w14:textId="77777777" w:rsidR="000E7101" w:rsidRDefault="00000000">
      <w:pPr>
        <w:wordWrap w:val="0"/>
        <w:spacing w:line="360" w:lineRule="auto"/>
        <w:jc w:val="center"/>
        <w:rPr>
          <w:sz w:val="24"/>
        </w:rPr>
      </w:pPr>
      <w:r>
        <w:rPr>
          <w:noProof/>
          <w:sz w:val="24"/>
        </w:rPr>
        <w:drawing>
          <wp:inline distT="0" distB="0" distL="0" distR="0" wp14:anchorId="79F3AB36" wp14:editId="13FC41D6">
            <wp:extent cx="4097020" cy="6278880"/>
            <wp:effectExtent l="0" t="0" r="0" b="7620"/>
            <wp:docPr id="122785969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59699" name="图片 9"/>
                    <pic:cNvPicPr>
                      <a:picLocks noChangeAspect="1"/>
                    </pic:cNvPicPr>
                  </pic:nvPicPr>
                  <pic:blipFill>
                    <a:blip r:embed="rId69"/>
                    <a:stretch>
                      <a:fillRect/>
                    </a:stretch>
                  </pic:blipFill>
                  <pic:spPr>
                    <a:xfrm>
                      <a:off x="0" y="0"/>
                      <a:ext cx="4104662" cy="6290178"/>
                    </a:xfrm>
                    <a:prstGeom prst="rect">
                      <a:avLst/>
                    </a:prstGeom>
                  </pic:spPr>
                </pic:pic>
              </a:graphicData>
            </a:graphic>
          </wp:inline>
        </w:drawing>
      </w:r>
    </w:p>
    <w:p w14:paraId="7B4A30F2" w14:textId="6E1955D9" w:rsidR="000E7101" w:rsidRDefault="00000000">
      <w:pPr>
        <w:pStyle w:val="a5"/>
        <w:wordWrap w:val="0"/>
        <w:spacing w:line="360" w:lineRule="auto"/>
        <w:jc w:val="center"/>
        <w:rPr>
          <w:sz w:val="21"/>
          <w:szCs w:val="21"/>
        </w:rPr>
      </w:pPr>
      <w:r>
        <w:rPr>
          <w:rFonts w:ascii="Times New Roman" w:hAnsi="Times New Roman"/>
          <w:sz w:val="21"/>
          <w:szCs w:val="21"/>
        </w:rPr>
        <w:t>图</w:t>
      </w:r>
      <w:r>
        <w:rPr>
          <w:rFonts w:ascii="Times New Roman" w:hAnsi="Times New Roman"/>
          <w:sz w:val="21"/>
          <w:szCs w:val="21"/>
        </w:rPr>
        <w:fldChar w:fldCharType="begin"/>
      </w:r>
      <w:r>
        <w:rPr>
          <w:rFonts w:ascii="Times New Roman" w:hAnsi="Times New Roman"/>
          <w:sz w:val="21"/>
          <w:szCs w:val="21"/>
        </w:rPr>
        <w:instrText xml:space="preserve"> Seq eq \c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sz w:val="21"/>
          <w:szCs w:val="21"/>
        </w:rPr>
        <w:t>.</w:t>
      </w:r>
      <w:r>
        <w:rPr>
          <w:rFonts w:ascii="Times New Roman" w:hAnsi="Times New Roman"/>
          <w:sz w:val="21"/>
          <w:szCs w:val="21"/>
        </w:rPr>
        <w:fldChar w:fldCharType="begin"/>
      </w:r>
      <w:r>
        <w:rPr>
          <w:rFonts w:ascii="Times New Roman" w:hAnsi="Times New Roman"/>
          <w:sz w:val="21"/>
          <w:szCs w:val="21"/>
        </w:rPr>
        <w:instrText xml:space="preserve"> Seq list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sz w:val="21"/>
          <w:szCs w:val="21"/>
        </w:rPr>
        <w:t xml:space="preserve">　</w:t>
      </w:r>
      <w:r>
        <w:rPr>
          <w:rFonts w:ascii="Times New Roman" w:hAnsi="Times New Roman"/>
          <w:sz w:val="21"/>
          <w:szCs w:val="21"/>
        </w:rPr>
        <w:t>RC522</w:t>
      </w:r>
      <w:r>
        <w:rPr>
          <w:rFonts w:ascii="Times New Roman" w:hAnsi="Times New Roman"/>
          <w:sz w:val="21"/>
          <w:szCs w:val="21"/>
        </w:rPr>
        <w:t>工作流程</w:t>
      </w:r>
      <w:r>
        <w:rPr>
          <w:rFonts w:hint="eastAsia"/>
          <w:sz w:val="21"/>
          <w:szCs w:val="21"/>
        </w:rPr>
        <w:t>图</w:t>
      </w:r>
    </w:p>
    <w:p w14:paraId="68449E4F" w14:textId="77777777" w:rsidR="000E7101" w:rsidRDefault="00000000">
      <w:pPr>
        <w:wordWrap w:val="0"/>
        <w:spacing w:line="360" w:lineRule="auto"/>
        <w:jc w:val="center"/>
        <w:rPr>
          <w:sz w:val="24"/>
        </w:rPr>
      </w:pPr>
      <w:r>
        <w:rPr>
          <w:noProof/>
          <w:sz w:val="24"/>
        </w:rPr>
        <w:lastRenderedPageBreak/>
        <w:drawing>
          <wp:inline distT="0" distB="0" distL="0" distR="0" wp14:anchorId="4F767519" wp14:editId="0E772F6E">
            <wp:extent cx="5158105" cy="3629025"/>
            <wp:effectExtent l="0" t="0" r="4445" b="9525"/>
            <wp:docPr id="19971308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30884" name="图片 1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5162079" cy="3632004"/>
                    </a:xfrm>
                    <a:prstGeom prst="rect">
                      <a:avLst/>
                    </a:prstGeom>
                    <a:noFill/>
                    <a:ln>
                      <a:noFill/>
                    </a:ln>
                  </pic:spPr>
                </pic:pic>
              </a:graphicData>
            </a:graphic>
          </wp:inline>
        </w:drawing>
      </w:r>
    </w:p>
    <w:p w14:paraId="2B7A3A35" w14:textId="50EA472B" w:rsidR="000E7101" w:rsidRDefault="00000000">
      <w:pPr>
        <w:pStyle w:val="a5"/>
        <w:wordWrap w:val="0"/>
        <w:spacing w:line="360" w:lineRule="auto"/>
        <w:jc w:val="center"/>
        <w:rPr>
          <w:sz w:val="21"/>
          <w:szCs w:val="21"/>
        </w:rPr>
      </w:pPr>
      <w:r>
        <w:rPr>
          <w:rFonts w:ascii="Times New Roman" w:hAnsi="Times New Roman"/>
          <w:sz w:val="21"/>
          <w:szCs w:val="21"/>
        </w:rPr>
        <w:t>图</w:t>
      </w:r>
      <w:r>
        <w:rPr>
          <w:rFonts w:ascii="Times New Roman" w:hAnsi="Times New Roman"/>
          <w:sz w:val="21"/>
          <w:szCs w:val="21"/>
        </w:rPr>
        <w:fldChar w:fldCharType="begin"/>
      </w:r>
      <w:r>
        <w:rPr>
          <w:rFonts w:ascii="Times New Roman" w:hAnsi="Times New Roman"/>
          <w:sz w:val="21"/>
          <w:szCs w:val="21"/>
        </w:rPr>
        <w:instrText xml:space="preserve"> Seq eq \c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sz w:val="21"/>
          <w:szCs w:val="21"/>
        </w:rPr>
        <w:t>.</w:t>
      </w:r>
      <w:r>
        <w:rPr>
          <w:rFonts w:ascii="Times New Roman" w:hAnsi="Times New Roman"/>
          <w:sz w:val="21"/>
          <w:szCs w:val="21"/>
        </w:rPr>
        <w:fldChar w:fldCharType="begin"/>
      </w:r>
      <w:r>
        <w:rPr>
          <w:rFonts w:ascii="Times New Roman" w:hAnsi="Times New Roman"/>
          <w:sz w:val="21"/>
          <w:szCs w:val="21"/>
        </w:rPr>
        <w:instrText xml:space="preserve"> Seq list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sz w:val="21"/>
          <w:szCs w:val="21"/>
        </w:rPr>
        <w:t xml:space="preserve">　</w:t>
      </w:r>
      <w:r>
        <w:rPr>
          <w:rFonts w:ascii="Times New Roman" w:hAnsi="Times New Roman"/>
          <w:sz w:val="21"/>
          <w:szCs w:val="21"/>
        </w:rPr>
        <w:t>RC522</w:t>
      </w:r>
      <w:r>
        <w:rPr>
          <w:rFonts w:ascii="Times New Roman" w:hAnsi="Times New Roman" w:hint="eastAsia"/>
          <w:sz w:val="21"/>
          <w:szCs w:val="21"/>
        </w:rPr>
        <w:t>读卡号后</w:t>
      </w:r>
      <w:r>
        <w:rPr>
          <w:rFonts w:ascii="Times New Roman" w:hAnsi="Times New Roman" w:hint="eastAsia"/>
          <w:sz w:val="21"/>
          <w:szCs w:val="21"/>
        </w:rPr>
        <w:t>STM32</w:t>
      </w:r>
      <w:r>
        <w:rPr>
          <w:rFonts w:ascii="Times New Roman" w:hAnsi="Times New Roman" w:hint="eastAsia"/>
          <w:sz w:val="21"/>
          <w:szCs w:val="21"/>
        </w:rPr>
        <w:t>对比</w:t>
      </w:r>
      <w:r>
        <w:rPr>
          <w:rFonts w:ascii="Times New Roman" w:hAnsi="Times New Roman" w:hint="eastAsia"/>
          <w:sz w:val="21"/>
          <w:szCs w:val="21"/>
        </w:rPr>
        <w:t>UID</w:t>
      </w:r>
      <w:r>
        <w:rPr>
          <w:rFonts w:ascii="Times New Roman" w:hAnsi="Times New Roman" w:hint="eastAsia"/>
          <w:sz w:val="21"/>
          <w:szCs w:val="21"/>
        </w:rPr>
        <w:t>的代码</w:t>
      </w:r>
    </w:p>
    <w:p w14:paraId="0B17C040" w14:textId="77777777" w:rsidR="000E7101" w:rsidRDefault="00000000">
      <w:pPr>
        <w:wordWrap w:val="0"/>
        <w:spacing w:beforeLines="50" w:before="156" w:afterLines="50" w:after="156" w:line="360" w:lineRule="auto"/>
        <w:outlineLvl w:val="1"/>
        <w:rPr>
          <w:rFonts w:eastAsia="黑体"/>
          <w:sz w:val="28"/>
          <w:szCs w:val="28"/>
        </w:rPr>
      </w:pPr>
      <w:bookmarkStart w:id="105" w:name="_Toc199448580"/>
      <w:bookmarkStart w:id="106" w:name="_Toc71660337"/>
      <w:bookmarkEnd w:id="100"/>
      <w:bookmarkEnd w:id="101"/>
      <w:bookmarkEnd w:id="102"/>
      <w:bookmarkEnd w:id="103"/>
      <w:r>
        <w:rPr>
          <w:rFonts w:eastAsia="黑体" w:hint="eastAsia"/>
          <w:sz w:val="28"/>
          <w:szCs w:val="28"/>
        </w:rPr>
        <w:t>4.</w:t>
      </w:r>
      <w:bookmarkStart w:id="107" w:name="_Hlk167655699"/>
      <w:r>
        <w:rPr>
          <w:rFonts w:eastAsia="黑体" w:hint="eastAsia"/>
          <w:sz w:val="28"/>
          <w:szCs w:val="28"/>
        </w:rPr>
        <w:t>4</w:t>
      </w:r>
      <w:r>
        <w:rPr>
          <w:rFonts w:eastAsia="黑体" w:hint="eastAsia"/>
          <w:sz w:val="28"/>
          <w:szCs w:val="28"/>
        </w:rPr>
        <w:t xml:space="preserve">　人脸识别</w:t>
      </w:r>
      <w:bookmarkEnd w:id="107"/>
      <w:r>
        <w:rPr>
          <w:rFonts w:eastAsia="黑体" w:hint="eastAsia"/>
          <w:sz w:val="28"/>
          <w:szCs w:val="28"/>
        </w:rPr>
        <w:t>流程设计</w:t>
      </w:r>
      <w:bookmarkEnd w:id="105"/>
    </w:p>
    <w:p w14:paraId="2937052F" w14:textId="74EF7D23" w:rsidR="000E7101" w:rsidRDefault="00000000">
      <w:pPr>
        <w:wordWrap w:val="0"/>
        <w:spacing w:line="360" w:lineRule="auto"/>
        <w:ind w:firstLineChars="200" w:firstLine="480"/>
        <w:rPr>
          <w:sz w:val="24"/>
        </w:rPr>
      </w:pPr>
      <w:bookmarkStart w:id="108" w:name="_Toc71660336"/>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5</w:t>
      </w:r>
      <w:r>
        <w:rPr>
          <w:sz w:val="24"/>
        </w:rPr>
        <w:fldChar w:fldCharType="end"/>
      </w:r>
      <w:r>
        <w:rPr>
          <w:rFonts w:hint="eastAsia"/>
          <w:sz w:val="24"/>
        </w:rPr>
        <w:t>是楼宇人员识别部分的流程图。系统上电后，</w:t>
      </w:r>
      <w:r>
        <w:rPr>
          <w:rFonts w:hint="eastAsia"/>
          <w:sz w:val="24"/>
        </w:rPr>
        <w:t>RDK</w:t>
      </w:r>
      <w:r>
        <w:rPr>
          <w:rFonts w:hint="eastAsia"/>
          <w:sz w:val="24"/>
        </w:rPr>
        <w:t>会自动开机，开机后点击脚本图标即会启动人脸识别系统。</w:t>
      </w:r>
      <w:r>
        <w:rPr>
          <w:sz w:val="24"/>
        </w:rPr>
        <w:t>系统启动后，</w:t>
      </w:r>
      <w:r>
        <w:rPr>
          <w:rFonts w:hint="eastAsia"/>
          <w:sz w:val="24"/>
        </w:rPr>
        <w:t>会</w:t>
      </w:r>
      <w:r>
        <w:rPr>
          <w:sz w:val="24"/>
        </w:rPr>
        <w:t>持续从摄像头读取视频帧，并对每一帧进行如下处理：首先进行图像转换与候选区域检测，针对每个检测到的区域进行置信度归一化判断其可靠性。若区域可靠，则提取人脸关键点并绘制眼部轮廓。接着，使用预训练模型提取当前人脸的特征，并与已知特征集合中的特征计算距离，从而判断身份。最后，将检测结果和识别结果绘制回视频帧，并以一定延时显示处理结果，以便于观察、调试和对比。</w:t>
      </w:r>
    </w:p>
    <w:p w14:paraId="3ECE9CD0" w14:textId="77777777" w:rsidR="000E7101" w:rsidRDefault="00000000">
      <w:pPr>
        <w:wordWrap w:val="0"/>
        <w:spacing w:line="360" w:lineRule="auto"/>
        <w:jc w:val="center"/>
        <w:rPr>
          <w:sz w:val="24"/>
        </w:rPr>
      </w:pPr>
      <w:r>
        <w:rPr>
          <w:noProof/>
          <w:sz w:val="24"/>
        </w:rPr>
        <w:lastRenderedPageBreak/>
        <w:drawing>
          <wp:inline distT="0" distB="0" distL="0" distR="0" wp14:anchorId="0D633F4B" wp14:editId="337FD9CB">
            <wp:extent cx="3278505" cy="5732780"/>
            <wp:effectExtent l="0" t="0" r="0" b="1270"/>
            <wp:docPr id="12433389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38956" name="图片 12"/>
                    <pic:cNvPicPr>
                      <a:picLocks noChangeAspect="1"/>
                    </pic:cNvPicPr>
                  </pic:nvPicPr>
                  <pic:blipFill>
                    <a:blip r:embed="rId71"/>
                    <a:stretch>
                      <a:fillRect/>
                    </a:stretch>
                  </pic:blipFill>
                  <pic:spPr>
                    <a:xfrm>
                      <a:off x="0" y="0"/>
                      <a:ext cx="3287423" cy="5748590"/>
                    </a:xfrm>
                    <a:prstGeom prst="rect">
                      <a:avLst/>
                    </a:prstGeom>
                  </pic:spPr>
                </pic:pic>
              </a:graphicData>
            </a:graphic>
          </wp:inline>
        </w:drawing>
      </w:r>
    </w:p>
    <w:p w14:paraId="1762AF02" w14:textId="5241D98C"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楼宇人员信息检测部分流程图</w:t>
      </w:r>
    </w:p>
    <w:p w14:paraId="3FE0923B" w14:textId="5B1BB45F" w:rsidR="000E7101" w:rsidRDefault="00000000">
      <w:pPr>
        <w:wordWrap w:val="0"/>
        <w:spacing w:line="360" w:lineRule="auto"/>
        <w:ind w:firstLineChars="200" w:firstLine="480"/>
        <w:rPr>
          <w:sz w:val="24"/>
        </w:rPr>
      </w:pPr>
      <w:r>
        <w:rPr>
          <w:rFonts w:hint="eastAsia"/>
          <w:sz w:val="24"/>
        </w:rPr>
        <w:t>内部储存的人脸识别的图片如图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6</w:t>
      </w:r>
      <w:r>
        <w:rPr>
          <w:sz w:val="24"/>
        </w:rPr>
        <w:fldChar w:fldCharType="end"/>
      </w:r>
      <w:r>
        <w:rPr>
          <w:rFonts w:hint="eastAsia"/>
          <w:sz w:val="24"/>
        </w:rPr>
        <w:t>所示，在系统使用之前，需要对照片进行特征提取，采用了</w:t>
      </w:r>
      <w:r>
        <w:rPr>
          <w:rFonts w:hint="eastAsia"/>
          <w:sz w:val="24"/>
        </w:rPr>
        <w:t>dlib</w:t>
      </w:r>
      <w:r>
        <w:rPr>
          <w:rFonts w:hint="eastAsia"/>
          <w:sz w:val="24"/>
        </w:rPr>
        <w:t>官方提供的模型，当输入</w:t>
      </w:r>
      <w:r>
        <w:rPr>
          <w:sz w:val="24"/>
        </w:rPr>
        <w:t>python C:\Users\hafeizhou\Desktop\jswjj\computer_release</w:t>
      </w:r>
      <w:r>
        <w:rPr>
          <w:rFonts w:hint="eastAsia"/>
          <w:sz w:val="24"/>
        </w:rPr>
        <w:t>\extract_features.py</w:t>
      </w:r>
      <w:r>
        <w:rPr>
          <w:rFonts w:hint="eastAsia"/>
          <w:sz w:val="24"/>
        </w:rPr>
        <w:t>指令后，系统会自动运行提取特征代码，并存入生成模型。</w:t>
      </w:r>
    </w:p>
    <w:p w14:paraId="2556A53F" w14:textId="36C476B7" w:rsidR="000E7101" w:rsidRDefault="00000000">
      <w:pPr>
        <w:wordWrap w:val="0"/>
        <w:spacing w:line="360" w:lineRule="auto"/>
        <w:ind w:firstLineChars="200" w:firstLine="480"/>
        <w:rPr>
          <w:sz w:val="24"/>
        </w:rPr>
      </w:pPr>
      <w:r>
        <w:rPr>
          <w:rFonts w:hint="eastAsia"/>
          <w:sz w:val="24"/>
        </w:rPr>
        <w:t>启动</w:t>
      </w:r>
      <w:r>
        <w:rPr>
          <w:rFonts w:hint="eastAsia"/>
          <w:sz w:val="24"/>
        </w:rPr>
        <w:t>CMD</w:t>
      </w:r>
      <w:r>
        <w:rPr>
          <w:rFonts w:hint="eastAsia"/>
          <w:sz w:val="24"/>
        </w:rPr>
        <w:t>控制台，输入：</w:t>
      </w:r>
      <w:r>
        <w:rPr>
          <w:sz w:val="24"/>
        </w:rPr>
        <w:t>python</w:t>
      </w:r>
      <w:r>
        <w:rPr>
          <w:rFonts w:hint="eastAsia"/>
          <w:sz w:val="24"/>
        </w:rPr>
        <w:t xml:space="preserve"> </w:t>
      </w:r>
      <w:r>
        <w:rPr>
          <w:sz w:val="24"/>
        </w:rPr>
        <w:t>C:\Users\hafeizhou\Desktop\jswjj\computer_release\eye_detect.py</w:t>
      </w:r>
      <w:r>
        <w:rPr>
          <w:rFonts w:hint="eastAsia"/>
          <w:sz w:val="24"/>
        </w:rPr>
        <w:t>，即可在电脑端唤起识别程序，他会调用系统摄像头进行检测。系统识别时会将摄像头拍到的人脸和数据库中的人脸进行身份判断，图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7</w:t>
      </w:r>
      <w:r>
        <w:rPr>
          <w:sz w:val="24"/>
        </w:rPr>
        <w:fldChar w:fldCharType="end"/>
      </w:r>
      <w:r>
        <w:rPr>
          <w:rFonts w:hint="eastAsia"/>
          <w:sz w:val="24"/>
        </w:rPr>
        <w:t>是本人用电脑测试识别的效果。</w:t>
      </w:r>
    </w:p>
    <w:p w14:paraId="080E2421" w14:textId="77777777" w:rsidR="000E7101" w:rsidRDefault="00000000">
      <w:pPr>
        <w:wordWrap w:val="0"/>
        <w:spacing w:line="360" w:lineRule="auto"/>
        <w:jc w:val="center"/>
        <w:rPr>
          <w:sz w:val="24"/>
        </w:rPr>
      </w:pPr>
      <w:r>
        <w:rPr>
          <w:noProof/>
          <w:sz w:val="24"/>
        </w:rPr>
        <w:lastRenderedPageBreak/>
        <w:drawing>
          <wp:inline distT="0" distB="0" distL="0" distR="0" wp14:anchorId="4AD30767" wp14:editId="1CCFDF46">
            <wp:extent cx="5759450" cy="1180465"/>
            <wp:effectExtent l="0" t="0" r="0" b="635"/>
            <wp:docPr id="192758176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81763" name="图片 1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759450" cy="1180465"/>
                    </a:xfrm>
                    <a:prstGeom prst="rect">
                      <a:avLst/>
                    </a:prstGeom>
                    <a:noFill/>
                    <a:ln>
                      <a:noFill/>
                    </a:ln>
                  </pic:spPr>
                </pic:pic>
              </a:graphicData>
            </a:graphic>
          </wp:inline>
        </w:drawing>
      </w:r>
    </w:p>
    <w:p w14:paraId="218CA8FB" w14:textId="555EB4FF"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6</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人脸识别用的图片</w:t>
      </w:r>
    </w:p>
    <w:p w14:paraId="2C3B785B" w14:textId="77777777" w:rsidR="000E7101" w:rsidRDefault="00000000">
      <w:pPr>
        <w:wordWrap w:val="0"/>
        <w:spacing w:line="360" w:lineRule="auto"/>
        <w:jc w:val="center"/>
        <w:rPr>
          <w:sz w:val="24"/>
        </w:rPr>
      </w:pPr>
      <w:r>
        <w:rPr>
          <w:noProof/>
          <w:sz w:val="24"/>
        </w:rPr>
        <w:drawing>
          <wp:inline distT="0" distB="0" distL="0" distR="0" wp14:anchorId="6DB546A3" wp14:editId="5E63BC9F">
            <wp:extent cx="5471160" cy="2807970"/>
            <wp:effectExtent l="0" t="0" r="0" b="0"/>
            <wp:docPr id="17567797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79773" name="图片 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489097" cy="2817155"/>
                    </a:xfrm>
                    <a:prstGeom prst="rect">
                      <a:avLst/>
                    </a:prstGeom>
                    <a:noFill/>
                    <a:ln>
                      <a:noFill/>
                    </a:ln>
                  </pic:spPr>
                </pic:pic>
              </a:graphicData>
            </a:graphic>
          </wp:inline>
        </w:drawing>
      </w:r>
    </w:p>
    <w:p w14:paraId="0085065E" w14:textId="1CB634E6"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7</w:t>
      </w:r>
      <w:r>
        <w:rPr>
          <w:rFonts w:ascii="Times New Roman" w:hAnsi="Times New Roman"/>
          <w:sz w:val="21"/>
          <w:szCs w:val="21"/>
        </w:rPr>
        <w:fldChar w:fldCharType="end"/>
      </w:r>
      <w:r>
        <w:rPr>
          <w:rFonts w:ascii="Times New Roman" w:hAnsi="Times New Roman" w:hint="eastAsia"/>
          <w:sz w:val="21"/>
          <w:szCs w:val="21"/>
        </w:rPr>
        <w:t xml:space="preserve">　本人现场电脑运行测试的效果图</w:t>
      </w:r>
    </w:p>
    <w:p w14:paraId="0A51E652" w14:textId="0CDA4A0B" w:rsidR="000E7101" w:rsidRDefault="00000000">
      <w:pPr>
        <w:wordWrap w:val="0"/>
        <w:spacing w:line="360" w:lineRule="auto"/>
        <w:ind w:firstLineChars="200" w:firstLine="480"/>
        <w:rPr>
          <w:sz w:val="24"/>
        </w:rPr>
      </w:pPr>
      <w:r>
        <w:rPr>
          <w:rFonts w:hint="eastAsia"/>
          <w:sz w:val="24"/>
        </w:rPr>
        <w:t>在</w:t>
      </w:r>
      <w:r>
        <w:rPr>
          <w:rFonts w:hint="eastAsia"/>
          <w:sz w:val="24"/>
        </w:rPr>
        <w:t>RDK</w:t>
      </w:r>
      <w:r>
        <w:rPr>
          <w:rFonts w:hint="eastAsia"/>
          <w:sz w:val="24"/>
        </w:rPr>
        <w:t>开发板上同理，为了方便，在桌面写了一个脚本软件，方法见附录</w:t>
      </w:r>
      <w:r>
        <w:rPr>
          <w:rFonts w:hint="eastAsia"/>
          <w:sz w:val="24"/>
        </w:rPr>
        <w:t>E</w:t>
      </w:r>
      <w:r>
        <w:rPr>
          <w:rFonts w:hint="eastAsia"/>
          <w:sz w:val="24"/>
        </w:rPr>
        <w:t>。点击即可运行</w:t>
      </w:r>
      <w:r>
        <w:rPr>
          <w:rFonts w:hint="eastAsia"/>
          <w:sz w:val="24"/>
        </w:rPr>
        <w:t>python</w:t>
      </w:r>
      <w:r>
        <w:rPr>
          <w:rFonts w:hint="eastAsia"/>
          <w:sz w:val="24"/>
        </w:rPr>
        <w:t>程序，效果与电脑是一样的。</w:t>
      </w:r>
      <w:r>
        <w:rPr>
          <w:rFonts w:hint="eastAsia"/>
          <w:sz w:val="24"/>
        </w:rPr>
        <w:t>RDK</w:t>
      </w:r>
      <w:r>
        <w:rPr>
          <w:rFonts w:hint="eastAsia"/>
          <w:sz w:val="24"/>
        </w:rPr>
        <w:t>开发板运行如图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8</w:t>
      </w:r>
      <w:r>
        <w:rPr>
          <w:sz w:val="24"/>
        </w:rPr>
        <w:fldChar w:fldCharType="end"/>
      </w:r>
      <w:r>
        <w:rPr>
          <w:rFonts w:hint="eastAsia"/>
          <w:sz w:val="24"/>
        </w:rPr>
        <w:t>所示。</w:t>
      </w:r>
    </w:p>
    <w:p w14:paraId="02FD84AD" w14:textId="77777777" w:rsidR="000E7101" w:rsidRDefault="00000000">
      <w:pPr>
        <w:wordWrap w:val="0"/>
        <w:spacing w:line="360" w:lineRule="auto"/>
        <w:jc w:val="center"/>
        <w:rPr>
          <w:sz w:val="24"/>
        </w:rPr>
      </w:pPr>
      <w:r>
        <w:rPr>
          <w:noProof/>
          <w:sz w:val="24"/>
        </w:rPr>
        <w:drawing>
          <wp:inline distT="0" distB="0" distL="0" distR="0" wp14:anchorId="3347FEB2" wp14:editId="6C02D1D2">
            <wp:extent cx="5210175" cy="2931795"/>
            <wp:effectExtent l="0" t="0" r="0" b="1905"/>
            <wp:docPr id="7432111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11190" name="图片 12"/>
                    <pic:cNvPicPr>
                      <a:picLocks noChangeAspect="1" noChangeArrowheads="1"/>
                    </pic:cNvPicPr>
                  </pic:nvPicPr>
                  <pic:blipFill>
                    <a:blip r:embed="rId74" cstate="hqprint">
                      <a:extLst>
                        <a:ext uri="{28A0092B-C50C-407E-A947-70E740481C1C}">
                          <a14:useLocalDpi xmlns:a14="http://schemas.microsoft.com/office/drawing/2010/main" val="0"/>
                        </a:ext>
                      </a:extLst>
                    </a:blip>
                    <a:srcRect/>
                    <a:stretch>
                      <a:fillRect/>
                    </a:stretch>
                  </pic:blipFill>
                  <pic:spPr>
                    <a:xfrm>
                      <a:off x="0" y="0"/>
                      <a:ext cx="5219938" cy="2937365"/>
                    </a:xfrm>
                    <a:prstGeom prst="rect">
                      <a:avLst/>
                    </a:prstGeom>
                    <a:noFill/>
                    <a:ln>
                      <a:noFill/>
                    </a:ln>
                  </pic:spPr>
                </pic:pic>
              </a:graphicData>
            </a:graphic>
          </wp:inline>
        </w:drawing>
      </w:r>
    </w:p>
    <w:p w14:paraId="52D79842" w14:textId="58CD0A16" w:rsidR="000E7101" w:rsidRDefault="00000000">
      <w:pPr>
        <w:pStyle w:val="a5"/>
        <w:wordWrap w:val="0"/>
        <w:spacing w:line="360" w:lineRule="auto"/>
        <w:jc w:val="center"/>
        <w:rPr>
          <w:rFonts w:ascii="Times New Roman"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8</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hint="eastAsia"/>
          <w:sz w:val="21"/>
          <w:szCs w:val="21"/>
        </w:rPr>
        <w:t>RDK</w:t>
      </w:r>
      <w:r>
        <w:rPr>
          <w:rFonts w:ascii="Times New Roman" w:hAnsi="Times New Roman" w:hint="eastAsia"/>
          <w:sz w:val="21"/>
          <w:szCs w:val="21"/>
        </w:rPr>
        <w:t>开发板运行的效果图</w:t>
      </w:r>
    </w:p>
    <w:p w14:paraId="33F8EF0A" w14:textId="77777777" w:rsidR="000E7101" w:rsidRDefault="00000000">
      <w:pPr>
        <w:wordWrap w:val="0"/>
        <w:spacing w:line="360" w:lineRule="auto"/>
        <w:ind w:firstLineChars="200" w:firstLine="480"/>
        <w:rPr>
          <w:sz w:val="24"/>
        </w:rPr>
      </w:pPr>
      <w:r>
        <w:rPr>
          <w:rFonts w:hint="eastAsia"/>
          <w:sz w:val="24"/>
        </w:rPr>
        <w:lastRenderedPageBreak/>
        <w:t>相比于</w:t>
      </w:r>
      <w:r>
        <w:rPr>
          <w:rFonts w:hint="eastAsia"/>
          <w:sz w:val="24"/>
        </w:rPr>
        <w:t>RDK</w:t>
      </w:r>
      <w:r>
        <w:rPr>
          <w:rFonts w:hint="eastAsia"/>
          <w:sz w:val="24"/>
        </w:rPr>
        <w:t>，同是</w:t>
      </w:r>
      <w:r>
        <w:rPr>
          <w:rFonts w:hint="eastAsia"/>
          <w:sz w:val="24"/>
        </w:rPr>
        <w:t>Linux</w:t>
      </w:r>
      <w:r>
        <w:rPr>
          <w:rFonts w:hint="eastAsia"/>
          <w:sz w:val="24"/>
        </w:rPr>
        <w:t>系统的树莓派开发板价格更低，他的使用方法和指令与</w:t>
      </w:r>
      <w:r>
        <w:rPr>
          <w:rFonts w:hint="eastAsia"/>
          <w:sz w:val="24"/>
        </w:rPr>
        <w:t>RDK</w:t>
      </w:r>
      <w:r>
        <w:rPr>
          <w:rFonts w:hint="eastAsia"/>
          <w:sz w:val="24"/>
        </w:rPr>
        <w:t>相同，并且树莓派的库和教程更多，系统更稳定，开发难度相对较低。本文中使用树莓派系统作为备用方案，安装与</w:t>
      </w:r>
      <w:r>
        <w:rPr>
          <w:rFonts w:hint="eastAsia"/>
          <w:sz w:val="24"/>
        </w:rPr>
        <w:t>RDK</w:t>
      </w:r>
      <w:r>
        <w:rPr>
          <w:rFonts w:hint="eastAsia"/>
          <w:sz w:val="24"/>
        </w:rPr>
        <w:t>相同的程序和</w:t>
      </w:r>
      <w:r>
        <w:rPr>
          <w:rFonts w:hint="eastAsia"/>
          <w:sz w:val="24"/>
        </w:rPr>
        <w:t>dlib</w:t>
      </w:r>
      <w:r>
        <w:rPr>
          <w:rFonts w:hint="eastAsia"/>
          <w:sz w:val="24"/>
        </w:rPr>
        <w:t>依赖库</w:t>
      </w:r>
    </w:p>
    <w:p w14:paraId="6FF71744" w14:textId="6753EC1D" w:rsidR="000E7101" w:rsidRDefault="00000000">
      <w:pPr>
        <w:wordWrap w:val="0"/>
        <w:spacing w:line="360" w:lineRule="auto"/>
        <w:ind w:firstLineChars="200" w:firstLine="480"/>
        <w:rPr>
          <w:sz w:val="24"/>
        </w:rPr>
      </w:pPr>
      <w:r>
        <w:rPr>
          <w:rFonts w:hint="eastAsia"/>
          <w:sz w:val="24"/>
        </w:rPr>
        <w:t>为了提高识别准确率和效果，还可以采用训练卷积神经网络的方式来提高处理的效果和速度</w:t>
      </w:r>
      <w:r>
        <w:rPr>
          <w:sz w:val="24"/>
          <w:vertAlign w:val="superscript"/>
        </w:rPr>
        <w:fldChar w:fldCharType="begin"/>
      </w:r>
      <w:r>
        <w:rPr>
          <w:sz w:val="24"/>
          <w:vertAlign w:val="superscript"/>
        </w:rPr>
        <w:instrText xml:space="preserve"> </w:instrText>
      </w:r>
      <w:r>
        <w:rPr>
          <w:rFonts w:hint="eastAsia"/>
          <w:sz w:val="24"/>
          <w:vertAlign w:val="superscript"/>
        </w:rPr>
        <w:instrText>REF _Ref198676121 \r \h</w:instrText>
      </w:r>
      <w:r>
        <w:rPr>
          <w:sz w:val="24"/>
          <w:vertAlign w:val="superscript"/>
        </w:rPr>
        <w:instrText xml:space="preserve">  \* MERGEFORMAT </w:instrText>
      </w:r>
      <w:r>
        <w:rPr>
          <w:sz w:val="24"/>
          <w:vertAlign w:val="superscript"/>
        </w:rPr>
      </w:r>
      <w:r>
        <w:rPr>
          <w:sz w:val="24"/>
          <w:vertAlign w:val="superscript"/>
        </w:rPr>
        <w:fldChar w:fldCharType="separate"/>
      </w:r>
      <w:r w:rsidR="00340390">
        <w:rPr>
          <w:sz w:val="24"/>
          <w:vertAlign w:val="superscript"/>
        </w:rPr>
        <w:t>[17]</w:t>
      </w:r>
      <w:r>
        <w:rPr>
          <w:sz w:val="24"/>
          <w:vertAlign w:val="superscript"/>
        </w:rPr>
        <w:fldChar w:fldCharType="end"/>
      </w:r>
      <w:r>
        <w:rPr>
          <w:rFonts w:hint="eastAsia"/>
          <w:sz w:val="24"/>
        </w:rPr>
        <w:t>。但由于本人几乎没有深度学习方面的基础，所以目前仅采用了简单的</w:t>
      </w:r>
      <w:r>
        <w:rPr>
          <w:rFonts w:hint="eastAsia"/>
          <w:sz w:val="24"/>
        </w:rPr>
        <w:t>OpenCV</w:t>
      </w:r>
      <w:r>
        <w:rPr>
          <w:rFonts w:hint="eastAsia"/>
          <w:sz w:val="24"/>
        </w:rPr>
        <w:t>方案。</w:t>
      </w:r>
    </w:p>
    <w:p w14:paraId="7544743A" w14:textId="77777777" w:rsidR="000E7101" w:rsidRDefault="00000000">
      <w:pPr>
        <w:wordWrap w:val="0"/>
        <w:spacing w:beforeLines="50" w:before="156" w:afterLines="50" w:after="156" w:line="360" w:lineRule="auto"/>
        <w:outlineLvl w:val="1"/>
        <w:rPr>
          <w:rFonts w:eastAsia="黑体"/>
          <w:sz w:val="28"/>
          <w:szCs w:val="28"/>
        </w:rPr>
      </w:pPr>
      <w:bookmarkStart w:id="109" w:name="_Toc199448581"/>
      <w:bookmarkEnd w:id="108"/>
      <w:r>
        <w:rPr>
          <w:rFonts w:eastAsia="黑体" w:hint="eastAsia"/>
          <w:sz w:val="28"/>
          <w:szCs w:val="28"/>
        </w:rPr>
        <w:t>4.5</w:t>
      </w:r>
      <w:r>
        <w:rPr>
          <w:rFonts w:eastAsia="黑体" w:hint="eastAsia"/>
          <w:sz w:val="28"/>
          <w:szCs w:val="28"/>
        </w:rPr>
        <w:t xml:space="preserve">　晶闸管有源逆变流程设计</w:t>
      </w:r>
      <w:bookmarkEnd w:id="109"/>
    </w:p>
    <w:p w14:paraId="5E2BBDE5" w14:textId="1F4BD4FD" w:rsidR="000E7101" w:rsidRDefault="00000000">
      <w:pPr>
        <w:wordWrap w:val="0"/>
        <w:spacing w:line="360" w:lineRule="auto"/>
        <w:ind w:firstLineChars="200" w:firstLine="480"/>
        <w:rPr>
          <w:sz w:val="24"/>
        </w:rPr>
      </w:pP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9</w:t>
      </w:r>
      <w:r>
        <w:rPr>
          <w:sz w:val="24"/>
        </w:rPr>
        <w:fldChar w:fldCharType="end"/>
      </w:r>
      <w:r>
        <w:rPr>
          <w:rFonts w:hint="eastAsia"/>
          <w:sz w:val="24"/>
        </w:rPr>
        <w:t>是晶闸管有源逆变流程图，当楼宇主核心板上电时，逆变系统也会同时上电并进行初始化。初始化结束后，会对太阳能板的电压进行检测，当电压低于</w:t>
      </w:r>
      <w:r>
        <w:rPr>
          <w:rFonts w:hint="eastAsia"/>
          <w:sz w:val="24"/>
        </w:rPr>
        <w:t>2V</w:t>
      </w:r>
      <w:r>
        <w:rPr>
          <w:rFonts w:hint="eastAsia"/>
          <w:sz w:val="24"/>
        </w:rPr>
        <w:t>时，不满足逆变条件会关闭所有的晶闸管，并将工作状态发送到核心板。当电压高于</w:t>
      </w:r>
      <w:r>
        <w:rPr>
          <w:rFonts w:hint="eastAsia"/>
          <w:sz w:val="24"/>
        </w:rPr>
        <w:t>2V</w:t>
      </w:r>
      <w:r>
        <w:rPr>
          <w:rFonts w:hint="eastAsia"/>
          <w:sz w:val="24"/>
        </w:rPr>
        <w:t>，满足逆变条件，串口会读取电能质量芯片传来的数据，并提取编码中的交流电压，根据公式推算晶闸管的触发角。同时，采集交流电脉冲驱动晶闸管，按顺序延时开启，实现逆变并网。逆变成功后，将电压，电流发电量和工作状态等通过</w:t>
      </w:r>
      <w:r>
        <w:rPr>
          <w:rFonts w:hint="eastAsia"/>
          <w:sz w:val="24"/>
        </w:rPr>
        <w:t>RS485</w:t>
      </w:r>
      <w:r>
        <w:rPr>
          <w:rFonts w:hint="eastAsia"/>
          <w:sz w:val="24"/>
        </w:rPr>
        <w:t>发送到核心板。</w:t>
      </w:r>
    </w:p>
    <w:p w14:paraId="4F20D887" w14:textId="77777777" w:rsidR="000E7101" w:rsidRDefault="00000000">
      <w:pPr>
        <w:wordWrap w:val="0"/>
        <w:spacing w:line="360" w:lineRule="auto"/>
        <w:jc w:val="center"/>
        <w:rPr>
          <w:sz w:val="24"/>
        </w:rPr>
      </w:pPr>
      <w:r>
        <w:rPr>
          <w:noProof/>
          <w:sz w:val="24"/>
        </w:rPr>
        <w:drawing>
          <wp:inline distT="0" distB="0" distL="0" distR="0" wp14:anchorId="4338595A" wp14:editId="63C8B978">
            <wp:extent cx="2939415" cy="4131945"/>
            <wp:effectExtent l="0" t="0" r="0" b="1905"/>
            <wp:docPr id="8095055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05541" name="图片 11"/>
                    <pic:cNvPicPr>
                      <a:picLocks noChangeAspect="1"/>
                    </pic:cNvPicPr>
                  </pic:nvPicPr>
                  <pic:blipFill>
                    <a:blip r:embed="rId75"/>
                    <a:stretch>
                      <a:fillRect/>
                    </a:stretch>
                  </pic:blipFill>
                  <pic:spPr>
                    <a:xfrm>
                      <a:off x="0" y="0"/>
                      <a:ext cx="2961035" cy="4162209"/>
                    </a:xfrm>
                    <a:prstGeom prst="rect">
                      <a:avLst/>
                    </a:prstGeom>
                  </pic:spPr>
                </pic:pic>
              </a:graphicData>
            </a:graphic>
          </wp:inline>
        </w:drawing>
      </w:r>
    </w:p>
    <w:p w14:paraId="3A1F80D2" w14:textId="64DAE2CD"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9</w:t>
      </w:r>
      <w:r>
        <w:rPr>
          <w:rFonts w:ascii="Times New Roman" w:hAnsi="Times New Roman"/>
          <w:sz w:val="21"/>
          <w:szCs w:val="21"/>
        </w:rPr>
        <w:fldChar w:fldCharType="end"/>
      </w:r>
      <w:r>
        <w:rPr>
          <w:rFonts w:ascii="Times New Roman" w:hAnsi="Times New Roman" w:hint="eastAsia"/>
          <w:sz w:val="21"/>
          <w:szCs w:val="21"/>
        </w:rPr>
        <w:t xml:space="preserve">　晶闸管有源逆变流程图</w:t>
      </w:r>
    </w:p>
    <w:p w14:paraId="659DC098" w14:textId="09633914" w:rsidR="000E7101" w:rsidRDefault="00000000">
      <w:pPr>
        <w:wordWrap w:val="0"/>
        <w:spacing w:line="360" w:lineRule="auto"/>
        <w:ind w:firstLineChars="200" w:firstLine="480"/>
        <w:rPr>
          <w:sz w:val="24"/>
        </w:rPr>
      </w:pPr>
      <w:r>
        <w:rPr>
          <w:rFonts w:hint="eastAsia"/>
          <w:sz w:val="24"/>
        </w:rPr>
        <w:lastRenderedPageBreak/>
        <w:t>其中核心的代码是有关与桥式整流公式的部分，如图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10</w:t>
      </w:r>
      <w:r>
        <w:rPr>
          <w:sz w:val="24"/>
        </w:rPr>
        <w:fldChar w:fldCharType="end"/>
      </w:r>
      <w:r>
        <w:rPr>
          <w:rFonts w:hint="eastAsia"/>
          <w:sz w:val="24"/>
        </w:rPr>
        <w:t>所示，通过</w:t>
      </w:r>
      <w:r>
        <w:rPr>
          <w:rFonts w:hint="eastAsia"/>
          <w:sz w:val="24"/>
        </w:rPr>
        <w:t>ADC</w:t>
      </w:r>
      <w:r>
        <w:rPr>
          <w:rFonts w:hint="eastAsia"/>
          <w:sz w:val="24"/>
        </w:rPr>
        <w:t>的检测和</w:t>
      </w:r>
      <w:r>
        <w:rPr>
          <w:rFonts w:hint="eastAsia"/>
          <w:sz w:val="24"/>
        </w:rPr>
        <w:t>HLW8032</w:t>
      </w:r>
      <w:r>
        <w:rPr>
          <w:rFonts w:hint="eastAsia"/>
          <w:sz w:val="24"/>
        </w:rPr>
        <w:t>传输的电压，逆推出晶闸管的整流角度</w:t>
      </w:r>
      <w:r>
        <w:rPr>
          <w:rFonts w:hint="eastAsia"/>
          <w:sz w:val="24"/>
        </w:rPr>
        <w:t>cos_value</w:t>
      </w:r>
      <w:r>
        <w:rPr>
          <w:rFonts w:hint="eastAsia"/>
          <w:sz w:val="24"/>
        </w:rPr>
        <w:t>。但是这个角度是弧度制，并且是</w:t>
      </w:r>
      <w:r>
        <w:rPr>
          <w:rFonts w:hint="eastAsia"/>
          <w:sz w:val="24"/>
        </w:rPr>
        <w:t>COS</w:t>
      </w:r>
      <w:r>
        <w:rPr>
          <w:rFonts w:hint="eastAsia"/>
          <w:sz w:val="24"/>
        </w:rPr>
        <w:t>值，无法用于角度计算，需要进行反余弦计算，求出实际角度值。再根据弧度和角度的转换公式：弧度</w:t>
      </w:r>
      <w:r>
        <w:rPr>
          <w:rFonts w:hint="eastAsia"/>
          <w:sz w:val="24"/>
        </w:rPr>
        <w:t>=</w:t>
      </w:r>
      <w:r>
        <w:rPr>
          <w:rFonts w:hint="eastAsia"/>
          <w:sz w:val="24"/>
        </w:rPr>
        <w:t>角度×</w:t>
      </w:r>
      <w:r>
        <w:rPr>
          <w:rFonts w:hint="eastAsia"/>
          <w:sz w:val="24"/>
        </w:rPr>
        <w:t>(</w:t>
      </w:r>
      <w:r>
        <w:rPr>
          <w:rFonts w:hint="eastAsia"/>
          <w:sz w:val="24"/>
        </w:rPr>
        <w:t>π÷</w:t>
      </w:r>
      <w:r>
        <w:rPr>
          <w:rFonts w:hint="eastAsia"/>
          <w:sz w:val="24"/>
        </w:rPr>
        <w:t>180)</w:t>
      </w:r>
      <w:r>
        <w:rPr>
          <w:rFonts w:hint="eastAsia"/>
          <w:sz w:val="24"/>
        </w:rPr>
        <w:t>，推算出理论触发角。但由于公式</w:t>
      </w:r>
      <w:r>
        <w:rPr>
          <w:rFonts w:hint="eastAsia"/>
          <w:sz w:val="24"/>
        </w:rPr>
        <w:t>acosf()</w:t>
      </w:r>
      <w:r>
        <w:rPr>
          <w:rFonts w:hint="eastAsia"/>
          <w:sz w:val="24"/>
        </w:rPr>
        <w:t>的限制，只能输出</w:t>
      </w:r>
      <w:r>
        <w:rPr>
          <w:rFonts w:hint="eastAsia"/>
          <w:sz w:val="24"/>
        </w:rPr>
        <w:t>0-90</w:t>
      </w:r>
      <w:r>
        <w:rPr>
          <w:rFonts w:hint="eastAsia"/>
          <w:sz w:val="24"/>
        </w:rPr>
        <w:t>°的值，需要将其变成大于</w:t>
      </w:r>
      <w:r>
        <w:rPr>
          <w:rFonts w:hint="eastAsia"/>
          <w:sz w:val="24"/>
        </w:rPr>
        <w:t>90</w:t>
      </w:r>
      <w:r>
        <w:rPr>
          <w:rFonts w:hint="eastAsia"/>
          <w:sz w:val="24"/>
        </w:rPr>
        <w:t>°，最后求出实际触发角</w:t>
      </w:r>
      <w:r>
        <w:rPr>
          <w:rFonts w:hint="eastAsia"/>
          <w:sz w:val="24"/>
        </w:rPr>
        <w:t>bright</w:t>
      </w:r>
      <w:r>
        <w:rPr>
          <w:rFonts w:hint="eastAsia"/>
          <w:sz w:val="24"/>
        </w:rPr>
        <w:t>，再对其进行限位操作，即可保证桥式整流电路一直工作在有源逆变状态。再使用自编写的</w:t>
      </w:r>
      <w:r>
        <w:rPr>
          <w:rFonts w:hint="eastAsia"/>
          <w:sz w:val="24"/>
        </w:rPr>
        <w:t>cal_map</w:t>
      </w:r>
      <w:r>
        <w:rPr>
          <w:rFonts w:hint="eastAsia"/>
          <w:sz w:val="24"/>
        </w:rPr>
        <w:t>函数，实现将角度映射到延迟时间，即实现了自动闭环控制。代码中还实现了对太阳能板电压的检测，并根据电压来调整工作状态，</w:t>
      </w:r>
      <w:r>
        <w:rPr>
          <w:rFonts w:hint="eastAsia"/>
          <w:sz w:val="24"/>
        </w:rPr>
        <w:t>printf</w:t>
      </w:r>
      <w:r>
        <w:rPr>
          <w:rFonts w:hint="eastAsia"/>
          <w:sz w:val="24"/>
        </w:rPr>
        <w:t>函数会将工作状态数据和发电量数据通过串口和</w:t>
      </w:r>
      <w:r>
        <w:rPr>
          <w:rFonts w:hint="eastAsia"/>
          <w:sz w:val="24"/>
        </w:rPr>
        <w:t>RS485</w:t>
      </w:r>
      <w:r>
        <w:rPr>
          <w:rFonts w:hint="eastAsia"/>
          <w:sz w:val="24"/>
        </w:rPr>
        <w:t>通讯模块发送到核心板，映射函数代码如图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11</w:t>
      </w:r>
      <w:r>
        <w:rPr>
          <w:sz w:val="24"/>
        </w:rPr>
        <w:fldChar w:fldCharType="end"/>
      </w:r>
      <w:r>
        <w:rPr>
          <w:rFonts w:hint="eastAsia"/>
          <w:sz w:val="24"/>
        </w:rPr>
        <w:t>所示。</w:t>
      </w:r>
    </w:p>
    <w:p w14:paraId="6FF26BEB" w14:textId="77777777" w:rsidR="000E7101" w:rsidRDefault="00000000">
      <w:pPr>
        <w:wordWrap w:val="0"/>
        <w:spacing w:line="360" w:lineRule="auto"/>
        <w:jc w:val="center"/>
        <w:rPr>
          <w:sz w:val="24"/>
        </w:rPr>
      </w:pPr>
      <w:r>
        <w:rPr>
          <w:noProof/>
          <w:sz w:val="24"/>
        </w:rPr>
        <w:drawing>
          <wp:inline distT="0" distB="0" distL="0" distR="0" wp14:anchorId="26802063" wp14:editId="1C67501B">
            <wp:extent cx="5752465" cy="2606675"/>
            <wp:effectExtent l="0" t="0" r="635" b="3175"/>
            <wp:docPr id="15093388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38828" name="图片 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5752465" cy="2606675"/>
                    </a:xfrm>
                    <a:prstGeom prst="rect">
                      <a:avLst/>
                    </a:prstGeom>
                    <a:noFill/>
                    <a:ln>
                      <a:noFill/>
                    </a:ln>
                  </pic:spPr>
                </pic:pic>
              </a:graphicData>
            </a:graphic>
          </wp:inline>
        </w:drawing>
      </w:r>
    </w:p>
    <w:p w14:paraId="42231B5E" w14:textId="5F91C75C"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10</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桥式整流触发角的计算和延迟时间的给予</w:t>
      </w:r>
    </w:p>
    <w:p w14:paraId="57DDCEDF" w14:textId="77777777" w:rsidR="000E7101" w:rsidRDefault="00000000">
      <w:pPr>
        <w:wordWrap w:val="0"/>
        <w:spacing w:line="360" w:lineRule="auto"/>
        <w:jc w:val="center"/>
        <w:rPr>
          <w:sz w:val="24"/>
        </w:rPr>
      </w:pPr>
      <w:r>
        <w:rPr>
          <w:noProof/>
          <w:sz w:val="24"/>
        </w:rPr>
        <w:drawing>
          <wp:inline distT="0" distB="0" distL="0" distR="0" wp14:anchorId="4278E2FE" wp14:editId="32A8F32E">
            <wp:extent cx="5816600" cy="823595"/>
            <wp:effectExtent l="0" t="0" r="0" b="0"/>
            <wp:docPr id="7257788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78883" name="图片 8"/>
                    <pic:cNvPicPr>
                      <a:picLocks noChangeAspect="1" noChangeArrowheads="1"/>
                    </pic:cNvPicPr>
                  </pic:nvPicPr>
                  <pic:blipFill>
                    <a:blip r:embed="rId77">
                      <a:extLst>
                        <a:ext uri="{28A0092B-C50C-407E-A947-70E740481C1C}">
                          <a14:useLocalDpi xmlns:a14="http://schemas.microsoft.com/office/drawing/2010/main" val="0"/>
                        </a:ext>
                      </a:extLst>
                    </a:blip>
                    <a:srcRect l="2922"/>
                    <a:stretch>
                      <a:fillRect/>
                    </a:stretch>
                  </pic:blipFill>
                  <pic:spPr>
                    <a:xfrm>
                      <a:off x="0" y="0"/>
                      <a:ext cx="5852109" cy="828802"/>
                    </a:xfrm>
                    <a:prstGeom prst="rect">
                      <a:avLst/>
                    </a:prstGeom>
                    <a:noFill/>
                    <a:ln>
                      <a:noFill/>
                    </a:ln>
                  </pic:spPr>
                </pic:pic>
              </a:graphicData>
            </a:graphic>
          </wp:inline>
        </w:drawing>
      </w:r>
    </w:p>
    <w:p w14:paraId="73562629" w14:textId="5292D825"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11</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缩放函数代码</w:t>
      </w:r>
    </w:p>
    <w:p w14:paraId="4B02FB57" w14:textId="7E1564AD" w:rsidR="000E7101" w:rsidRDefault="00000000">
      <w:pPr>
        <w:wordWrap w:val="0"/>
        <w:spacing w:line="360" w:lineRule="auto"/>
        <w:ind w:firstLineChars="200" w:firstLine="480"/>
        <w:rPr>
          <w:sz w:val="24"/>
        </w:rPr>
      </w:pPr>
      <w:r>
        <w:rPr>
          <w:rFonts w:hint="eastAsia"/>
          <w:sz w:val="24"/>
        </w:rPr>
        <w:t>在真正连接电网逆变之前，采用了</w:t>
      </w:r>
      <w:r>
        <w:rPr>
          <w:rFonts w:hint="eastAsia"/>
          <w:sz w:val="24"/>
        </w:rPr>
        <w:t>MATLAB</w:t>
      </w:r>
      <w:r>
        <w:rPr>
          <w:rFonts w:hint="eastAsia"/>
          <w:sz w:val="24"/>
        </w:rPr>
        <w:t>仿真的形式验证方案是否可行。首先，在库文件中选择到晶闸管</w:t>
      </w:r>
      <w:r>
        <w:rPr>
          <w:rFonts w:hint="eastAsia"/>
          <w:sz w:val="24"/>
        </w:rPr>
        <w:t>Thyristor</w:t>
      </w:r>
      <w:r>
        <w:rPr>
          <w:rFonts w:hint="eastAsia"/>
          <w:sz w:val="24"/>
        </w:rPr>
        <w:t>，将其搭建成桥式整流电路，在左侧连接交流电源，右侧连接一个组感性负载和一个电源模拟太阳能，</w:t>
      </w:r>
      <w:r>
        <w:rPr>
          <w:rFonts w:hint="eastAsia"/>
          <w:sz w:val="24"/>
        </w:rPr>
        <w:t>SIMULINK</w:t>
      </w:r>
      <w:r>
        <w:rPr>
          <w:rFonts w:hint="eastAsia"/>
          <w:sz w:val="24"/>
        </w:rPr>
        <w:t>图如图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12</w:t>
      </w:r>
      <w:r>
        <w:rPr>
          <w:sz w:val="24"/>
        </w:rPr>
        <w:fldChar w:fldCharType="end"/>
      </w:r>
      <w:r>
        <w:rPr>
          <w:rFonts w:hint="eastAsia"/>
          <w:sz w:val="24"/>
        </w:rPr>
        <w:t>所示。</w:t>
      </w:r>
    </w:p>
    <w:p w14:paraId="4C71099A" w14:textId="77777777" w:rsidR="000E7101" w:rsidRDefault="00000000">
      <w:pPr>
        <w:wordWrap w:val="0"/>
        <w:spacing w:line="360" w:lineRule="auto"/>
        <w:jc w:val="center"/>
        <w:rPr>
          <w:sz w:val="24"/>
        </w:rPr>
      </w:pPr>
      <w:r>
        <w:rPr>
          <w:noProof/>
          <w:sz w:val="24"/>
        </w:rPr>
        <w:lastRenderedPageBreak/>
        <w:drawing>
          <wp:inline distT="0" distB="0" distL="0" distR="0" wp14:anchorId="1685FB70" wp14:editId="2D0BB55B">
            <wp:extent cx="5756910" cy="2393315"/>
            <wp:effectExtent l="0" t="0" r="0" b="6985"/>
            <wp:docPr id="130006166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61666" name="图片 1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5756910" cy="2393315"/>
                    </a:xfrm>
                    <a:prstGeom prst="rect">
                      <a:avLst/>
                    </a:prstGeom>
                    <a:noFill/>
                    <a:ln>
                      <a:noFill/>
                    </a:ln>
                  </pic:spPr>
                </pic:pic>
              </a:graphicData>
            </a:graphic>
          </wp:inline>
        </w:drawing>
      </w:r>
    </w:p>
    <w:p w14:paraId="278A4059" w14:textId="49C2E3BD"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12</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桥式整流电路</w:t>
      </w:r>
      <w:r>
        <w:rPr>
          <w:rFonts w:hint="eastAsia"/>
          <w:sz w:val="21"/>
          <w:szCs w:val="21"/>
        </w:rPr>
        <w:t>SIMULINK</w:t>
      </w:r>
      <w:r>
        <w:rPr>
          <w:rFonts w:hint="eastAsia"/>
          <w:sz w:val="21"/>
          <w:szCs w:val="21"/>
        </w:rPr>
        <w:t>仿真</w:t>
      </w:r>
    </w:p>
    <w:p w14:paraId="7DD36348" w14:textId="17294A52" w:rsidR="000E7101" w:rsidRDefault="00000000">
      <w:pPr>
        <w:wordWrap w:val="0"/>
        <w:spacing w:line="360" w:lineRule="auto"/>
        <w:ind w:firstLineChars="200" w:firstLine="480"/>
        <w:rPr>
          <w:sz w:val="24"/>
        </w:rPr>
      </w:pPr>
      <w:r>
        <w:rPr>
          <w:rFonts w:hint="eastAsia"/>
          <w:sz w:val="24"/>
        </w:rPr>
        <w:t>实际并网时使用调压器将交流电源调到了</w:t>
      </w:r>
      <w:r>
        <w:rPr>
          <w:rFonts w:hint="eastAsia"/>
          <w:sz w:val="24"/>
        </w:rPr>
        <w:t>20V</w:t>
      </w:r>
      <w:r>
        <w:rPr>
          <w:rFonts w:hint="eastAsia"/>
          <w:sz w:val="24"/>
        </w:rPr>
        <w:t>，所以交流电压源仿真参数也调至</w:t>
      </w:r>
      <w:r>
        <w:rPr>
          <w:rFonts w:hint="eastAsia"/>
          <w:sz w:val="24"/>
        </w:rPr>
        <w:t>20V</w:t>
      </w:r>
      <w:r>
        <w:rPr>
          <w:rFonts w:hint="eastAsia"/>
          <w:sz w:val="24"/>
        </w:rPr>
        <w:t>，参数设置如图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13</w:t>
      </w:r>
      <w:r>
        <w:rPr>
          <w:sz w:val="24"/>
        </w:rPr>
        <w:fldChar w:fldCharType="end"/>
      </w:r>
      <w:r>
        <w:rPr>
          <w:rFonts w:hint="eastAsia"/>
          <w:sz w:val="24"/>
        </w:rPr>
        <w:t>所示：</w:t>
      </w:r>
    </w:p>
    <w:p w14:paraId="3194AFE7" w14:textId="77777777" w:rsidR="000E7101" w:rsidRDefault="00000000">
      <w:pPr>
        <w:wordWrap w:val="0"/>
        <w:spacing w:line="360" w:lineRule="auto"/>
        <w:jc w:val="center"/>
        <w:rPr>
          <w:sz w:val="24"/>
        </w:rPr>
      </w:pPr>
      <w:r>
        <w:rPr>
          <w:noProof/>
          <w:sz w:val="24"/>
        </w:rPr>
        <w:drawing>
          <wp:inline distT="0" distB="0" distL="0" distR="0" wp14:anchorId="35392A58" wp14:editId="6D1A33FA">
            <wp:extent cx="2667000" cy="2137410"/>
            <wp:effectExtent l="0" t="0" r="0" b="0"/>
            <wp:docPr id="55264661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46616" name="图片 1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2684956" cy="2151355"/>
                    </a:xfrm>
                    <a:prstGeom prst="rect">
                      <a:avLst/>
                    </a:prstGeom>
                    <a:noFill/>
                    <a:ln>
                      <a:noFill/>
                    </a:ln>
                  </pic:spPr>
                </pic:pic>
              </a:graphicData>
            </a:graphic>
          </wp:inline>
        </w:drawing>
      </w:r>
    </w:p>
    <w:p w14:paraId="302CF661" w14:textId="29CCB8C2"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13</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仿真交流电源参数设定</w:t>
      </w:r>
    </w:p>
    <w:p w14:paraId="47F4A953" w14:textId="46A18A9A" w:rsidR="000E7101" w:rsidRDefault="00000000">
      <w:pPr>
        <w:wordWrap w:val="0"/>
        <w:spacing w:line="360" w:lineRule="auto"/>
        <w:ind w:firstLineChars="200" w:firstLine="480"/>
        <w:rPr>
          <w:sz w:val="24"/>
        </w:rPr>
      </w:pPr>
      <w:r>
        <w:rPr>
          <w:rFonts w:hint="eastAsia"/>
          <w:sz w:val="24"/>
        </w:rPr>
        <w:t>实际电路采用了一个</w:t>
      </w:r>
      <w:r>
        <w:rPr>
          <w:rFonts w:hint="eastAsia"/>
          <w:sz w:val="24"/>
        </w:rPr>
        <w:t>8.5</w:t>
      </w:r>
      <w:r>
        <w:rPr>
          <w:rFonts w:hint="eastAsia"/>
          <w:sz w:val="24"/>
        </w:rPr>
        <w:t>Ω的电阻和一个</w:t>
      </w:r>
      <w:r>
        <w:rPr>
          <w:rFonts w:hint="eastAsia"/>
          <w:sz w:val="24"/>
        </w:rPr>
        <w:t>4mH</w:t>
      </w:r>
      <w:r>
        <w:rPr>
          <w:rFonts w:hint="eastAsia"/>
          <w:sz w:val="24"/>
        </w:rPr>
        <w:t>的电感，所以阻感性负载参数和真正电路中的参数设置相同，如图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14</w:t>
      </w:r>
      <w:r>
        <w:rPr>
          <w:sz w:val="24"/>
        </w:rPr>
        <w:fldChar w:fldCharType="end"/>
      </w:r>
      <w:r>
        <w:rPr>
          <w:rFonts w:hint="eastAsia"/>
          <w:sz w:val="24"/>
        </w:rPr>
        <w:t>所示：</w:t>
      </w:r>
    </w:p>
    <w:p w14:paraId="1010B6F0" w14:textId="77777777" w:rsidR="000E7101" w:rsidRDefault="00000000">
      <w:pPr>
        <w:wordWrap w:val="0"/>
        <w:spacing w:line="360" w:lineRule="auto"/>
        <w:jc w:val="center"/>
        <w:rPr>
          <w:sz w:val="24"/>
        </w:rPr>
      </w:pPr>
      <w:r>
        <w:rPr>
          <w:noProof/>
          <w:sz w:val="24"/>
        </w:rPr>
        <w:lastRenderedPageBreak/>
        <w:drawing>
          <wp:inline distT="0" distB="0" distL="0" distR="0" wp14:anchorId="2148FF00" wp14:editId="086B5C2D">
            <wp:extent cx="2729230" cy="2400300"/>
            <wp:effectExtent l="0" t="0" r="0" b="0"/>
            <wp:docPr id="12494783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78312" name="图片 1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2740258" cy="2410350"/>
                    </a:xfrm>
                    <a:prstGeom prst="rect">
                      <a:avLst/>
                    </a:prstGeom>
                    <a:noFill/>
                    <a:ln>
                      <a:noFill/>
                    </a:ln>
                  </pic:spPr>
                </pic:pic>
              </a:graphicData>
            </a:graphic>
          </wp:inline>
        </w:drawing>
      </w:r>
    </w:p>
    <w:p w14:paraId="6C46CA3C" w14:textId="338751CA"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14</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阻感性负载参数设定</w:t>
      </w:r>
    </w:p>
    <w:p w14:paraId="72C950B6" w14:textId="4C2DA392" w:rsidR="000E7101" w:rsidRDefault="00000000">
      <w:pPr>
        <w:wordWrap w:val="0"/>
        <w:spacing w:line="360" w:lineRule="auto"/>
        <w:ind w:firstLineChars="200" w:firstLine="480"/>
        <w:rPr>
          <w:sz w:val="24"/>
        </w:rPr>
      </w:pPr>
      <w:r>
        <w:rPr>
          <w:rFonts w:hint="eastAsia"/>
          <w:sz w:val="24"/>
        </w:rPr>
        <w:t>晶闸管触发角设置</w:t>
      </w:r>
      <w:r>
        <w:rPr>
          <w:rFonts w:hint="eastAsia"/>
          <w:sz w:val="24"/>
        </w:rPr>
        <w:t>165</w:t>
      </w:r>
      <w:r>
        <w:rPr>
          <w:rFonts w:hint="eastAsia"/>
          <w:sz w:val="24"/>
        </w:rPr>
        <w:t>°，电压设置</w:t>
      </w:r>
      <w:r>
        <w:rPr>
          <w:rFonts w:hint="eastAsia"/>
          <w:sz w:val="24"/>
        </w:rPr>
        <w:t>20V</w:t>
      </w:r>
      <w:r>
        <w:rPr>
          <w:rFonts w:hint="eastAsia"/>
          <w:sz w:val="24"/>
        </w:rPr>
        <w:t>，根据前面提到的桥式整流公式（见系统硬件设计</w:t>
      </w:r>
      <w:r>
        <w:rPr>
          <w:rFonts w:hint="eastAsia"/>
          <w:sz w:val="24"/>
        </w:rPr>
        <w:t>3.19</w:t>
      </w:r>
      <w:r>
        <w:rPr>
          <w:rFonts w:hint="eastAsia"/>
          <w:sz w:val="24"/>
        </w:rPr>
        <w:t>）算出，理论电源的电压是</w:t>
      </w:r>
      <w:r>
        <w:rPr>
          <w:rFonts w:hint="eastAsia"/>
          <w:sz w:val="24"/>
        </w:rPr>
        <w:t>-17.386V</w:t>
      </w:r>
      <w:r>
        <w:rPr>
          <w:rFonts w:hint="eastAsia"/>
          <w:sz w:val="24"/>
        </w:rPr>
        <w:t>。本系统选购的太阳能电池发电电压最高是</w:t>
      </w:r>
      <w:r>
        <w:rPr>
          <w:rFonts w:hint="eastAsia"/>
          <w:sz w:val="24"/>
        </w:rPr>
        <w:t>18.5V</w:t>
      </w:r>
      <w:r>
        <w:rPr>
          <w:rFonts w:hint="eastAsia"/>
          <w:sz w:val="24"/>
        </w:rPr>
        <w:t>，最大功率点电压是</w:t>
      </w:r>
      <w:r>
        <w:rPr>
          <w:rFonts w:hint="eastAsia"/>
          <w:sz w:val="24"/>
        </w:rPr>
        <w:t>17.9V</w:t>
      </w:r>
      <w:r>
        <w:rPr>
          <w:rFonts w:hint="eastAsia"/>
          <w:sz w:val="24"/>
        </w:rPr>
        <w:t>，满足要求。只要直流侧电压比交流测理论电压高即可实现逆变，所以仿真中直流电源电压设置</w:t>
      </w:r>
      <w:r>
        <w:rPr>
          <w:rFonts w:hint="eastAsia"/>
          <w:sz w:val="24"/>
        </w:rPr>
        <w:t>20V</w:t>
      </w:r>
      <w:r>
        <w:rPr>
          <w:rFonts w:hint="eastAsia"/>
          <w:sz w:val="24"/>
        </w:rPr>
        <w:t>，参数如图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15</w:t>
      </w:r>
      <w:r>
        <w:rPr>
          <w:sz w:val="24"/>
        </w:rPr>
        <w:fldChar w:fldCharType="end"/>
      </w:r>
      <w:r>
        <w:rPr>
          <w:rFonts w:hint="eastAsia"/>
          <w:sz w:val="24"/>
        </w:rPr>
        <w:t>所示：</w:t>
      </w:r>
    </w:p>
    <w:p w14:paraId="302A4C21" w14:textId="77777777" w:rsidR="000E7101" w:rsidRDefault="00000000">
      <w:pPr>
        <w:wordWrap w:val="0"/>
        <w:spacing w:line="360" w:lineRule="auto"/>
        <w:jc w:val="center"/>
        <w:rPr>
          <w:sz w:val="24"/>
        </w:rPr>
      </w:pPr>
      <w:r>
        <w:rPr>
          <w:noProof/>
          <w:sz w:val="24"/>
        </w:rPr>
        <w:drawing>
          <wp:inline distT="0" distB="0" distL="0" distR="0" wp14:anchorId="19BBCE2B" wp14:editId="54E0F45A">
            <wp:extent cx="2585720" cy="1485265"/>
            <wp:effectExtent l="0" t="0" r="5080" b="635"/>
            <wp:docPr id="133060393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03930" name="图片 2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2592689" cy="1489045"/>
                    </a:xfrm>
                    <a:prstGeom prst="rect">
                      <a:avLst/>
                    </a:prstGeom>
                    <a:noFill/>
                    <a:ln>
                      <a:noFill/>
                    </a:ln>
                  </pic:spPr>
                </pic:pic>
              </a:graphicData>
            </a:graphic>
          </wp:inline>
        </w:drawing>
      </w:r>
    </w:p>
    <w:p w14:paraId="61B76B1F" w14:textId="260C6723"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15</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直流电源电压参数设定</w:t>
      </w:r>
    </w:p>
    <w:p w14:paraId="54957BFF" w14:textId="03403A19" w:rsidR="000E7101" w:rsidRDefault="00000000">
      <w:pPr>
        <w:wordWrap w:val="0"/>
        <w:spacing w:line="360" w:lineRule="auto"/>
        <w:ind w:firstLineChars="200" w:firstLine="480"/>
        <w:rPr>
          <w:sz w:val="24"/>
        </w:rPr>
      </w:pPr>
      <w:r>
        <w:rPr>
          <w:rFonts w:hint="eastAsia"/>
          <w:sz w:val="24"/>
        </w:rPr>
        <w:t>由于交流电的一个周期是</w:t>
      </w:r>
      <w:r>
        <w:rPr>
          <w:rFonts w:hint="eastAsia"/>
          <w:sz w:val="24"/>
        </w:rPr>
        <w:t>0.02s</w:t>
      </w:r>
      <w:r>
        <w:rPr>
          <w:rFonts w:hint="eastAsia"/>
          <w:sz w:val="24"/>
        </w:rPr>
        <w:t>，半个周期是</w:t>
      </w:r>
      <w:r>
        <w:rPr>
          <w:rFonts w:hint="eastAsia"/>
          <w:sz w:val="24"/>
        </w:rPr>
        <w:t>0.01s</w:t>
      </w:r>
      <w:r>
        <w:rPr>
          <w:rFonts w:hint="eastAsia"/>
          <w:sz w:val="24"/>
        </w:rPr>
        <w:t>，正弦波一个周期是</w:t>
      </w:r>
      <w:r>
        <w:rPr>
          <w:rFonts w:hint="eastAsia"/>
          <w:sz w:val="24"/>
        </w:rPr>
        <w:t>2</w:t>
      </w:r>
      <w:r>
        <w:rPr>
          <w:sz w:val="24"/>
        </w:rPr>
        <w:t>π</w:t>
      </w:r>
      <w:r>
        <w:rPr>
          <w:rFonts w:hint="eastAsia"/>
          <w:sz w:val="24"/>
        </w:rPr>
        <w:t>，相当于</w:t>
      </w:r>
      <w:r>
        <w:rPr>
          <w:rFonts w:hint="eastAsia"/>
          <w:sz w:val="24"/>
        </w:rPr>
        <w:t>360</w:t>
      </w:r>
      <w:r>
        <w:rPr>
          <w:rFonts w:hint="eastAsia"/>
          <w:sz w:val="24"/>
        </w:rPr>
        <w:t>°，半个周期就是</w:t>
      </w:r>
      <w:r>
        <w:rPr>
          <w:rFonts w:hint="eastAsia"/>
          <w:sz w:val="24"/>
        </w:rPr>
        <w:t>180</w:t>
      </w:r>
      <w:r>
        <w:rPr>
          <w:rFonts w:hint="eastAsia"/>
          <w:sz w:val="24"/>
        </w:rPr>
        <w:t>°。所以可以得出</w:t>
      </w:r>
      <w:r>
        <w:rPr>
          <w:rFonts w:hint="eastAsia"/>
          <w:sz w:val="24"/>
        </w:rPr>
        <w:t>1</w:t>
      </w:r>
      <w:r>
        <w:rPr>
          <w:rFonts w:hint="eastAsia"/>
          <w:sz w:val="24"/>
        </w:rPr>
        <w:t>°是</w:t>
      </w:r>
      <w:r>
        <w:rPr>
          <w:rFonts w:hint="eastAsia"/>
          <w:sz w:val="24"/>
        </w:rPr>
        <w:t>0.00005556</w:t>
      </w:r>
      <w:r>
        <w:rPr>
          <w:rFonts w:hint="eastAsia"/>
          <w:sz w:val="24"/>
        </w:rPr>
        <w:t>秒，</w:t>
      </w:r>
      <w:r>
        <w:rPr>
          <w:rFonts w:hint="eastAsia"/>
          <w:sz w:val="24"/>
        </w:rPr>
        <w:t>165</w:t>
      </w:r>
      <w:r>
        <w:rPr>
          <w:rFonts w:hint="eastAsia"/>
          <w:sz w:val="24"/>
        </w:rPr>
        <w:t>°是</w:t>
      </w:r>
      <w:r>
        <w:rPr>
          <w:rFonts w:hint="eastAsia"/>
          <w:sz w:val="24"/>
        </w:rPr>
        <w:t>165*0.00005556=0.009167s</w:t>
      </w:r>
      <w:r>
        <w:rPr>
          <w:rFonts w:hint="eastAsia"/>
          <w:sz w:val="24"/>
        </w:rPr>
        <w:t>由此即可控制晶闸管的导通时间。参数设定如图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16</w:t>
      </w:r>
      <w:r>
        <w:rPr>
          <w:sz w:val="24"/>
        </w:rPr>
        <w:fldChar w:fldCharType="end"/>
      </w:r>
      <w:r>
        <w:rPr>
          <w:rFonts w:hint="eastAsia"/>
          <w:sz w:val="24"/>
        </w:rPr>
        <w:t>所示。</w:t>
      </w:r>
    </w:p>
    <w:p w14:paraId="05C2C985" w14:textId="77777777" w:rsidR="000E7101" w:rsidRDefault="00000000">
      <w:pPr>
        <w:wordWrap w:val="0"/>
        <w:spacing w:line="360" w:lineRule="auto"/>
        <w:jc w:val="center"/>
        <w:rPr>
          <w:sz w:val="24"/>
        </w:rPr>
      </w:pPr>
      <w:r>
        <w:rPr>
          <w:rFonts w:hint="eastAsia"/>
          <w:noProof/>
          <w:sz w:val="24"/>
        </w:rPr>
        <w:lastRenderedPageBreak/>
        <w:drawing>
          <wp:inline distT="0" distB="0" distL="0" distR="0" wp14:anchorId="550B0B64" wp14:editId="23C0EE58">
            <wp:extent cx="5039995" cy="3317875"/>
            <wp:effectExtent l="0" t="0" r="8255" b="0"/>
            <wp:docPr id="6926617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61722" name="图片 2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5053557" cy="3327014"/>
                    </a:xfrm>
                    <a:prstGeom prst="rect">
                      <a:avLst/>
                    </a:prstGeom>
                    <a:noFill/>
                    <a:ln>
                      <a:noFill/>
                    </a:ln>
                  </pic:spPr>
                </pic:pic>
              </a:graphicData>
            </a:graphic>
          </wp:inline>
        </w:drawing>
      </w:r>
    </w:p>
    <w:p w14:paraId="1CB9ABAA" w14:textId="3EC71D66"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16</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晶闸管相位延迟参数设定</w:t>
      </w:r>
    </w:p>
    <w:p w14:paraId="19FB6304" w14:textId="43AC7D7D" w:rsidR="000E7101" w:rsidRDefault="00000000">
      <w:pPr>
        <w:wordWrap w:val="0"/>
        <w:spacing w:line="360" w:lineRule="auto"/>
        <w:ind w:firstLineChars="200" w:firstLine="480"/>
        <w:rPr>
          <w:sz w:val="24"/>
        </w:rPr>
      </w:pPr>
      <w:r>
        <w:rPr>
          <w:rFonts w:hint="eastAsia"/>
          <w:sz w:val="24"/>
        </w:rPr>
        <w:t>设置运行时间是</w:t>
      </w:r>
      <w:r>
        <w:rPr>
          <w:rFonts w:hint="eastAsia"/>
          <w:sz w:val="24"/>
        </w:rPr>
        <w:t>0.1</w:t>
      </w:r>
      <w:r>
        <w:rPr>
          <w:rFonts w:hint="eastAsia"/>
          <w:sz w:val="24"/>
        </w:rPr>
        <w:t>，点击运行可以看到直流侧的电压和电流，如图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340390">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340390">
        <w:rPr>
          <w:noProof/>
          <w:sz w:val="24"/>
        </w:rPr>
        <w:t>17</w:t>
      </w:r>
      <w:r>
        <w:rPr>
          <w:sz w:val="24"/>
        </w:rPr>
        <w:fldChar w:fldCharType="end"/>
      </w:r>
      <w:r>
        <w:rPr>
          <w:rFonts w:hint="eastAsia"/>
          <w:sz w:val="24"/>
        </w:rPr>
        <w:t>所示。其中</w:t>
      </w:r>
      <w:r>
        <w:rPr>
          <w:rFonts w:hint="eastAsia"/>
          <w:sz w:val="24"/>
        </w:rPr>
        <w:t>Current</w:t>
      </w:r>
      <w:r>
        <w:rPr>
          <w:rFonts w:hint="eastAsia"/>
          <w:sz w:val="24"/>
        </w:rPr>
        <w:t>是电流波形，</w:t>
      </w:r>
      <w:r>
        <w:rPr>
          <w:rFonts w:hint="eastAsia"/>
          <w:sz w:val="24"/>
        </w:rPr>
        <w:t>Voltage</w:t>
      </w:r>
      <w:r>
        <w:rPr>
          <w:rFonts w:hint="eastAsia"/>
          <w:sz w:val="24"/>
        </w:rPr>
        <w:t>是电压波形。电压表接在整流桥两侧，与整流电压方向相同，可以看到电压显示中，正半周电压冲量比负半周的冲量小，电能由直流侧流向交流测输送，逆变成功，可以开始实物设计。</w:t>
      </w:r>
    </w:p>
    <w:p w14:paraId="5C124427" w14:textId="77777777" w:rsidR="000E7101" w:rsidRDefault="00000000">
      <w:pPr>
        <w:wordWrap w:val="0"/>
        <w:spacing w:line="360" w:lineRule="auto"/>
        <w:jc w:val="center"/>
        <w:rPr>
          <w:sz w:val="24"/>
        </w:rPr>
      </w:pPr>
      <w:r>
        <w:rPr>
          <w:noProof/>
          <w:sz w:val="24"/>
        </w:rPr>
        <w:drawing>
          <wp:inline distT="0" distB="0" distL="0" distR="0" wp14:anchorId="3B8478D7" wp14:editId="641CA5E6">
            <wp:extent cx="5760720" cy="2813685"/>
            <wp:effectExtent l="0" t="0" r="0" b="5715"/>
            <wp:docPr id="57097110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71107" name="图片 13"/>
                    <pic:cNvPicPr>
                      <a:picLocks noChangeAspect="1"/>
                    </pic:cNvPicPr>
                  </pic:nvPicPr>
                  <pic:blipFill>
                    <a:blip r:embed="rId83"/>
                    <a:stretch>
                      <a:fillRect/>
                    </a:stretch>
                  </pic:blipFill>
                  <pic:spPr>
                    <a:xfrm>
                      <a:off x="0" y="0"/>
                      <a:ext cx="5764340" cy="2815453"/>
                    </a:xfrm>
                    <a:prstGeom prst="rect">
                      <a:avLst/>
                    </a:prstGeom>
                  </pic:spPr>
                </pic:pic>
              </a:graphicData>
            </a:graphic>
          </wp:inline>
        </w:drawing>
      </w:r>
    </w:p>
    <w:p w14:paraId="43CD72BF" w14:textId="6D6444A7"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17</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直流侧电压电流监视</w:t>
      </w:r>
    </w:p>
    <w:p w14:paraId="3BB7D66A" w14:textId="77777777" w:rsidR="000E7101" w:rsidRDefault="00000000">
      <w:pPr>
        <w:wordWrap w:val="0"/>
        <w:spacing w:beforeLines="50" w:before="156" w:afterLines="50" w:after="156" w:line="360" w:lineRule="auto"/>
        <w:outlineLvl w:val="1"/>
        <w:rPr>
          <w:rFonts w:eastAsia="黑体"/>
          <w:sz w:val="24"/>
        </w:rPr>
      </w:pPr>
      <w:bookmarkStart w:id="110" w:name="_Toc199448582"/>
      <w:r>
        <w:rPr>
          <w:rFonts w:eastAsia="黑体" w:hint="eastAsia"/>
          <w:sz w:val="28"/>
          <w:szCs w:val="28"/>
        </w:rPr>
        <w:t>4.6</w:t>
      </w:r>
      <w:r>
        <w:rPr>
          <w:rFonts w:eastAsia="黑体" w:hint="eastAsia"/>
          <w:sz w:val="28"/>
          <w:szCs w:val="28"/>
        </w:rPr>
        <w:t xml:space="preserve">　点灯科技云平台与心知天气功能介绍</w:t>
      </w:r>
      <w:bookmarkEnd w:id="110"/>
    </w:p>
    <w:p w14:paraId="16A96FDC" w14:textId="7EE19D16" w:rsidR="000E7101" w:rsidRDefault="00000000">
      <w:pPr>
        <w:wordWrap w:val="0"/>
        <w:spacing w:line="360" w:lineRule="auto"/>
        <w:ind w:firstLineChars="200" w:firstLine="480"/>
        <w:rPr>
          <w:sz w:val="24"/>
        </w:rPr>
      </w:pPr>
      <w:r>
        <w:rPr>
          <w:sz w:val="24"/>
        </w:rPr>
        <w:lastRenderedPageBreak/>
        <w:t>该系统的可以通过云端控制，同时，也可以通过</w:t>
      </w:r>
      <w:r>
        <w:rPr>
          <w:sz w:val="24"/>
        </w:rPr>
        <w:t>Wi-Fi</w:t>
      </w:r>
      <w:r>
        <w:rPr>
          <w:sz w:val="24"/>
        </w:rPr>
        <w:t>将系统数据上传到云平台，云平台采用点灯科技和巴法云搭配使用。通讯由</w:t>
      </w:r>
      <w:r>
        <w:rPr>
          <w:sz w:val="24"/>
        </w:rPr>
        <w:t>ESP8266</w:t>
      </w:r>
      <w:r>
        <w:rPr>
          <w:sz w:val="24"/>
        </w:rPr>
        <w:t>模块担当，上电后会初始化并自动连接</w:t>
      </w:r>
      <w:r>
        <w:rPr>
          <w:sz w:val="24"/>
        </w:rPr>
        <w:t>Wi-Fi</w:t>
      </w:r>
      <w:r>
        <w:rPr>
          <w:sz w:val="24"/>
        </w:rPr>
        <w:t>，</w:t>
      </w:r>
      <w:r>
        <w:rPr>
          <w:sz w:val="24"/>
        </w:rPr>
        <w:t>Wi-Fi</w:t>
      </w:r>
      <w:r>
        <w:rPr>
          <w:sz w:val="24"/>
        </w:rPr>
        <w:t>连接成功后会自动注册点灯科技，启动串口，同时启动点灯组件和心跳包。核心版将区域火警状态和太阳能状态源源不断的发送到</w:t>
      </w:r>
      <w:r>
        <w:rPr>
          <w:sz w:val="24"/>
        </w:rPr>
        <w:t>ESP8266</w:t>
      </w:r>
      <w:r>
        <w:rPr>
          <w:sz w:val="24"/>
        </w:rPr>
        <w:t>，并通过点灯科技将太阳能发电量发送到云端。</w:t>
      </w:r>
      <w:r>
        <w:rPr>
          <w:sz w:val="24"/>
        </w:rPr>
        <w:t>ESP8266</w:t>
      </w:r>
      <w:r>
        <w:rPr>
          <w:sz w:val="24"/>
        </w:rPr>
        <w:t>使用</w:t>
      </w:r>
      <w:r>
        <w:rPr>
          <w:sz w:val="24"/>
        </w:rPr>
        <w:t>ArduinoIDE</w:t>
      </w:r>
      <w:r>
        <w:rPr>
          <w:sz w:val="24"/>
        </w:rPr>
        <w:t>编写</w:t>
      </w:r>
      <w:r>
        <w:rPr>
          <w:sz w:val="24"/>
        </w:rPr>
        <w:t>c</w:t>
      </w:r>
      <w:r>
        <w:rPr>
          <w:sz w:val="24"/>
        </w:rPr>
        <w:t>和</w:t>
      </w:r>
      <w:r>
        <w:rPr>
          <w:sz w:val="24"/>
        </w:rPr>
        <w:t>c++</w:t>
      </w:r>
      <w:r>
        <w:rPr>
          <w:sz w:val="24"/>
        </w:rPr>
        <w:t>程序。云平台控制模式流程图图</w:t>
      </w:r>
      <w:r>
        <w:rPr>
          <w:sz w:val="24"/>
        </w:rPr>
        <w:fldChar w:fldCharType="begin"/>
      </w:r>
      <w:r>
        <w:rPr>
          <w:sz w:val="24"/>
        </w:rPr>
        <w:instrText xml:space="preserve"> Seq eq \c </w:instrText>
      </w:r>
      <w:r>
        <w:rPr>
          <w:sz w:val="24"/>
        </w:rPr>
        <w:fldChar w:fldCharType="separate"/>
      </w:r>
      <w:r w:rsidR="00340390">
        <w:rPr>
          <w:noProof/>
          <w:sz w:val="24"/>
        </w:rPr>
        <w:t>4</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18</w:t>
      </w:r>
      <w:r>
        <w:rPr>
          <w:sz w:val="24"/>
        </w:rPr>
        <w:fldChar w:fldCharType="end"/>
      </w:r>
      <w:r>
        <w:rPr>
          <w:sz w:val="24"/>
        </w:rPr>
        <w:t>所示。</w:t>
      </w:r>
    </w:p>
    <w:p w14:paraId="7D350C1B" w14:textId="77777777" w:rsidR="000E7101" w:rsidRDefault="00000000">
      <w:pPr>
        <w:wordWrap w:val="0"/>
        <w:spacing w:line="360" w:lineRule="auto"/>
        <w:jc w:val="center"/>
        <w:rPr>
          <w:sz w:val="24"/>
        </w:rPr>
      </w:pPr>
      <w:r>
        <w:rPr>
          <w:noProof/>
          <w:sz w:val="24"/>
        </w:rPr>
        <w:drawing>
          <wp:inline distT="0" distB="0" distL="0" distR="0" wp14:anchorId="3A154192" wp14:editId="5C814FC9">
            <wp:extent cx="3658870" cy="5382260"/>
            <wp:effectExtent l="0" t="0" r="0" b="8890"/>
            <wp:docPr id="17056446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44643" name="图片 9"/>
                    <pic:cNvPicPr>
                      <a:picLocks noChangeAspect="1"/>
                    </pic:cNvPicPr>
                  </pic:nvPicPr>
                  <pic:blipFill>
                    <a:blip r:embed="rId84"/>
                    <a:stretch>
                      <a:fillRect/>
                    </a:stretch>
                  </pic:blipFill>
                  <pic:spPr>
                    <a:xfrm>
                      <a:off x="0" y="0"/>
                      <a:ext cx="3671860" cy="5401341"/>
                    </a:xfrm>
                    <a:prstGeom prst="rect">
                      <a:avLst/>
                    </a:prstGeom>
                  </pic:spPr>
                </pic:pic>
              </a:graphicData>
            </a:graphic>
          </wp:inline>
        </w:drawing>
      </w:r>
    </w:p>
    <w:p w14:paraId="771E690F" w14:textId="5182EE55"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18</w:t>
      </w:r>
      <w:r>
        <w:rPr>
          <w:rFonts w:ascii="Times New Roman" w:hAnsi="Times New Roman"/>
          <w:sz w:val="21"/>
          <w:szCs w:val="21"/>
        </w:rPr>
        <w:fldChar w:fldCharType="end"/>
      </w:r>
      <w:r>
        <w:rPr>
          <w:rFonts w:hint="eastAsia"/>
          <w:sz w:val="21"/>
          <w:szCs w:val="21"/>
        </w:rPr>
        <w:t xml:space="preserve">　云平台控制模式流程图</w:t>
      </w:r>
    </w:p>
    <w:p w14:paraId="64B14B06" w14:textId="61745E33" w:rsidR="000E7101" w:rsidRDefault="00000000">
      <w:pPr>
        <w:wordWrap w:val="0"/>
        <w:spacing w:line="360" w:lineRule="auto"/>
        <w:ind w:firstLineChars="200" w:firstLine="480"/>
        <w:rPr>
          <w:sz w:val="24"/>
        </w:rPr>
      </w:pPr>
      <w:r>
        <w:rPr>
          <w:sz w:val="24"/>
        </w:rPr>
        <w:t>ESP8266</w:t>
      </w:r>
      <w:r>
        <w:rPr>
          <w:sz w:val="24"/>
        </w:rPr>
        <w:t>内部信息设置如图</w:t>
      </w:r>
      <w:r>
        <w:rPr>
          <w:sz w:val="24"/>
        </w:rPr>
        <w:fldChar w:fldCharType="begin"/>
      </w:r>
      <w:r>
        <w:rPr>
          <w:sz w:val="24"/>
        </w:rPr>
        <w:instrText xml:space="preserve"> Seq eq \c </w:instrText>
      </w:r>
      <w:r>
        <w:rPr>
          <w:sz w:val="24"/>
        </w:rPr>
        <w:fldChar w:fldCharType="separate"/>
      </w:r>
      <w:r w:rsidR="00340390">
        <w:rPr>
          <w:noProof/>
          <w:sz w:val="24"/>
        </w:rPr>
        <w:t>4</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19</w:t>
      </w:r>
      <w:r>
        <w:rPr>
          <w:sz w:val="24"/>
        </w:rPr>
        <w:fldChar w:fldCharType="end"/>
      </w:r>
      <w:r>
        <w:rPr>
          <w:sz w:val="24"/>
        </w:rPr>
        <w:t>所示。其中：</w:t>
      </w:r>
      <w:r>
        <w:rPr>
          <w:sz w:val="24"/>
        </w:rPr>
        <w:t>auth</w:t>
      </w:r>
      <w:r>
        <w:rPr>
          <w:sz w:val="24"/>
        </w:rPr>
        <w:t>是点灯科技密钥，</w:t>
      </w:r>
      <w:r>
        <w:rPr>
          <w:sz w:val="24"/>
        </w:rPr>
        <w:t>ssid</w:t>
      </w:r>
      <w:r>
        <w:rPr>
          <w:sz w:val="24"/>
        </w:rPr>
        <w:t>是</w:t>
      </w:r>
      <w:r>
        <w:rPr>
          <w:sz w:val="24"/>
        </w:rPr>
        <w:t>Wi-Fi</w:t>
      </w:r>
      <w:r>
        <w:rPr>
          <w:sz w:val="24"/>
        </w:rPr>
        <w:t>名，</w:t>
      </w:r>
      <w:r>
        <w:rPr>
          <w:sz w:val="24"/>
        </w:rPr>
        <w:t>pass</w:t>
      </w:r>
      <w:r>
        <w:rPr>
          <w:sz w:val="24"/>
        </w:rPr>
        <w:t>是密码，指针</w:t>
      </w:r>
      <w:r>
        <w:rPr>
          <w:sz w:val="24"/>
        </w:rPr>
        <w:t>host</w:t>
      </w:r>
      <w:r>
        <w:rPr>
          <w:sz w:val="24"/>
        </w:rPr>
        <w:t>是心知天气服务器的网址，</w:t>
      </w:r>
      <w:r>
        <w:rPr>
          <w:sz w:val="24"/>
        </w:rPr>
        <w:t>port</w:t>
      </w:r>
      <w:r>
        <w:rPr>
          <w:sz w:val="24"/>
        </w:rPr>
        <w:t>是端口，</w:t>
      </w:r>
      <w:r>
        <w:rPr>
          <w:sz w:val="24"/>
        </w:rPr>
        <w:t>City</w:t>
      </w:r>
      <w:r>
        <w:rPr>
          <w:sz w:val="24"/>
        </w:rPr>
        <w:t>是城市，由于辽宁科技大学在立山区，所以这里写</w:t>
      </w:r>
      <w:r>
        <w:rPr>
          <w:sz w:val="24"/>
        </w:rPr>
        <w:t>lishan</w:t>
      </w:r>
      <w:r>
        <w:rPr>
          <w:sz w:val="24"/>
        </w:rPr>
        <w:t>，以及</w:t>
      </w:r>
      <w:r>
        <w:rPr>
          <w:sz w:val="24"/>
        </w:rPr>
        <w:t>API</w:t>
      </w:r>
      <w:r>
        <w:rPr>
          <w:sz w:val="24"/>
        </w:rPr>
        <w:t>密钥：</w:t>
      </w:r>
      <w:r>
        <w:rPr>
          <w:sz w:val="24"/>
        </w:rPr>
        <w:t>S-xxxxxxxx</w:t>
      </w:r>
      <w:r>
        <w:rPr>
          <w:sz w:val="24"/>
        </w:rPr>
        <w:t>。</w:t>
      </w:r>
      <w:r>
        <w:rPr>
          <w:sz w:val="24"/>
        </w:rPr>
        <w:t xml:space="preserve"> </w:t>
      </w:r>
    </w:p>
    <w:p w14:paraId="009818A6" w14:textId="77777777" w:rsidR="000E7101" w:rsidRDefault="00000000">
      <w:pPr>
        <w:wordWrap w:val="0"/>
        <w:spacing w:line="360" w:lineRule="auto"/>
        <w:jc w:val="center"/>
        <w:rPr>
          <w:sz w:val="24"/>
        </w:rPr>
      </w:pPr>
      <w:r>
        <w:rPr>
          <w:noProof/>
          <w:sz w:val="24"/>
        </w:rPr>
        <w:lastRenderedPageBreak/>
        <w:drawing>
          <wp:inline distT="0" distB="0" distL="0" distR="0" wp14:anchorId="67DEB260" wp14:editId="656DFD57">
            <wp:extent cx="3197225" cy="1411605"/>
            <wp:effectExtent l="0" t="0" r="3175" b="0"/>
            <wp:docPr id="214257667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76679" name="图片 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3212495" cy="1418682"/>
                    </a:xfrm>
                    <a:prstGeom prst="rect">
                      <a:avLst/>
                    </a:prstGeom>
                    <a:noFill/>
                    <a:ln>
                      <a:noFill/>
                    </a:ln>
                  </pic:spPr>
                </pic:pic>
              </a:graphicData>
            </a:graphic>
          </wp:inline>
        </w:drawing>
      </w:r>
    </w:p>
    <w:p w14:paraId="65F64842" w14:textId="18A78117"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19</w:t>
      </w:r>
      <w:r>
        <w:rPr>
          <w:rFonts w:ascii="Times New Roman" w:hAnsi="Times New Roman"/>
          <w:sz w:val="21"/>
          <w:szCs w:val="21"/>
        </w:rPr>
        <w:fldChar w:fldCharType="end"/>
      </w:r>
      <w:r>
        <w:rPr>
          <w:rFonts w:hint="eastAsia"/>
          <w:sz w:val="21"/>
          <w:szCs w:val="21"/>
        </w:rPr>
        <w:t xml:space="preserve">　云平台控制模式流程图</w:t>
      </w:r>
    </w:p>
    <w:p w14:paraId="343EEF69" w14:textId="318347EB" w:rsidR="000E7101" w:rsidRDefault="00000000">
      <w:pPr>
        <w:wordWrap w:val="0"/>
        <w:spacing w:line="360" w:lineRule="auto"/>
        <w:ind w:firstLineChars="200" w:firstLine="480"/>
        <w:rPr>
          <w:sz w:val="24"/>
        </w:rPr>
      </w:pPr>
      <w:r>
        <w:rPr>
          <w:sz w:val="24"/>
        </w:rPr>
        <w:t>当检测到楼宇发生火灾时，手机点灯科技会显示火灾对应区，巴法云公众号也会提示火灾发生并报告区域。同时，企业微信也会通过企业微信内置的机器人，将报警信息发送到微信群，提示疏散。巴法云微信消息推送函数如图</w:t>
      </w:r>
      <w:r>
        <w:rPr>
          <w:sz w:val="24"/>
        </w:rPr>
        <w:fldChar w:fldCharType="begin"/>
      </w:r>
      <w:r>
        <w:rPr>
          <w:sz w:val="24"/>
        </w:rPr>
        <w:instrText xml:space="preserve"> Seq eq \c </w:instrText>
      </w:r>
      <w:r>
        <w:rPr>
          <w:sz w:val="24"/>
        </w:rPr>
        <w:fldChar w:fldCharType="separate"/>
      </w:r>
      <w:r w:rsidR="00340390">
        <w:rPr>
          <w:noProof/>
          <w:sz w:val="24"/>
        </w:rPr>
        <w:t>4</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20</w:t>
      </w:r>
      <w:r>
        <w:rPr>
          <w:sz w:val="24"/>
        </w:rPr>
        <w:fldChar w:fldCharType="end"/>
      </w:r>
      <w:r>
        <w:rPr>
          <w:sz w:val="24"/>
        </w:rPr>
        <w:t>所示，完整代码见附录</w:t>
      </w:r>
      <w:r>
        <w:rPr>
          <w:rFonts w:hint="eastAsia"/>
          <w:sz w:val="24"/>
        </w:rPr>
        <w:t>C</w:t>
      </w:r>
      <w:r>
        <w:rPr>
          <w:sz w:val="24"/>
        </w:rPr>
        <w:t>。</w:t>
      </w:r>
    </w:p>
    <w:p w14:paraId="6D734F81" w14:textId="77777777" w:rsidR="000E7101" w:rsidRDefault="00000000">
      <w:pPr>
        <w:wordWrap w:val="0"/>
        <w:spacing w:line="360" w:lineRule="auto"/>
        <w:jc w:val="center"/>
        <w:rPr>
          <w:sz w:val="24"/>
        </w:rPr>
      </w:pPr>
      <w:r>
        <w:rPr>
          <w:noProof/>
          <w:sz w:val="24"/>
        </w:rPr>
        <w:drawing>
          <wp:inline distT="0" distB="0" distL="0" distR="0" wp14:anchorId="479CE519" wp14:editId="690DB889">
            <wp:extent cx="5323205" cy="1332865"/>
            <wp:effectExtent l="0" t="0" r="0" b="635"/>
            <wp:docPr id="2406534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53413" name="图片 1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5332739" cy="1335538"/>
                    </a:xfrm>
                    <a:prstGeom prst="rect">
                      <a:avLst/>
                    </a:prstGeom>
                    <a:noFill/>
                    <a:ln>
                      <a:noFill/>
                    </a:ln>
                  </pic:spPr>
                </pic:pic>
              </a:graphicData>
            </a:graphic>
          </wp:inline>
        </w:drawing>
      </w:r>
    </w:p>
    <w:p w14:paraId="7BBE0930" w14:textId="23EC5767"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20</w:t>
      </w:r>
      <w:r>
        <w:rPr>
          <w:rFonts w:ascii="Times New Roman" w:hAnsi="Times New Roman"/>
          <w:sz w:val="21"/>
          <w:szCs w:val="21"/>
        </w:rPr>
        <w:fldChar w:fldCharType="end"/>
      </w:r>
      <w:r>
        <w:rPr>
          <w:rFonts w:hint="eastAsia"/>
          <w:sz w:val="21"/>
          <w:szCs w:val="21"/>
        </w:rPr>
        <w:t xml:space="preserve">　巴法云微信消息推送函数</w:t>
      </w:r>
    </w:p>
    <w:p w14:paraId="4473640F" w14:textId="5721F0DD" w:rsidR="000E7101" w:rsidRDefault="00000000">
      <w:pPr>
        <w:wordWrap w:val="0"/>
        <w:spacing w:line="360" w:lineRule="auto"/>
        <w:ind w:firstLineChars="200" w:firstLine="480"/>
        <w:rPr>
          <w:sz w:val="24"/>
        </w:rPr>
      </w:pPr>
      <w:r>
        <w:rPr>
          <w:sz w:val="24"/>
        </w:rPr>
        <w:t>ESP8266</w:t>
      </w:r>
      <w:r>
        <w:rPr>
          <w:sz w:val="24"/>
        </w:rPr>
        <w:t>还会通过心知天气平台获取天气预报，通过调用平台的</w:t>
      </w:r>
      <w:r>
        <w:rPr>
          <w:sz w:val="24"/>
        </w:rPr>
        <w:t>API</w:t>
      </w:r>
      <w:r>
        <w:rPr>
          <w:sz w:val="24"/>
        </w:rPr>
        <w:t>来获取本地的今明两天天气。在</w:t>
      </w:r>
      <w:r>
        <w:rPr>
          <w:rFonts w:hint="eastAsia"/>
          <w:sz w:val="24"/>
        </w:rPr>
        <w:t>ESP</w:t>
      </w:r>
      <w:r>
        <w:rPr>
          <w:sz w:val="24"/>
        </w:rPr>
        <w:t>8266</w:t>
      </w:r>
      <w:r>
        <w:rPr>
          <w:sz w:val="24"/>
        </w:rPr>
        <w:t>中，需要编写</w:t>
      </w:r>
      <w:r>
        <w:rPr>
          <w:sz w:val="24"/>
        </w:rPr>
        <w:t>http</w:t>
      </w:r>
      <w:r>
        <w:rPr>
          <w:sz w:val="24"/>
        </w:rPr>
        <w:t>访问来获取天气数据，系统会返还</w:t>
      </w:r>
      <w:r>
        <w:rPr>
          <w:sz w:val="24"/>
        </w:rPr>
        <w:t>JSON</w:t>
      </w:r>
      <w:r>
        <w:rPr>
          <w:sz w:val="24"/>
        </w:rPr>
        <w:t>数据包，将数据解析就可以获取到天气信息，天气数据获取代码如图</w:t>
      </w:r>
      <w:r>
        <w:rPr>
          <w:sz w:val="24"/>
        </w:rPr>
        <w:fldChar w:fldCharType="begin"/>
      </w:r>
      <w:r>
        <w:rPr>
          <w:sz w:val="24"/>
        </w:rPr>
        <w:instrText xml:space="preserve"> Seq eq \c </w:instrText>
      </w:r>
      <w:r>
        <w:rPr>
          <w:sz w:val="24"/>
        </w:rPr>
        <w:fldChar w:fldCharType="separate"/>
      </w:r>
      <w:r w:rsidR="00340390">
        <w:rPr>
          <w:noProof/>
          <w:sz w:val="24"/>
        </w:rPr>
        <w:t>4</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21</w:t>
      </w:r>
      <w:r>
        <w:rPr>
          <w:sz w:val="24"/>
        </w:rPr>
        <w:fldChar w:fldCharType="end"/>
      </w:r>
      <w:r>
        <w:rPr>
          <w:sz w:val="24"/>
        </w:rPr>
        <w:t>所示，心知天气返还天气数据如图</w:t>
      </w:r>
      <w:r>
        <w:rPr>
          <w:sz w:val="24"/>
        </w:rPr>
        <w:fldChar w:fldCharType="begin"/>
      </w:r>
      <w:r>
        <w:rPr>
          <w:sz w:val="24"/>
        </w:rPr>
        <w:instrText xml:space="preserve"> Seq eq \c </w:instrText>
      </w:r>
      <w:r>
        <w:rPr>
          <w:sz w:val="24"/>
        </w:rPr>
        <w:fldChar w:fldCharType="separate"/>
      </w:r>
      <w:r w:rsidR="00340390">
        <w:rPr>
          <w:noProof/>
          <w:sz w:val="24"/>
        </w:rPr>
        <w:t>4</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22</w:t>
      </w:r>
      <w:r>
        <w:rPr>
          <w:sz w:val="24"/>
        </w:rPr>
        <w:fldChar w:fldCharType="end"/>
      </w:r>
      <w:r>
        <w:rPr>
          <w:sz w:val="24"/>
        </w:rPr>
        <w:t>所示。</w:t>
      </w:r>
    </w:p>
    <w:p w14:paraId="19D26366" w14:textId="77777777" w:rsidR="000E7101" w:rsidRDefault="00000000">
      <w:pPr>
        <w:wordWrap w:val="0"/>
        <w:spacing w:line="360" w:lineRule="auto"/>
        <w:jc w:val="center"/>
        <w:rPr>
          <w:sz w:val="24"/>
        </w:rPr>
      </w:pPr>
      <w:r>
        <w:rPr>
          <w:noProof/>
          <w:sz w:val="24"/>
        </w:rPr>
        <w:drawing>
          <wp:inline distT="0" distB="0" distL="0" distR="0" wp14:anchorId="4E6D5269" wp14:editId="52FF5C89">
            <wp:extent cx="4275455" cy="2686050"/>
            <wp:effectExtent l="0" t="0" r="0" b="0"/>
            <wp:docPr id="17038417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41783" name="图片 13"/>
                    <pic:cNvPicPr>
                      <a:picLocks noChangeAspect="1" noChangeArrowheads="1"/>
                    </pic:cNvPicPr>
                  </pic:nvPicPr>
                  <pic:blipFill>
                    <a:blip r:embed="rId87">
                      <a:extLst>
                        <a:ext uri="{28A0092B-C50C-407E-A947-70E740481C1C}">
                          <a14:useLocalDpi xmlns:a14="http://schemas.microsoft.com/office/drawing/2010/main" val="0"/>
                        </a:ext>
                      </a:extLst>
                    </a:blip>
                    <a:srcRect t="14962"/>
                    <a:stretch>
                      <a:fillRect/>
                    </a:stretch>
                  </pic:blipFill>
                  <pic:spPr>
                    <a:xfrm>
                      <a:off x="0" y="0"/>
                      <a:ext cx="4332149" cy="2721542"/>
                    </a:xfrm>
                    <a:prstGeom prst="rect">
                      <a:avLst/>
                    </a:prstGeom>
                    <a:noFill/>
                    <a:ln>
                      <a:noFill/>
                    </a:ln>
                  </pic:spPr>
                </pic:pic>
              </a:graphicData>
            </a:graphic>
          </wp:inline>
        </w:drawing>
      </w:r>
    </w:p>
    <w:p w14:paraId="373C12A0" w14:textId="7A0349F0"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21</w:t>
      </w:r>
      <w:r>
        <w:rPr>
          <w:rFonts w:ascii="Times New Roman" w:hAnsi="Times New Roman"/>
          <w:sz w:val="21"/>
          <w:szCs w:val="21"/>
        </w:rPr>
        <w:fldChar w:fldCharType="end"/>
      </w:r>
      <w:r>
        <w:rPr>
          <w:rFonts w:hint="eastAsia"/>
          <w:sz w:val="21"/>
          <w:szCs w:val="21"/>
        </w:rPr>
        <w:t xml:space="preserve">　天气数据获取代码</w:t>
      </w:r>
    </w:p>
    <w:p w14:paraId="16A36469" w14:textId="77777777" w:rsidR="000E7101" w:rsidRDefault="00000000">
      <w:pPr>
        <w:wordWrap w:val="0"/>
        <w:spacing w:line="360" w:lineRule="auto"/>
        <w:jc w:val="center"/>
        <w:rPr>
          <w:sz w:val="24"/>
        </w:rPr>
      </w:pPr>
      <w:r>
        <w:rPr>
          <w:noProof/>
          <w:sz w:val="24"/>
        </w:rPr>
        <w:lastRenderedPageBreak/>
        <w:drawing>
          <wp:inline distT="0" distB="0" distL="0" distR="0" wp14:anchorId="298DDE2B" wp14:editId="4290EEC3">
            <wp:extent cx="2819400" cy="3913505"/>
            <wp:effectExtent l="0" t="0" r="0" b="0"/>
            <wp:docPr id="20929636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63641" name="图片 1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2834135" cy="3933797"/>
                    </a:xfrm>
                    <a:prstGeom prst="rect">
                      <a:avLst/>
                    </a:prstGeom>
                    <a:noFill/>
                    <a:ln>
                      <a:noFill/>
                    </a:ln>
                  </pic:spPr>
                </pic:pic>
              </a:graphicData>
            </a:graphic>
          </wp:inline>
        </w:drawing>
      </w:r>
    </w:p>
    <w:p w14:paraId="154FD349" w14:textId="1AF6D81C"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22</w:t>
      </w:r>
      <w:r>
        <w:rPr>
          <w:rFonts w:ascii="Times New Roman" w:hAnsi="Times New Roman"/>
          <w:sz w:val="21"/>
          <w:szCs w:val="21"/>
        </w:rPr>
        <w:fldChar w:fldCharType="end"/>
      </w:r>
      <w:r>
        <w:rPr>
          <w:rFonts w:hint="eastAsia"/>
          <w:sz w:val="21"/>
          <w:szCs w:val="21"/>
        </w:rPr>
        <w:t xml:space="preserve">　心知天气平台返还</w:t>
      </w:r>
      <w:r>
        <w:rPr>
          <w:rFonts w:hint="eastAsia"/>
          <w:sz w:val="21"/>
          <w:szCs w:val="21"/>
        </w:rPr>
        <w:t>JSON</w:t>
      </w:r>
      <w:r>
        <w:rPr>
          <w:rFonts w:hint="eastAsia"/>
          <w:sz w:val="21"/>
          <w:szCs w:val="21"/>
        </w:rPr>
        <w:t>数据</w:t>
      </w:r>
    </w:p>
    <w:p w14:paraId="32694168" w14:textId="6F081EAE" w:rsidR="000E7101" w:rsidRDefault="00000000">
      <w:pPr>
        <w:wordWrap w:val="0"/>
        <w:spacing w:line="360" w:lineRule="auto"/>
        <w:ind w:firstLineChars="200" w:firstLine="480"/>
        <w:rPr>
          <w:sz w:val="24"/>
        </w:rPr>
      </w:pPr>
      <w:r>
        <w:rPr>
          <w:sz w:val="24"/>
        </w:rPr>
        <w:t>串口发送的控制数据如图</w:t>
      </w:r>
      <w:r>
        <w:rPr>
          <w:sz w:val="24"/>
        </w:rPr>
        <w:fldChar w:fldCharType="begin"/>
      </w:r>
      <w:r>
        <w:rPr>
          <w:sz w:val="24"/>
        </w:rPr>
        <w:instrText xml:space="preserve"> Seq eq \c </w:instrText>
      </w:r>
      <w:r>
        <w:rPr>
          <w:sz w:val="24"/>
        </w:rPr>
        <w:fldChar w:fldCharType="separate"/>
      </w:r>
      <w:r w:rsidR="00340390">
        <w:rPr>
          <w:noProof/>
          <w:sz w:val="24"/>
        </w:rPr>
        <w:t>4</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23</w:t>
      </w:r>
      <w:r>
        <w:rPr>
          <w:sz w:val="24"/>
        </w:rPr>
        <w:fldChar w:fldCharType="end"/>
      </w:r>
      <w:r>
        <w:rPr>
          <w:sz w:val="24"/>
        </w:rPr>
        <w:t>所示，编码格式为：</w:t>
      </w:r>
    </w:p>
    <w:p w14:paraId="0AFEFADE" w14:textId="77777777" w:rsidR="000E7101" w:rsidRDefault="00000000">
      <w:pPr>
        <w:wordWrap w:val="0"/>
        <w:spacing w:line="360" w:lineRule="auto"/>
        <w:ind w:firstLineChars="200" w:firstLine="480"/>
        <w:rPr>
          <w:sz w:val="24"/>
        </w:rPr>
      </w:pPr>
      <w:r>
        <w:rPr>
          <w:sz w:val="24"/>
        </w:rPr>
        <w:t>控制</w:t>
      </w:r>
      <w:r>
        <w:rPr>
          <w:sz w:val="24"/>
        </w:rPr>
        <w:t xml:space="preserve"> </w:t>
      </w:r>
      <w:r>
        <w:rPr>
          <w:sz w:val="24"/>
        </w:rPr>
        <w:t>空调</w:t>
      </w:r>
      <w:r>
        <w:rPr>
          <w:sz w:val="24"/>
        </w:rPr>
        <w:t xml:space="preserve"> </w:t>
      </w:r>
      <w:r>
        <w:rPr>
          <w:sz w:val="24"/>
        </w:rPr>
        <w:t>环保</w:t>
      </w:r>
      <w:r>
        <w:rPr>
          <w:sz w:val="24"/>
        </w:rPr>
        <w:t xml:space="preserve"> </w:t>
      </w:r>
      <w:r>
        <w:rPr>
          <w:sz w:val="24"/>
        </w:rPr>
        <w:t>今天天气湿度明天天气湿度</w:t>
      </w:r>
      <w:r>
        <w:rPr>
          <w:sz w:val="24"/>
        </w:rPr>
        <w:t xml:space="preserve"> 1</w:t>
      </w:r>
      <w:r>
        <w:rPr>
          <w:sz w:val="24"/>
        </w:rPr>
        <w:t>风向等级</w:t>
      </w:r>
      <w:r>
        <w:rPr>
          <w:sz w:val="24"/>
        </w:rPr>
        <w:t xml:space="preserve"> 2</w:t>
      </w:r>
      <w:r>
        <w:rPr>
          <w:sz w:val="24"/>
        </w:rPr>
        <w:t>风向等级</w:t>
      </w:r>
      <w:r>
        <w:rPr>
          <w:sz w:val="24"/>
        </w:rPr>
        <w:t xml:space="preserve"> 1</w:t>
      </w:r>
      <w:r>
        <w:rPr>
          <w:sz w:val="24"/>
        </w:rPr>
        <w:t>低温</w:t>
      </w:r>
      <w:r>
        <w:rPr>
          <w:sz w:val="24"/>
        </w:rPr>
        <w:t xml:space="preserve"> 1</w:t>
      </w:r>
      <w:r>
        <w:rPr>
          <w:sz w:val="24"/>
        </w:rPr>
        <w:t>高温</w:t>
      </w:r>
      <w:r>
        <w:rPr>
          <w:sz w:val="24"/>
        </w:rPr>
        <w:t xml:space="preserve"> 2</w:t>
      </w:r>
      <w:r>
        <w:rPr>
          <w:sz w:val="24"/>
        </w:rPr>
        <w:t>低温</w:t>
      </w:r>
      <w:r>
        <w:rPr>
          <w:sz w:val="24"/>
        </w:rPr>
        <w:t xml:space="preserve"> 2</w:t>
      </w:r>
      <w:r>
        <w:rPr>
          <w:sz w:val="24"/>
        </w:rPr>
        <w:t>高温</w:t>
      </w:r>
      <w:r>
        <w:rPr>
          <w:sz w:val="24"/>
        </w:rPr>
        <w:t xml:space="preserve"> Wi-Fi</w:t>
      </w:r>
      <w:r>
        <w:rPr>
          <w:sz w:val="24"/>
        </w:rPr>
        <w:t>状态</w:t>
      </w:r>
      <w:r>
        <w:rPr>
          <w:sz w:val="24"/>
        </w:rPr>
        <w:t xml:space="preserve"> </w:t>
      </w:r>
      <w:r>
        <w:rPr>
          <w:sz w:val="24"/>
        </w:rPr>
        <w:t>点灯</w:t>
      </w:r>
      <w:r>
        <w:rPr>
          <w:rFonts w:hint="eastAsia"/>
          <w:sz w:val="24"/>
        </w:rPr>
        <w:t>连接</w:t>
      </w:r>
      <w:r>
        <w:rPr>
          <w:sz w:val="24"/>
        </w:rPr>
        <w:t>状态</w:t>
      </w:r>
      <w:r>
        <w:rPr>
          <w:sz w:val="24"/>
        </w:rPr>
        <w:t xml:space="preserve"> </w:t>
      </w:r>
      <w:r>
        <w:rPr>
          <w:sz w:val="24"/>
        </w:rPr>
        <w:t>时间。</w:t>
      </w:r>
    </w:p>
    <w:p w14:paraId="72EAC015" w14:textId="77777777" w:rsidR="000E7101" w:rsidRDefault="00000000">
      <w:pPr>
        <w:wordWrap w:val="0"/>
        <w:spacing w:line="360" w:lineRule="auto"/>
        <w:ind w:firstLineChars="200" w:firstLine="480"/>
        <w:rPr>
          <w:sz w:val="24"/>
        </w:rPr>
      </w:pPr>
      <w:r>
        <w:rPr>
          <w:sz w:val="24"/>
        </w:rPr>
        <w:t>控制主要是用于楼宇灯光和开门等，空调是手机端设置的空调温度，环保是发送当前时间，以供自动控制灯光，剩下的为天气情况、温湿度、风速风向等天气数据，常用的天气代码如表</w:t>
      </w:r>
      <w:r>
        <w:rPr>
          <w:rFonts w:hint="eastAsia"/>
          <w:sz w:val="24"/>
        </w:rPr>
        <w:t>4.1</w:t>
      </w:r>
      <w:r>
        <w:rPr>
          <w:sz w:val="24"/>
        </w:rPr>
        <w:t>所示。</w:t>
      </w:r>
      <w:r>
        <w:rPr>
          <w:sz w:val="24"/>
        </w:rPr>
        <w:t>Wi-Fi</w:t>
      </w:r>
      <w:r>
        <w:rPr>
          <w:sz w:val="24"/>
        </w:rPr>
        <w:t>状态提示了当前网络的状态，其中</w:t>
      </w:r>
      <w:r>
        <w:rPr>
          <w:rFonts w:hint="eastAsia"/>
          <w:sz w:val="24"/>
        </w:rPr>
        <w:t>常用的</w:t>
      </w:r>
      <w:r>
        <w:rPr>
          <w:sz w:val="24"/>
        </w:rPr>
        <w:t>0</w:t>
      </w:r>
      <w:r>
        <w:rPr>
          <w:sz w:val="24"/>
        </w:rPr>
        <w:t>代表正在连接，</w:t>
      </w:r>
      <w:r>
        <w:rPr>
          <w:sz w:val="24"/>
        </w:rPr>
        <w:t>3</w:t>
      </w:r>
      <w:r>
        <w:rPr>
          <w:sz w:val="24"/>
        </w:rPr>
        <w:t>代表连接成功，</w:t>
      </w:r>
      <w:r>
        <w:rPr>
          <w:sz w:val="24"/>
        </w:rPr>
        <w:t>4</w:t>
      </w:r>
      <w:r>
        <w:rPr>
          <w:sz w:val="24"/>
        </w:rPr>
        <w:t>代表连接中断等。点灯状态表示了点灯科技的连接状态，</w:t>
      </w:r>
      <w:r>
        <w:rPr>
          <w:sz w:val="24"/>
        </w:rPr>
        <w:t>0</w:t>
      </w:r>
      <w:r>
        <w:rPr>
          <w:sz w:val="24"/>
        </w:rPr>
        <w:t>代表连接失败，</w:t>
      </w:r>
      <w:r>
        <w:rPr>
          <w:sz w:val="24"/>
        </w:rPr>
        <w:t>1</w:t>
      </w:r>
      <w:r>
        <w:rPr>
          <w:sz w:val="24"/>
        </w:rPr>
        <w:t>代表连接成功。所以串口数据</w:t>
      </w:r>
      <w:r>
        <w:rPr>
          <w:rFonts w:hint="eastAsia"/>
          <w:sz w:val="24"/>
        </w:rPr>
        <w:t>表示</w:t>
      </w:r>
      <w:r>
        <w:rPr>
          <w:sz w:val="24"/>
        </w:rPr>
        <w:t>：所有区域灯光关闭，闸机关闭，空调温度</w:t>
      </w:r>
      <w:r>
        <w:rPr>
          <w:sz w:val="24"/>
        </w:rPr>
        <w:t>26℃</w:t>
      </w:r>
      <w:r>
        <w:rPr>
          <w:sz w:val="24"/>
        </w:rPr>
        <w:t>，</w:t>
      </w:r>
      <w:r>
        <w:rPr>
          <w:rFonts w:hint="eastAsia"/>
          <w:sz w:val="24"/>
        </w:rPr>
        <w:t>当前是</w:t>
      </w:r>
      <w:r>
        <w:rPr>
          <w:sz w:val="24"/>
        </w:rPr>
        <w:t>15</w:t>
      </w:r>
      <w:r>
        <w:rPr>
          <w:sz w:val="24"/>
        </w:rPr>
        <w:t>时，今天天气晴，最低气温</w:t>
      </w:r>
      <w:r>
        <w:rPr>
          <w:sz w:val="24"/>
        </w:rPr>
        <w:t>14℃</w:t>
      </w:r>
      <w:r>
        <w:rPr>
          <w:sz w:val="24"/>
        </w:rPr>
        <w:t>，最高气温</w:t>
      </w:r>
      <w:r>
        <w:rPr>
          <w:sz w:val="24"/>
        </w:rPr>
        <w:t>27℃</w:t>
      </w:r>
      <w:r>
        <w:rPr>
          <w:sz w:val="24"/>
        </w:rPr>
        <w:t>，西南风</w:t>
      </w:r>
      <w:r>
        <w:rPr>
          <w:sz w:val="24"/>
        </w:rPr>
        <w:t>2</w:t>
      </w:r>
      <w:r>
        <w:rPr>
          <w:sz w:val="24"/>
        </w:rPr>
        <w:t>级，湿度</w:t>
      </w:r>
      <w:r>
        <w:rPr>
          <w:sz w:val="24"/>
        </w:rPr>
        <w:t>34%</w:t>
      </w:r>
      <w:r>
        <w:rPr>
          <w:sz w:val="24"/>
        </w:rPr>
        <w:t>，明天天气晴，最低气温</w:t>
      </w:r>
      <w:r>
        <w:rPr>
          <w:sz w:val="24"/>
        </w:rPr>
        <w:t>16℃</w:t>
      </w:r>
      <w:r>
        <w:rPr>
          <w:sz w:val="24"/>
        </w:rPr>
        <w:t>，最高气温</w:t>
      </w:r>
      <w:r>
        <w:rPr>
          <w:sz w:val="24"/>
        </w:rPr>
        <w:t>28℃</w:t>
      </w:r>
      <w:r>
        <w:rPr>
          <w:sz w:val="24"/>
        </w:rPr>
        <w:t>，南风</w:t>
      </w:r>
      <w:r>
        <w:rPr>
          <w:sz w:val="24"/>
        </w:rPr>
        <w:t>2</w:t>
      </w:r>
      <w:r>
        <w:rPr>
          <w:sz w:val="24"/>
        </w:rPr>
        <w:t>级，湿度</w:t>
      </w:r>
      <w:r>
        <w:rPr>
          <w:sz w:val="24"/>
        </w:rPr>
        <w:t>49%</w:t>
      </w:r>
      <w:r>
        <w:rPr>
          <w:sz w:val="24"/>
        </w:rPr>
        <w:t>，</w:t>
      </w:r>
      <w:r>
        <w:rPr>
          <w:sz w:val="24"/>
        </w:rPr>
        <w:t>Wi-Fi</w:t>
      </w:r>
      <w:r>
        <w:rPr>
          <w:sz w:val="24"/>
        </w:rPr>
        <w:t>连接成功，点灯科技连接成功，时间是</w:t>
      </w:r>
      <w:r>
        <w:rPr>
          <w:sz w:val="24"/>
        </w:rPr>
        <w:t>2025</w:t>
      </w:r>
      <w:r>
        <w:rPr>
          <w:sz w:val="24"/>
        </w:rPr>
        <w:t>年</w:t>
      </w:r>
      <w:r>
        <w:rPr>
          <w:sz w:val="24"/>
        </w:rPr>
        <w:t>05</w:t>
      </w:r>
      <w:r>
        <w:rPr>
          <w:sz w:val="24"/>
        </w:rPr>
        <w:t>月</w:t>
      </w:r>
      <w:r>
        <w:rPr>
          <w:sz w:val="24"/>
        </w:rPr>
        <w:t>11</w:t>
      </w:r>
      <w:r>
        <w:rPr>
          <w:sz w:val="24"/>
        </w:rPr>
        <w:t>日</w:t>
      </w:r>
      <w:r>
        <w:rPr>
          <w:sz w:val="24"/>
        </w:rPr>
        <w:t>15:37</w:t>
      </w:r>
      <w:r>
        <w:rPr>
          <w:sz w:val="24"/>
        </w:rPr>
        <w:t>。</w:t>
      </w:r>
    </w:p>
    <w:p w14:paraId="32D7D0A1" w14:textId="77777777" w:rsidR="000E7101" w:rsidRDefault="00000000">
      <w:pPr>
        <w:wordWrap w:val="0"/>
        <w:spacing w:line="360" w:lineRule="auto"/>
        <w:jc w:val="center"/>
        <w:rPr>
          <w:sz w:val="24"/>
        </w:rPr>
      </w:pPr>
      <w:r>
        <w:rPr>
          <w:noProof/>
          <w:sz w:val="24"/>
        </w:rPr>
        <w:lastRenderedPageBreak/>
        <w:drawing>
          <wp:inline distT="0" distB="0" distL="0" distR="0" wp14:anchorId="4D249232" wp14:editId="0F095C76">
            <wp:extent cx="5596255" cy="1798955"/>
            <wp:effectExtent l="0" t="0" r="4445" b="0"/>
            <wp:docPr id="63150778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07782" name="图片 1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5679759" cy="1826219"/>
                    </a:xfrm>
                    <a:prstGeom prst="rect">
                      <a:avLst/>
                    </a:prstGeom>
                    <a:noFill/>
                    <a:ln>
                      <a:noFill/>
                    </a:ln>
                  </pic:spPr>
                </pic:pic>
              </a:graphicData>
            </a:graphic>
          </wp:inline>
        </w:drawing>
      </w:r>
    </w:p>
    <w:p w14:paraId="1C6B72A7" w14:textId="1D60F30B"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23</w:t>
      </w:r>
      <w:r>
        <w:rPr>
          <w:rFonts w:ascii="Times New Roman" w:hAnsi="Times New Roman"/>
          <w:sz w:val="21"/>
          <w:szCs w:val="21"/>
        </w:rPr>
        <w:fldChar w:fldCharType="end"/>
      </w:r>
      <w:r>
        <w:rPr>
          <w:rFonts w:hint="eastAsia"/>
          <w:sz w:val="21"/>
          <w:szCs w:val="21"/>
        </w:rPr>
        <w:t xml:space="preserve">　串口发送的控制数据</w:t>
      </w:r>
    </w:p>
    <w:p w14:paraId="611A330E" w14:textId="77777777" w:rsidR="000E7101" w:rsidRDefault="00000000">
      <w:pPr>
        <w:pStyle w:val="afc"/>
        <w:wordWrap w:val="0"/>
        <w:ind w:firstLineChars="0" w:firstLine="0"/>
        <w:jc w:val="center"/>
        <w:rPr>
          <w:rFonts w:ascii="黑体" w:eastAsia="黑体" w:hAnsi="黑体" w:cs="Arial" w:hint="eastAsia"/>
          <w:b/>
          <w:bCs/>
          <w:sz w:val="21"/>
          <w:szCs w:val="21"/>
        </w:rPr>
      </w:pPr>
      <w:r>
        <w:rPr>
          <w:rFonts w:ascii="黑体" w:eastAsia="黑体" w:hAnsi="黑体" w:cs="黑体" w:hint="eastAsia"/>
          <w:b/>
          <w:bCs/>
          <w:sz w:val="21"/>
          <w:szCs w:val="21"/>
        </w:rPr>
        <w:t>表</w:t>
      </w:r>
      <w:r>
        <w:rPr>
          <w:rFonts w:eastAsia="黑体"/>
          <w:b/>
          <w:bCs/>
          <w:sz w:val="21"/>
          <w:szCs w:val="21"/>
        </w:rPr>
        <w:t>4.1</w:t>
      </w:r>
      <w:r>
        <w:rPr>
          <w:rFonts w:hint="eastAsia"/>
          <w:b/>
          <w:bCs/>
          <w:sz w:val="21"/>
          <w:szCs w:val="21"/>
        </w:rPr>
        <w:t xml:space="preserve">　</w:t>
      </w:r>
      <w:r>
        <w:rPr>
          <w:rFonts w:ascii="黑体" w:eastAsia="黑体" w:hAnsi="黑体" w:cs="Arial" w:hint="eastAsia"/>
          <w:b/>
          <w:bCs/>
          <w:sz w:val="21"/>
          <w:szCs w:val="21"/>
        </w:rPr>
        <w:t>常用天气代码的中文显示</w:t>
      </w:r>
    </w:p>
    <w:tbl>
      <w:tblPr>
        <w:tblW w:w="5551" w:type="dxa"/>
        <w:jc w:val="center"/>
        <w:tblLook w:val="04A0" w:firstRow="1" w:lastRow="0" w:firstColumn="1" w:lastColumn="0" w:noHBand="0" w:noVBand="1"/>
      </w:tblPr>
      <w:tblGrid>
        <w:gridCol w:w="1604"/>
        <w:gridCol w:w="3947"/>
      </w:tblGrid>
      <w:tr w:rsidR="000E7101" w14:paraId="3EBE30AC" w14:textId="77777777">
        <w:trPr>
          <w:trHeight w:val="300"/>
          <w:jc w:val="center"/>
        </w:trPr>
        <w:tc>
          <w:tcPr>
            <w:tcW w:w="1604" w:type="dxa"/>
            <w:tcBorders>
              <w:top w:val="single" w:sz="12" w:space="0" w:color="auto"/>
              <w:left w:val="nil"/>
              <w:bottom w:val="single" w:sz="8" w:space="0" w:color="auto"/>
              <w:right w:val="nil"/>
            </w:tcBorders>
            <w:shd w:val="clear" w:color="auto" w:fill="auto"/>
            <w:noWrap/>
            <w:vAlign w:val="center"/>
          </w:tcPr>
          <w:p w14:paraId="45257761"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天气代码</w:t>
            </w:r>
          </w:p>
        </w:tc>
        <w:tc>
          <w:tcPr>
            <w:tcW w:w="3947" w:type="dxa"/>
            <w:tcBorders>
              <w:top w:val="single" w:sz="12" w:space="0" w:color="auto"/>
              <w:left w:val="nil"/>
              <w:bottom w:val="single" w:sz="8" w:space="0" w:color="auto"/>
              <w:right w:val="nil"/>
            </w:tcBorders>
            <w:shd w:val="clear" w:color="auto" w:fill="auto"/>
            <w:noWrap/>
            <w:vAlign w:val="center"/>
          </w:tcPr>
          <w:p w14:paraId="49618F2B"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中文显示</w:t>
            </w:r>
          </w:p>
        </w:tc>
      </w:tr>
      <w:tr w:rsidR="000E7101" w14:paraId="5518FE98" w14:textId="77777777">
        <w:trPr>
          <w:trHeight w:val="270"/>
          <w:jc w:val="center"/>
        </w:trPr>
        <w:tc>
          <w:tcPr>
            <w:tcW w:w="1604" w:type="dxa"/>
            <w:tcBorders>
              <w:top w:val="nil"/>
              <w:left w:val="nil"/>
              <w:bottom w:val="nil"/>
              <w:right w:val="nil"/>
            </w:tcBorders>
            <w:shd w:val="clear" w:color="auto" w:fill="auto"/>
            <w:noWrap/>
            <w:vAlign w:val="center"/>
          </w:tcPr>
          <w:p w14:paraId="215E1E56"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0</w:t>
            </w:r>
          </w:p>
        </w:tc>
        <w:tc>
          <w:tcPr>
            <w:tcW w:w="3947" w:type="dxa"/>
            <w:tcBorders>
              <w:top w:val="nil"/>
              <w:left w:val="nil"/>
              <w:bottom w:val="nil"/>
              <w:right w:val="nil"/>
            </w:tcBorders>
            <w:shd w:val="clear" w:color="auto" w:fill="auto"/>
            <w:noWrap/>
            <w:vAlign w:val="center"/>
          </w:tcPr>
          <w:p w14:paraId="32BE99A4"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晴朗</w:t>
            </w:r>
          </w:p>
        </w:tc>
      </w:tr>
      <w:tr w:rsidR="000E7101" w14:paraId="638AE559" w14:textId="77777777">
        <w:trPr>
          <w:trHeight w:val="270"/>
          <w:jc w:val="center"/>
        </w:trPr>
        <w:tc>
          <w:tcPr>
            <w:tcW w:w="1604" w:type="dxa"/>
            <w:tcBorders>
              <w:top w:val="nil"/>
              <w:left w:val="nil"/>
              <w:bottom w:val="nil"/>
              <w:right w:val="nil"/>
            </w:tcBorders>
            <w:shd w:val="clear" w:color="auto" w:fill="auto"/>
            <w:noWrap/>
            <w:vAlign w:val="center"/>
          </w:tcPr>
          <w:p w14:paraId="3AEBFB24"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4</w:t>
            </w:r>
          </w:p>
        </w:tc>
        <w:tc>
          <w:tcPr>
            <w:tcW w:w="3947" w:type="dxa"/>
            <w:tcBorders>
              <w:top w:val="nil"/>
              <w:left w:val="nil"/>
              <w:bottom w:val="nil"/>
              <w:right w:val="nil"/>
            </w:tcBorders>
            <w:shd w:val="clear" w:color="auto" w:fill="auto"/>
            <w:noWrap/>
            <w:vAlign w:val="center"/>
          </w:tcPr>
          <w:p w14:paraId="0A0E5977"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多云</w:t>
            </w:r>
          </w:p>
        </w:tc>
      </w:tr>
      <w:tr w:rsidR="000E7101" w14:paraId="4DAFECD1" w14:textId="77777777">
        <w:trPr>
          <w:trHeight w:val="270"/>
          <w:jc w:val="center"/>
        </w:trPr>
        <w:tc>
          <w:tcPr>
            <w:tcW w:w="1604" w:type="dxa"/>
            <w:tcBorders>
              <w:top w:val="nil"/>
              <w:left w:val="nil"/>
              <w:bottom w:val="nil"/>
              <w:right w:val="nil"/>
            </w:tcBorders>
            <w:shd w:val="clear" w:color="auto" w:fill="auto"/>
            <w:noWrap/>
            <w:vAlign w:val="center"/>
          </w:tcPr>
          <w:p w14:paraId="628D6D3C"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9</w:t>
            </w:r>
          </w:p>
        </w:tc>
        <w:tc>
          <w:tcPr>
            <w:tcW w:w="3947" w:type="dxa"/>
            <w:tcBorders>
              <w:top w:val="nil"/>
              <w:left w:val="nil"/>
              <w:bottom w:val="nil"/>
              <w:right w:val="nil"/>
            </w:tcBorders>
            <w:shd w:val="clear" w:color="auto" w:fill="auto"/>
            <w:noWrap/>
            <w:vAlign w:val="center"/>
          </w:tcPr>
          <w:p w14:paraId="66A471D5"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阴天</w:t>
            </w:r>
          </w:p>
        </w:tc>
      </w:tr>
      <w:tr w:rsidR="000E7101" w14:paraId="2DD34EAD" w14:textId="77777777">
        <w:trPr>
          <w:trHeight w:val="285"/>
          <w:jc w:val="center"/>
        </w:trPr>
        <w:tc>
          <w:tcPr>
            <w:tcW w:w="1604" w:type="dxa"/>
            <w:tcBorders>
              <w:top w:val="nil"/>
              <w:left w:val="nil"/>
              <w:bottom w:val="single" w:sz="12" w:space="0" w:color="auto"/>
              <w:right w:val="nil"/>
            </w:tcBorders>
            <w:shd w:val="clear" w:color="auto" w:fill="auto"/>
            <w:noWrap/>
            <w:vAlign w:val="center"/>
          </w:tcPr>
          <w:p w14:paraId="711CF21A"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13</w:t>
            </w:r>
          </w:p>
        </w:tc>
        <w:tc>
          <w:tcPr>
            <w:tcW w:w="3947" w:type="dxa"/>
            <w:tcBorders>
              <w:top w:val="nil"/>
              <w:left w:val="nil"/>
              <w:bottom w:val="single" w:sz="12" w:space="0" w:color="auto"/>
              <w:right w:val="nil"/>
            </w:tcBorders>
            <w:shd w:val="clear" w:color="auto" w:fill="auto"/>
            <w:noWrap/>
            <w:vAlign w:val="center"/>
          </w:tcPr>
          <w:p w14:paraId="7E80CA06" w14:textId="77777777" w:rsidR="000E7101" w:rsidRDefault="00000000">
            <w:pPr>
              <w:widowControl/>
              <w:jc w:val="center"/>
              <w:rPr>
                <w:rFonts w:ascii="宋体" w:hAnsi="宋体" w:cs="宋体" w:hint="eastAsia"/>
                <w:color w:val="000000"/>
                <w:kern w:val="0"/>
                <w:szCs w:val="21"/>
              </w:rPr>
            </w:pPr>
            <w:r>
              <w:rPr>
                <w:rFonts w:ascii="宋体" w:hAnsi="宋体" w:cs="宋体" w:hint="eastAsia"/>
                <w:color w:val="000000"/>
                <w:kern w:val="0"/>
                <w:szCs w:val="21"/>
              </w:rPr>
              <w:t>小雨</w:t>
            </w:r>
          </w:p>
        </w:tc>
      </w:tr>
      <w:tr w:rsidR="000E7101" w14:paraId="0FF0F071" w14:textId="77777777">
        <w:trPr>
          <w:trHeight w:val="285"/>
          <w:jc w:val="center"/>
        </w:trPr>
        <w:tc>
          <w:tcPr>
            <w:tcW w:w="1604" w:type="dxa"/>
            <w:tcBorders>
              <w:top w:val="nil"/>
              <w:left w:val="nil"/>
              <w:bottom w:val="nil"/>
              <w:right w:val="nil"/>
            </w:tcBorders>
            <w:shd w:val="clear" w:color="auto" w:fill="auto"/>
            <w:noWrap/>
            <w:vAlign w:val="center"/>
          </w:tcPr>
          <w:p w14:paraId="1E7E1E7D" w14:textId="77777777" w:rsidR="000E7101" w:rsidRDefault="000E7101">
            <w:pPr>
              <w:widowControl/>
              <w:jc w:val="center"/>
              <w:rPr>
                <w:rFonts w:ascii="宋体" w:hAnsi="宋体" w:cs="宋体" w:hint="eastAsia"/>
                <w:color w:val="000000"/>
                <w:kern w:val="0"/>
                <w:sz w:val="22"/>
                <w:szCs w:val="22"/>
              </w:rPr>
            </w:pPr>
          </w:p>
        </w:tc>
        <w:tc>
          <w:tcPr>
            <w:tcW w:w="3947" w:type="dxa"/>
            <w:tcBorders>
              <w:top w:val="nil"/>
              <w:left w:val="nil"/>
              <w:bottom w:val="nil"/>
              <w:right w:val="nil"/>
            </w:tcBorders>
            <w:shd w:val="clear" w:color="auto" w:fill="auto"/>
            <w:noWrap/>
            <w:vAlign w:val="center"/>
          </w:tcPr>
          <w:p w14:paraId="67645A81" w14:textId="77777777" w:rsidR="000E7101" w:rsidRDefault="000E7101">
            <w:pPr>
              <w:widowControl/>
              <w:jc w:val="left"/>
              <w:rPr>
                <w:rFonts w:eastAsia="Times New Roman"/>
                <w:kern w:val="0"/>
                <w:sz w:val="20"/>
                <w:szCs w:val="20"/>
              </w:rPr>
            </w:pPr>
          </w:p>
        </w:tc>
      </w:tr>
    </w:tbl>
    <w:p w14:paraId="2944CFE8" w14:textId="77777777" w:rsidR="000E7101" w:rsidRDefault="00000000">
      <w:pPr>
        <w:wordWrap w:val="0"/>
        <w:spacing w:beforeLines="50" w:before="156" w:afterLines="50" w:after="156" w:line="360" w:lineRule="auto"/>
        <w:outlineLvl w:val="1"/>
        <w:rPr>
          <w:rFonts w:eastAsia="黑体"/>
          <w:sz w:val="24"/>
        </w:rPr>
      </w:pPr>
      <w:bookmarkStart w:id="111" w:name="_Toc199448583"/>
      <w:r>
        <w:rPr>
          <w:rFonts w:eastAsia="黑体" w:hint="eastAsia"/>
          <w:sz w:val="28"/>
          <w:szCs w:val="28"/>
        </w:rPr>
        <w:t>4.7</w:t>
      </w:r>
      <w:r>
        <w:rPr>
          <w:rFonts w:eastAsia="黑体" w:hint="eastAsia"/>
          <w:sz w:val="28"/>
          <w:szCs w:val="28"/>
        </w:rPr>
        <w:t xml:space="preserve">　</w:t>
      </w:r>
      <w:r>
        <w:rPr>
          <w:rFonts w:eastAsia="黑体" w:hint="eastAsia"/>
          <w:sz w:val="28"/>
          <w:szCs w:val="28"/>
        </w:rPr>
        <w:t>AIR780E</w:t>
      </w:r>
      <w:r>
        <w:rPr>
          <w:rFonts w:eastAsia="黑体" w:hint="eastAsia"/>
          <w:sz w:val="28"/>
          <w:szCs w:val="28"/>
        </w:rPr>
        <w:t>模块工作原理介绍</w:t>
      </w:r>
      <w:bookmarkEnd w:id="111"/>
    </w:p>
    <w:p w14:paraId="4FE8BB3E" w14:textId="7AC5EEF0" w:rsidR="000E7101" w:rsidRDefault="00000000">
      <w:pPr>
        <w:wordWrap w:val="0"/>
        <w:spacing w:line="360" w:lineRule="auto"/>
        <w:ind w:firstLineChars="200" w:firstLine="480"/>
        <w:rPr>
          <w:rFonts w:eastAsiaTheme="minorEastAsia"/>
          <w:sz w:val="24"/>
        </w:rPr>
      </w:pPr>
      <w:r>
        <w:rPr>
          <w:sz w:val="24"/>
        </w:rPr>
        <w:t>AIR780E</w:t>
      </w:r>
      <w:r>
        <w:rPr>
          <w:sz w:val="24"/>
        </w:rPr>
        <w:t>采用</w:t>
      </w:r>
      <w:r>
        <w:rPr>
          <w:sz w:val="24"/>
        </w:rPr>
        <w:t>lua</w:t>
      </w:r>
      <w:r>
        <w:rPr>
          <w:sz w:val="24"/>
        </w:rPr>
        <w:t>语言编程，通过接收串口数据来实现发送短信，部分代码如图</w:t>
      </w:r>
      <w:r>
        <w:rPr>
          <w:sz w:val="24"/>
        </w:rPr>
        <w:fldChar w:fldCharType="begin"/>
      </w:r>
      <w:r>
        <w:rPr>
          <w:sz w:val="24"/>
        </w:rPr>
        <w:instrText xml:space="preserve"> Seq eq \c </w:instrText>
      </w:r>
      <w:r>
        <w:rPr>
          <w:sz w:val="24"/>
        </w:rPr>
        <w:fldChar w:fldCharType="separate"/>
      </w:r>
      <w:r w:rsidR="00340390">
        <w:rPr>
          <w:noProof/>
          <w:sz w:val="24"/>
        </w:rPr>
        <w:t>4</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24</w:t>
      </w:r>
      <w:r>
        <w:rPr>
          <w:sz w:val="24"/>
        </w:rPr>
        <w:fldChar w:fldCharType="end"/>
      </w:r>
      <w:r>
        <w:rPr>
          <w:sz w:val="24"/>
        </w:rPr>
        <w:t>所示</w:t>
      </w:r>
      <w:r>
        <w:rPr>
          <w:rFonts w:hint="eastAsia"/>
          <w:sz w:val="24"/>
        </w:rPr>
        <w:t>。</w:t>
      </w:r>
    </w:p>
    <w:p w14:paraId="2E6409B3" w14:textId="77777777" w:rsidR="000E7101" w:rsidRDefault="00000000">
      <w:pPr>
        <w:wordWrap w:val="0"/>
        <w:spacing w:line="360" w:lineRule="auto"/>
        <w:jc w:val="center"/>
        <w:rPr>
          <w:sz w:val="24"/>
        </w:rPr>
      </w:pPr>
      <w:r>
        <w:rPr>
          <w:noProof/>
          <w:sz w:val="24"/>
        </w:rPr>
        <w:drawing>
          <wp:inline distT="0" distB="0" distL="0" distR="0" wp14:anchorId="752CDB9A" wp14:editId="54F1A0C0">
            <wp:extent cx="5749925" cy="2231390"/>
            <wp:effectExtent l="0" t="0" r="3175" b="0"/>
            <wp:docPr id="120671116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11162" name="图片 1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5749925" cy="2231390"/>
                    </a:xfrm>
                    <a:prstGeom prst="rect">
                      <a:avLst/>
                    </a:prstGeom>
                    <a:noFill/>
                    <a:ln>
                      <a:noFill/>
                    </a:ln>
                  </pic:spPr>
                </pic:pic>
              </a:graphicData>
            </a:graphic>
          </wp:inline>
        </w:drawing>
      </w:r>
    </w:p>
    <w:p w14:paraId="4ED4D924" w14:textId="350237D1"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24</w:t>
      </w:r>
      <w:r>
        <w:rPr>
          <w:rFonts w:ascii="Times New Roman" w:hAnsi="Times New Roman"/>
          <w:sz w:val="21"/>
          <w:szCs w:val="21"/>
        </w:rPr>
        <w:fldChar w:fldCharType="end"/>
      </w:r>
      <w:r>
        <w:rPr>
          <w:rFonts w:hint="eastAsia"/>
          <w:sz w:val="21"/>
          <w:szCs w:val="21"/>
        </w:rPr>
        <w:t xml:space="preserve">　</w:t>
      </w:r>
      <w:r>
        <w:rPr>
          <w:rFonts w:hint="eastAsia"/>
          <w:sz w:val="21"/>
          <w:szCs w:val="21"/>
        </w:rPr>
        <w:t>AIR780E</w:t>
      </w:r>
      <w:r>
        <w:rPr>
          <w:rFonts w:hint="eastAsia"/>
          <w:sz w:val="21"/>
          <w:szCs w:val="21"/>
        </w:rPr>
        <w:t>发短信代码</w:t>
      </w:r>
    </w:p>
    <w:p w14:paraId="569B0DFF" w14:textId="77777777" w:rsidR="000E7101" w:rsidRDefault="00000000">
      <w:pPr>
        <w:wordWrap w:val="0"/>
        <w:spacing w:line="360" w:lineRule="auto"/>
        <w:ind w:firstLineChars="200" w:firstLine="480"/>
        <w:rPr>
          <w:sz w:val="24"/>
        </w:rPr>
      </w:pPr>
      <w:r>
        <w:rPr>
          <w:rFonts w:hint="eastAsia"/>
          <w:sz w:val="24"/>
        </w:rPr>
        <w:t>该</w:t>
      </w:r>
      <w:r>
        <w:rPr>
          <w:sz w:val="24"/>
        </w:rPr>
        <w:t>代码通过配置</w:t>
      </w:r>
      <w:r>
        <w:rPr>
          <w:sz w:val="24"/>
        </w:rPr>
        <w:t xml:space="preserve"> GPIO </w:t>
      </w:r>
      <w:r>
        <w:rPr>
          <w:sz w:val="24"/>
        </w:rPr>
        <w:t>引脚</w:t>
      </w:r>
      <w:r>
        <w:rPr>
          <w:sz w:val="24"/>
        </w:rPr>
        <w:t xml:space="preserve"> 1 </w:t>
      </w:r>
      <w:r>
        <w:rPr>
          <w:sz w:val="24"/>
        </w:rPr>
        <w:t>为中断模式，并设置为下降沿触发（通常表示按钮按下）且开启内部上拉电阻。当该引脚检测到电平由高变低的信号时，会执行一个回调函数。此回调函数首先记录一条关于按钮被按下的日志信息，然后调用</w:t>
      </w:r>
      <w:r>
        <w:rPr>
          <w:sz w:val="24"/>
        </w:rPr>
        <w:t> sms.send </w:t>
      </w:r>
      <w:r>
        <w:rPr>
          <w:sz w:val="24"/>
        </w:rPr>
        <w:t>函数，</w:t>
      </w:r>
      <w:r>
        <w:rPr>
          <w:sz w:val="24"/>
        </w:rPr>
        <w:lastRenderedPageBreak/>
        <w:t>向手机号码</w:t>
      </w:r>
      <w:r>
        <w:rPr>
          <w:sz w:val="24"/>
        </w:rPr>
        <w:t xml:space="preserve"> "15840252139" </w:t>
      </w:r>
      <w:r>
        <w:rPr>
          <w:sz w:val="24"/>
        </w:rPr>
        <w:t>发送一条包含火警警报内容的短信。</w:t>
      </w:r>
    </w:p>
    <w:p w14:paraId="1574DA43" w14:textId="77777777" w:rsidR="000E7101" w:rsidRDefault="00000000">
      <w:pPr>
        <w:wordWrap w:val="0"/>
        <w:spacing w:line="360" w:lineRule="auto"/>
        <w:ind w:firstLineChars="200" w:firstLine="480"/>
        <w:rPr>
          <w:sz w:val="24"/>
        </w:rPr>
      </w:pPr>
      <w:r>
        <w:rPr>
          <w:rFonts w:hint="eastAsia"/>
          <w:sz w:val="24"/>
        </w:rPr>
        <w:t>在该系统中，低电平是通过</w:t>
      </w:r>
      <w:r>
        <w:rPr>
          <w:rFonts w:hint="eastAsia"/>
          <w:sz w:val="24"/>
        </w:rPr>
        <w:t>ESP8266</w:t>
      </w:r>
      <w:r>
        <w:rPr>
          <w:rFonts w:hint="eastAsia"/>
          <w:sz w:val="24"/>
        </w:rPr>
        <w:t>给与，需要在</w:t>
      </w:r>
      <w:r>
        <w:rPr>
          <w:rFonts w:hint="eastAsia"/>
          <w:sz w:val="24"/>
        </w:rPr>
        <w:t>ESP8266</w:t>
      </w:r>
      <w:r>
        <w:rPr>
          <w:rFonts w:hint="eastAsia"/>
          <w:sz w:val="24"/>
        </w:rPr>
        <w:t>与</w:t>
      </w:r>
      <w:r>
        <w:rPr>
          <w:rFonts w:hint="eastAsia"/>
          <w:sz w:val="24"/>
        </w:rPr>
        <w:t>AIR780E</w:t>
      </w:r>
      <w:r>
        <w:rPr>
          <w:rFonts w:hint="eastAsia"/>
          <w:sz w:val="24"/>
        </w:rPr>
        <w:t>的</w:t>
      </w:r>
      <w:r>
        <w:rPr>
          <w:rFonts w:hint="eastAsia"/>
          <w:sz w:val="24"/>
        </w:rPr>
        <w:t>GPIO</w:t>
      </w:r>
      <w:r>
        <w:rPr>
          <w:rFonts w:hint="eastAsia"/>
          <w:sz w:val="24"/>
        </w:rPr>
        <w:t>之间接入一个</w:t>
      </w:r>
      <w:r>
        <w:rPr>
          <w:rFonts w:hint="eastAsia"/>
          <w:sz w:val="24"/>
        </w:rPr>
        <w:t>10K</w:t>
      </w:r>
      <w:r>
        <w:rPr>
          <w:rFonts w:hint="eastAsia"/>
          <w:sz w:val="24"/>
        </w:rPr>
        <w:t>的上拉电阻，实现稳定的高电平效果，防止引脚电平漂移，避免误报和无反应。</w:t>
      </w:r>
    </w:p>
    <w:p w14:paraId="3EE60206" w14:textId="365CE6A7" w:rsidR="000E7101" w:rsidRDefault="00000000">
      <w:pPr>
        <w:pageBreakBefore/>
        <w:wordWrap w:val="0"/>
        <w:spacing w:beforeLines="50" w:before="156" w:afterLines="50" w:after="156" w:line="360" w:lineRule="auto"/>
        <w:outlineLvl w:val="0"/>
        <w:rPr>
          <w:rFonts w:eastAsia="黑体"/>
          <w:sz w:val="32"/>
          <w:szCs w:val="32"/>
        </w:rPr>
      </w:pPr>
      <w:bookmarkStart w:id="112" w:name="_Toc199448584"/>
      <w:r>
        <w:rPr>
          <w:rFonts w:eastAsia="黑体" w:hint="eastAsia"/>
          <w:sz w:val="32"/>
          <w:szCs w:val="32"/>
        </w:rPr>
        <w:lastRenderedPageBreak/>
        <w:t>5</w:t>
      </w:r>
      <w:bookmarkEnd w:id="106"/>
      <w:r>
        <w:rPr>
          <w:rFonts w:eastAsia="黑体" w:hint="eastAsia"/>
          <w:sz w:val="32"/>
          <w:szCs w:val="32"/>
        </w:rPr>
        <w:t xml:space="preserve">　系统实现与调试</w:t>
      </w:r>
      <w:bookmarkEnd w:id="112"/>
      <w:r>
        <w:rPr>
          <w:rFonts w:eastAsia="黑体"/>
          <w:sz w:val="32"/>
          <w:szCs w:val="32"/>
        </w:rPr>
        <w:fldChar w:fldCharType="begin"/>
      </w:r>
      <w:r>
        <w:rPr>
          <w:rFonts w:eastAsia="黑体"/>
          <w:sz w:val="32"/>
          <w:szCs w:val="32"/>
        </w:rPr>
        <w:instrText xml:space="preserve"> </w:instrText>
      </w:r>
      <w:r>
        <w:rPr>
          <w:rFonts w:eastAsia="黑体" w:hint="eastAsia"/>
          <w:sz w:val="32"/>
          <w:szCs w:val="32"/>
        </w:rPr>
        <w:instrText xml:space="preserve">SEQ eq \h </w:instrText>
      </w:r>
      <w:r>
        <w:rPr>
          <w:rFonts w:eastAsia="黑体"/>
          <w:sz w:val="32"/>
          <w:szCs w:val="32"/>
        </w:rPr>
        <w:fldChar w:fldCharType="end"/>
      </w:r>
      <w:r>
        <w:rPr>
          <w:rFonts w:eastAsia="黑体"/>
          <w:sz w:val="32"/>
          <w:szCs w:val="32"/>
        </w:rPr>
        <w:fldChar w:fldCharType="begin"/>
      </w:r>
      <w:r>
        <w:rPr>
          <w:rFonts w:eastAsia="黑体"/>
          <w:sz w:val="32"/>
          <w:szCs w:val="32"/>
        </w:rPr>
        <w:instrText xml:space="preserve"> Seq list \r \h </w:instrText>
      </w:r>
      <w:r>
        <w:rPr>
          <w:rFonts w:eastAsia="黑体"/>
          <w:sz w:val="32"/>
          <w:szCs w:val="32"/>
        </w:rPr>
        <w:fldChar w:fldCharType="end"/>
      </w:r>
      <w:r>
        <w:rPr>
          <w:rFonts w:eastAsia="黑体"/>
          <w:sz w:val="32"/>
          <w:szCs w:val="32"/>
        </w:rPr>
        <w:fldChar w:fldCharType="begin"/>
      </w:r>
      <w:r>
        <w:rPr>
          <w:rFonts w:eastAsia="黑体"/>
          <w:sz w:val="32"/>
          <w:szCs w:val="32"/>
        </w:rPr>
        <w:instrText xml:space="preserve"> Seq </w:instrText>
      </w:r>
      <w:r>
        <w:rPr>
          <w:rFonts w:eastAsia="黑体" w:hint="eastAsia"/>
          <w:sz w:val="32"/>
          <w:szCs w:val="32"/>
        </w:rPr>
        <w:instrText xml:space="preserve">txt </w:instrText>
      </w:r>
      <w:r>
        <w:rPr>
          <w:rFonts w:eastAsia="黑体"/>
          <w:sz w:val="32"/>
          <w:szCs w:val="32"/>
        </w:rPr>
        <w:instrText xml:space="preserve">\r \h </w:instrText>
      </w:r>
      <w:r>
        <w:rPr>
          <w:rFonts w:eastAsia="黑体"/>
          <w:sz w:val="32"/>
          <w:szCs w:val="32"/>
        </w:rPr>
        <w:fldChar w:fldCharType="end"/>
      </w:r>
    </w:p>
    <w:p w14:paraId="18E8772D" w14:textId="77777777" w:rsidR="000E7101" w:rsidRDefault="00000000">
      <w:pPr>
        <w:wordWrap w:val="0"/>
        <w:spacing w:beforeLines="50" w:before="156" w:afterLines="50" w:after="156" w:line="360" w:lineRule="auto"/>
        <w:outlineLvl w:val="1"/>
        <w:rPr>
          <w:rFonts w:eastAsia="黑体"/>
          <w:sz w:val="24"/>
        </w:rPr>
      </w:pPr>
      <w:bookmarkStart w:id="113" w:name="_Toc71660338"/>
      <w:bookmarkStart w:id="114" w:name="_Toc199448585"/>
      <w:r>
        <w:rPr>
          <w:rFonts w:eastAsia="黑体" w:hint="eastAsia"/>
          <w:sz w:val="28"/>
          <w:szCs w:val="28"/>
        </w:rPr>
        <w:t>5.1</w:t>
      </w:r>
      <w:bookmarkEnd w:id="113"/>
      <w:r>
        <w:rPr>
          <w:rFonts w:eastAsia="黑体" w:hint="eastAsia"/>
          <w:sz w:val="28"/>
          <w:szCs w:val="28"/>
        </w:rPr>
        <w:t xml:space="preserve">　系统功能设计</w:t>
      </w:r>
      <w:bookmarkEnd w:id="114"/>
    </w:p>
    <w:p w14:paraId="2930A868" w14:textId="19AA4007" w:rsidR="000E7101" w:rsidRDefault="00000000">
      <w:pPr>
        <w:wordWrap w:val="0"/>
        <w:spacing w:line="360" w:lineRule="auto"/>
        <w:ind w:firstLineChars="200" w:firstLine="480"/>
        <w:rPr>
          <w:sz w:val="24"/>
        </w:rPr>
      </w:pPr>
      <w:r>
        <w:rPr>
          <w:rFonts w:hint="eastAsia"/>
          <w:sz w:val="24"/>
        </w:rPr>
        <w:t>本系统通过亚克力板搭建的实物来模拟楼宇内通道和房间的情况，在楼宇对应区域上部粘贴烟雾和火焰传感器并安装喷淋喷头用于检测火灾。同时划分出了两个区域用来放置消防水泵控制器和主控板等。</w:t>
      </w:r>
      <w:bookmarkStart w:id="115" w:name="_Hlk198499447"/>
      <w:r>
        <w:rPr>
          <w:rFonts w:hint="eastAsia"/>
          <w:sz w:val="24"/>
        </w:rPr>
        <w:t>楼宇部分实物图</w:t>
      </w:r>
      <w:bookmarkEnd w:id="115"/>
      <w:r>
        <w:rPr>
          <w:rFonts w:hint="eastAsia"/>
          <w:sz w:val="24"/>
        </w:rPr>
        <w:t>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1</w:t>
      </w:r>
      <w:r>
        <w:rPr>
          <w:sz w:val="24"/>
        </w:rPr>
        <w:fldChar w:fldCharType="end"/>
      </w:r>
      <w:r>
        <w:rPr>
          <w:rFonts w:hint="eastAsia"/>
          <w:sz w:val="24"/>
        </w:rPr>
        <w:t>所示。</w:t>
      </w:r>
      <w:bookmarkStart w:id="116" w:name="_Hlk198499556"/>
      <w:r>
        <w:rPr>
          <w:rFonts w:hint="eastAsia"/>
          <w:sz w:val="24"/>
        </w:rPr>
        <w:t>控制器部分</w:t>
      </w:r>
      <w:bookmarkEnd w:id="116"/>
      <w:r>
        <w:rPr>
          <w:rFonts w:hint="eastAsia"/>
          <w:sz w:val="24"/>
        </w:rPr>
        <w:t>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2</w:t>
      </w:r>
      <w:r>
        <w:rPr>
          <w:sz w:val="24"/>
        </w:rPr>
        <w:fldChar w:fldCharType="end"/>
      </w:r>
      <w:r>
        <w:rPr>
          <w:rFonts w:hint="eastAsia"/>
          <w:sz w:val="24"/>
        </w:rPr>
        <w:t>所示。</w:t>
      </w:r>
      <w:bookmarkStart w:id="117" w:name="_Hlk198499469"/>
      <w:r>
        <w:rPr>
          <w:rFonts w:hint="eastAsia"/>
          <w:sz w:val="24"/>
        </w:rPr>
        <w:t>水泵和电磁阀部分</w:t>
      </w:r>
      <w:bookmarkEnd w:id="117"/>
      <w:r>
        <w:rPr>
          <w:rFonts w:hint="eastAsia"/>
          <w:sz w:val="24"/>
        </w:rPr>
        <w:t>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3</w:t>
      </w:r>
      <w:r>
        <w:rPr>
          <w:sz w:val="24"/>
        </w:rPr>
        <w:fldChar w:fldCharType="end"/>
      </w:r>
      <w:r>
        <w:rPr>
          <w:rFonts w:hint="eastAsia"/>
          <w:sz w:val="24"/>
        </w:rPr>
        <w:t>所示。</w:t>
      </w:r>
    </w:p>
    <w:p w14:paraId="4AB953F4" w14:textId="77777777" w:rsidR="000E7101" w:rsidRDefault="00000000">
      <w:pPr>
        <w:pStyle w:val="a5"/>
        <w:wordWrap w:val="0"/>
        <w:spacing w:line="360" w:lineRule="auto"/>
        <w:jc w:val="center"/>
        <w:rPr>
          <w:sz w:val="21"/>
          <w:szCs w:val="21"/>
        </w:rPr>
      </w:pPr>
      <w:r>
        <w:rPr>
          <w:noProof/>
          <w:sz w:val="21"/>
          <w:szCs w:val="21"/>
        </w:rPr>
        <w:drawing>
          <wp:inline distT="0" distB="0" distL="0" distR="0" wp14:anchorId="54B0BEB0" wp14:editId="1B905715">
            <wp:extent cx="5066665" cy="3800475"/>
            <wp:effectExtent l="0" t="0" r="635" b="9525"/>
            <wp:docPr id="16007626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62675" name="图片 7"/>
                    <pic:cNvPicPr>
                      <a:picLocks noChangeAspect="1" noChangeArrowheads="1"/>
                    </pic:cNvPicPr>
                  </pic:nvPicPr>
                  <pic:blipFill>
                    <a:blip r:embed="rId91" cstate="hqprint">
                      <a:extLst>
                        <a:ext uri="{28A0092B-C50C-407E-A947-70E740481C1C}">
                          <a14:useLocalDpi xmlns:a14="http://schemas.microsoft.com/office/drawing/2010/main" val="0"/>
                        </a:ext>
                      </a:extLst>
                    </a:blip>
                    <a:srcRect/>
                    <a:stretch>
                      <a:fillRect/>
                    </a:stretch>
                  </pic:blipFill>
                  <pic:spPr>
                    <a:xfrm>
                      <a:off x="0" y="0"/>
                      <a:ext cx="5095318" cy="3822050"/>
                    </a:xfrm>
                    <a:prstGeom prst="rect">
                      <a:avLst/>
                    </a:prstGeom>
                    <a:noFill/>
                    <a:ln>
                      <a:noFill/>
                    </a:ln>
                  </pic:spPr>
                </pic:pic>
              </a:graphicData>
            </a:graphic>
          </wp:inline>
        </w:drawing>
      </w:r>
    </w:p>
    <w:p w14:paraId="42D69DFE" w14:textId="4C5877A7" w:rsidR="000E7101" w:rsidRDefault="00000000">
      <w:pPr>
        <w:pStyle w:val="a5"/>
        <w:wordWrap w:val="0"/>
        <w:spacing w:line="360" w:lineRule="auto"/>
        <w:jc w:val="center"/>
        <w:rPr>
          <w:sz w:val="24"/>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w:t>
      </w:r>
      <w:r>
        <w:rPr>
          <w:rFonts w:ascii="Times New Roman" w:hAnsi="Times New Roman"/>
          <w:sz w:val="21"/>
          <w:szCs w:val="21"/>
        </w:rPr>
        <w:fldChar w:fldCharType="end"/>
      </w:r>
      <w:r>
        <w:rPr>
          <w:rFonts w:ascii="Times New Roman" w:hAnsi="Times New Roman" w:hint="eastAsia"/>
          <w:sz w:val="21"/>
          <w:szCs w:val="21"/>
        </w:rPr>
        <w:t xml:space="preserve">　楼宇部分实物图</w:t>
      </w:r>
    </w:p>
    <w:p w14:paraId="3E77F7C2" w14:textId="77777777" w:rsidR="000E7101" w:rsidRDefault="00000000">
      <w:pPr>
        <w:pStyle w:val="a5"/>
        <w:wordWrap w:val="0"/>
        <w:spacing w:line="360" w:lineRule="auto"/>
        <w:jc w:val="center"/>
        <w:rPr>
          <w:sz w:val="21"/>
          <w:szCs w:val="21"/>
        </w:rPr>
      </w:pPr>
      <w:r>
        <w:rPr>
          <w:noProof/>
          <w:sz w:val="21"/>
          <w:szCs w:val="21"/>
        </w:rPr>
        <w:lastRenderedPageBreak/>
        <w:drawing>
          <wp:inline distT="0" distB="0" distL="0" distR="0" wp14:anchorId="0B697EBF" wp14:editId="69302F1D">
            <wp:extent cx="4667250" cy="3498215"/>
            <wp:effectExtent l="0" t="0" r="0" b="6985"/>
            <wp:docPr id="6891687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68742" name="图片 7"/>
                    <pic:cNvPicPr>
                      <a:picLocks noChangeAspect="1" noChangeArrowheads="1"/>
                    </pic:cNvPicPr>
                  </pic:nvPicPr>
                  <pic:blipFill>
                    <a:blip r:embed="rId92" cstate="hqprint">
                      <a:extLst>
                        <a:ext uri="{28A0092B-C50C-407E-A947-70E740481C1C}">
                          <a14:useLocalDpi xmlns:a14="http://schemas.microsoft.com/office/drawing/2010/main" val="0"/>
                        </a:ext>
                      </a:extLst>
                    </a:blip>
                    <a:srcRect/>
                    <a:stretch>
                      <a:fillRect/>
                    </a:stretch>
                  </pic:blipFill>
                  <pic:spPr>
                    <a:xfrm>
                      <a:off x="0" y="0"/>
                      <a:ext cx="4681205" cy="3508839"/>
                    </a:xfrm>
                    <a:prstGeom prst="rect">
                      <a:avLst/>
                    </a:prstGeom>
                    <a:noFill/>
                    <a:ln>
                      <a:noFill/>
                    </a:ln>
                  </pic:spPr>
                </pic:pic>
              </a:graphicData>
            </a:graphic>
          </wp:inline>
        </w:drawing>
      </w:r>
    </w:p>
    <w:p w14:paraId="1B68A931" w14:textId="46E4632F" w:rsidR="000E7101" w:rsidRDefault="00000000">
      <w:pPr>
        <w:pStyle w:val="a5"/>
        <w:wordWrap w:val="0"/>
        <w:spacing w:line="360" w:lineRule="auto"/>
        <w:jc w:val="center"/>
        <w:rPr>
          <w:sz w:val="24"/>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w:t>
      </w:r>
      <w:r>
        <w:rPr>
          <w:rFonts w:ascii="Times New Roman" w:hAnsi="Times New Roman"/>
          <w:sz w:val="21"/>
          <w:szCs w:val="21"/>
        </w:rPr>
        <w:fldChar w:fldCharType="end"/>
      </w:r>
      <w:r>
        <w:rPr>
          <w:rFonts w:ascii="Times New Roman" w:hAnsi="Times New Roman" w:hint="eastAsia"/>
          <w:sz w:val="21"/>
          <w:szCs w:val="21"/>
        </w:rPr>
        <w:t xml:space="preserve">　控制器部分实物</w:t>
      </w:r>
      <w:r>
        <w:rPr>
          <w:rFonts w:hint="eastAsia"/>
          <w:sz w:val="21"/>
          <w:szCs w:val="21"/>
        </w:rPr>
        <w:t>图</w:t>
      </w:r>
    </w:p>
    <w:p w14:paraId="192F7CDE" w14:textId="77777777" w:rsidR="000E7101" w:rsidRDefault="00000000">
      <w:pPr>
        <w:pStyle w:val="a5"/>
        <w:wordWrap w:val="0"/>
        <w:spacing w:line="360" w:lineRule="auto"/>
        <w:jc w:val="center"/>
        <w:rPr>
          <w:sz w:val="21"/>
          <w:szCs w:val="21"/>
        </w:rPr>
      </w:pPr>
      <w:r>
        <w:rPr>
          <w:noProof/>
          <w:sz w:val="21"/>
          <w:szCs w:val="21"/>
        </w:rPr>
        <w:drawing>
          <wp:inline distT="0" distB="0" distL="0" distR="0" wp14:anchorId="788C618B" wp14:editId="3C8714EC">
            <wp:extent cx="4802505" cy="3599815"/>
            <wp:effectExtent l="0" t="0" r="0" b="635"/>
            <wp:docPr id="18006659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65931" name="图片 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4809216" cy="3604791"/>
                    </a:xfrm>
                    <a:prstGeom prst="rect">
                      <a:avLst/>
                    </a:prstGeom>
                    <a:noFill/>
                    <a:ln>
                      <a:noFill/>
                    </a:ln>
                  </pic:spPr>
                </pic:pic>
              </a:graphicData>
            </a:graphic>
          </wp:inline>
        </w:drawing>
      </w:r>
    </w:p>
    <w:p w14:paraId="4DD60FBD" w14:textId="0337BBAC"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 xml:space="preserve">　水泵和电磁阀部分实物</w:t>
      </w:r>
      <w:r>
        <w:rPr>
          <w:rFonts w:hint="eastAsia"/>
          <w:sz w:val="21"/>
          <w:szCs w:val="21"/>
        </w:rPr>
        <w:t>图</w:t>
      </w:r>
    </w:p>
    <w:p w14:paraId="28269D41" w14:textId="23D8200C" w:rsidR="000E7101" w:rsidRDefault="00000000">
      <w:pPr>
        <w:wordWrap w:val="0"/>
        <w:spacing w:line="360" w:lineRule="auto"/>
        <w:ind w:firstLineChars="200" w:firstLine="480"/>
        <w:rPr>
          <w:sz w:val="24"/>
        </w:rPr>
      </w:pPr>
      <w:r>
        <w:rPr>
          <w:rFonts w:hint="eastAsia"/>
          <w:sz w:val="24"/>
        </w:rPr>
        <w:t>在调试实物之前，我还设计了一个测试板子，他能通过简单的按钮和</w:t>
      </w:r>
      <w:r>
        <w:rPr>
          <w:rFonts w:hint="eastAsia"/>
          <w:sz w:val="24"/>
        </w:rPr>
        <w:t>LED</w:t>
      </w:r>
      <w:r>
        <w:rPr>
          <w:rFonts w:hint="eastAsia"/>
          <w:sz w:val="24"/>
        </w:rPr>
        <w:t>来简单实现楼宇核心部分的火警检测、消防系统状态以及云端通讯等功能，测试板子如图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4</w:t>
      </w:r>
      <w:r>
        <w:rPr>
          <w:sz w:val="24"/>
        </w:rPr>
        <w:lastRenderedPageBreak/>
        <w:fldChar w:fldCharType="end"/>
      </w:r>
      <w:r>
        <w:rPr>
          <w:rFonts w:hint="eastAsia"/>
          <w:sz w:val="24"/>
        </w:rPr>
        <w:t>所示。</w:t>
      </w:r>
    </w:p>
    <w:p w14:paraId="6C6B870D" w14:textId="77777777" w:rsidR="000E7101" w:rsidRDefault="00000000">
      <w:pPr>
        <w:pStyle w:val="a5"/>
        <w:wordWrap w:val="0"/>
        <w:spacing w:line="360" w:lineRule="auto"/>
        <w:jc w:val="center"/>
        <w:rPr>
          <w:sz w:val="21"/>
          <w:szCs w:val="21"/>
        </w:rPr>
      </w:pPr>
      <w:r>
        <w:rPr>
          <w:noProof/>
          <w:sz w:val="21"/>
          <w:szCs w:val="21"/>
        </w:rPr>
        <w:drawing>
          <wp:inline distT="0" distB="0" distL="0" distR="0" wp14:anchorId="253A6C4A" wp14:editId="4D592275">
            <wp:extent cx="3285490" cy="2930525"/>
            <wp:effectExtent l="0" t="0" r="10160" b="3175"/>
            <wp:docPr id="164532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234" name="图片 7"/>
                    <pic:cNvPicPr>
                      <a:picLocks noChangeAspect="1" noChangeArrowheads="1"/>
                    </pic:cNvPicPr>
                  </pic:nvPicPr>
                  <pic:blipFill>
                    <a:blip r:embed="rId94"/>
                    <a:srcRect l="16519" t="12863" r="16860" b="3725"/>
                    <a:stretch>
                      <a:fillRect/>
                    </a:stretch>
                  </pic:blipFill>
                  <pic:spPr>
                    <a:xfrm>
                      <a:off x="0" y="0"/>
                      <a:ext cx="3285490" cy="2930525"/>
                    </a:xfrm>
                    <a:prstGeom prst="rect">
                      <a:avLst/>
                    </a:prstGeom>
                    <a:noFill/>
                    <a:ln>
                      <a:noFill/>
                    </a:ln>
                  </pic:spPr>
                </pic:pic>
              </a:graphicData>
            </a:graphic>
          </wp:inline>
        </w:drawing>
      </w:r>
    </w:p>
    <w:p w14:paraId="7428DFA7" w14:textId="5616AA6E"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 xml:space="preserve">　基础功能测试</w:t>
      </w:r>
      <w:r>
        <w:rPr>
          <w:rFonts w:ascii="Times New Roman" w:hAnsi="Times New Roman" w:hint="eastAsia"/>
          <w:sz w:val="21"/>
          <w:szCs w:val="21"/>
        </w:rPr>
        <w:t>PCB</w:t>
      </w:r>
      <w:r>
        <w:rPr>
          <w:rFonts w:ascii="Times New Roman" w:hAnsi="Times New Roman" w:hint="eastAsia"/>
          <w:sz w:val="21"/>
          <w:szCs w:val="21"/>
        </w:rPr>
        <w:t>板实物</w:t>
      </w:r>
      <w:r>
        <w:rPr>
          <w:rFonts w:hint="eastAsia"/>
          <w:sz w:val="21"/>
          <w:szCs w:val="21"/>
        </w:rPr>
        <w:t>图</w:t>
      </w:r>
    </w:p>
    <w:p w14:paraId="5F18F317" w14:textId="2D2FE12B" w:rsidR="000E7101" w:rsidRDefault="00000000">
      <w:pPr>
        <w:wordWrap w:val="0"/>
        <w:spacing w:line="360" w:lineRule="auto"/>
        <w:ind w:firstLineChars="200" w:firstLine="480"/>
        <w:rPr>
          <w:sz w:val="24"/>
        </w:rPr>
      </w:pPr>
      <w:r>
        <w:rPr>
          <w:rFonts w:hint="eastAsia"/>
          <w:sz w:val="24"/>
        </w:rPr>
        <w:t>楼宇人员身份检测部分与楼宇模型放在一起，摄像头、指纹模块安放在通道入口处，人脸识别屏幕由于空间问题，暂时摆放在楼宇模型的旁边，用亚克力安装好，如图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5</w:t>
      </w:r>
      <w:r>
        <w:rPr>
          <w:sz w:val="24"/>
        </w:rPr>
        <w:fldChar w:fldCharType="end"/>
      </w:r>
      <w:r>
        <w:rPr>
          <w:rFonts w:hint="eastAsia"/>
          <w:sz w:val="24"/>
        </w:rPr>
        <w:t>所示。</w:t>
      </w:r>
    </w:p>
    <w:p w14:paraId="5B32A912" w14:textId="77777777" w:rsidR="000E7101" w:rsidRDefault="00000000">
      <w:pPr>
        <w:pStyle w:val="a5"/>
        <w:wordWrap w:val="0"/>
        <w:spacing w:line="360" w:lineRule="auto"/>
        <w:jc w:val="center"/>
        <w:rPr>
          <w:sz w:val="21"/>
          <w:szCs w:val="21"/>
        </w:rPr>
      </w:pPr>
      <w:r>
        <w:rPr>
          <w:rFonts w:hint="eastAsia"/>
          <w:noProof/>
          <w:sz w:val="21"/>
          <w:szCs w:val="21"/>
        </w:rPr>
        <w:drawing>
          <wp:inline distT="0" distB="0" distL="114300" distR="114300" wp14:anchorId="6F8BB898" wp14:editId="5E35941B">
            <wp:extent cx="4613275" cy="3460115"/>
            <wp:effectExtent l="0" t="0" r="15875" b="6985"/>
            <wp:docPr id="3" name="图片 3" descr="0ddabc99a4602325a4228b459f4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ddabc99a4602325a4228b459f49924"/>
                    <pic:cNvPicPr>
                      <a:picLocks noChangeAspect="1"/>
                    </pic:cNvPicPr>
                  </pic:nvPicPr>
                  <pic:blipFill>
                    <a:blip r:embed="rId95"/>
                    <a:stretch>
                      <a:fillRect/>
                    </a:stretch>
                  </pic:blipFill>
                  <pic:spPr>
                    <a:xfrm>
                      <a:off x="0" y="0"/>
                      <a:ext cx="4613275" cy="3460115"/>
                    </a:xfrm>
                    <a:prstGeom prst="rect">
                      <a:avLst/>
                    </a:prstGeom>
                  </pic:spPr>
                </pic:pic>
              </a:graphicData>
            </a:graphic>
          </wp:inline>
        </w:drawing>
      </w:r>
    </w:p>
    <w:p w14:paraId="418D1113" w14:textId="2299D922" w:rsidR="000E7101" w:rsidRDefault="00000000">
      <w:pPr>
        <w:pStyle w:val="a5"/>
        <w:wordWrap w:val="0"/>
        <w:spacing w:line="360" w:lineRule="auto"/>
        <w:jc w:val="center"/>
        <w:rPr>
          <w:sz w:val="24"/>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 xml:space="preserve">　楼宇人员身份检测部分实物</w:t>
      </w:r>
      <w:r>
        <w:rPr>
          <w:rFonts w:hint="eastAsia"/>
          <w:sz w:val="21"/>
          <w:szCs w:val="21"/>
        </w:rPr>
        <w:t>图</w:t>
      </w:r>
    </w:p>
    <w:p w14:paraId="5BD4D134" w14:textId="64CB438B" w:rsidR="000E7101" w:rsidRDefault="00000000">
      <w:pPr>
        <w:wordWrap w:val="0"/>
        <w:spacing w:line="360" w:lineRule="auto"/>
        <w:ind w:firstLineChars="200" w:firstLine="480"/>
        <w:rPr>
          <w:sz w:val="24"/>
        </w:rPr>
      </w:pPr>
      <w:r>
        <w:rPr>
          <w:rFonts w:hint="eastAsia"/>
          <w:sz w:val="24"/>
        </w:rPr>
        <w:t>太阳能逆变并网部分采用一块太阳能板与桥式整流电路连接，并与变压器和电网相</w:t>
      </w:r>
      <w:r>
        <w:rPr>
          <w:rFonts w:hint="eastAsia"/>
          <w:sz w:val="24"/>
        </w:rPr>
        <w:lastRenderedPageBreak/>
        <w:t>连，实现有源逆变。太阳能逆变部分实物图如图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6</w:t>
      </w:r>
      <w:r>
        <w:rPr>
          <w:sz w:val="24"/>
        </w:rPr>
        <w:fldChar w:fldCharType="end"/>
      </w:r>
      <w:r>
        <w:rPr>
          <w:rFonts w:hint="eastAsia"/>
          <w:sz w:val="24"/>
        </w:rPr>
        <w:t>所示</w:t>
      </w:r>
      <w:r>
        <w:rPr>
          <w:rFonts w:hint="eastAsia"/>
          <w:sz w:val="24"/>
        </w:rPr>
        <w:t xml:space="preserve"> </w:t>
      </w:r>
      <w:r>
        <w:rPr>
          <w:rFonts w:hint="eastAsia"/>
          <w:sz w:val="24"/>
        </w:rPr>
        <w:t>。逆变器的工作图片如图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7</w:t>
      </w:r>
      <w:r>
        <w:rPr>
          <w:sz w:val="24"/>
        </w:rPr>
        <w:fldChar w:fldCharType="end"/>
      </w:r>
      <w:r>
        <w:rPr>
          <w:rFonts w:hint="eastAsia"/>
          <w:sz w:val="24"/>
        </w:rPr>
        <w:t>所示。</w:t>
      </w:r>
    </w:p>
    <w:p w14:paraId="0E6AA6CA" w14:textId="77777777" w:rsidR="000E7101" w:rsidRDefault="00000000">
      <w:pPr>
        <w:pStyle w:val="a5"/>
        <w:wordWrap w:val="0"/>
        <w:spacing w:line="360" w:lineRule="auto"/>
        <w:jc w:val="center"/>
        <w:rPr>
          <w:sz w:val="21"/>
          <w:szCs w:val="21"/>
        </w:rPr>
      </w:pPr>
      <w:r>
        <w:rPr>
          <w:noProof/>
          <w:sz w:val="21"/>
          <w:szCs w:val="21"/>
        </w:rPr>
        <w:drawing>
          <wp:inline distT="0" distB="0" distL="0" distR="0" wp14:anchorId="487FB76F" wp14:editId="66ACFF2E">
            <wp:extent cx="4937760" cy="3700780"/>
            <wp:effectExtent l="0" t="0" r="0" b="0"/>
            <wp:docPr id="7581657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65729" name="图片 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4955243" cy="3714247"/>
                    </a:xfrm>
                    <a:prstGeom prst="rect">
                      <a:avLst/>
                    </a:prstGeom>
                    <a:noFill/>
                    <a:ln>
                      <a:noFill/>
                    </a:ln>
                  </pic:spPr>
                </pic:pic>
              </a:graphicData>
            </a:graphic>
          </wp:inline>
        </w:drawing>
      </w:r>
    </w:p>
    <w:p w14:paraId="2C8D4044" w14:textId="5D330DA2"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6</w:t>
      </w:r>
      <w:r>
        <w:rPr>
          <w:rFonts w:ascii="Times New Roman" w:hAnsi="Times New Roman"/>
          <w:sz w:val="21"/>
          <w:szCs w:val="21"/>
        </w:rPr>
        <w:fldChar w:fldCharType="end"/>
      </w:r>
      <w:r>
        <w:rPr>
          <w:rFonts w:ascii="Times New Roman" w:hAnsi="Times New Roman" w:hint="eastAsia"/>
          <w:sz w:val="21"/>
          <w:szCs w:val="21"/>
        </w:rPr>
        <w:t xml:space="preserve">　太阳能逆变部分的实物和连接</w:t>
      </w:r>
    </w:p>
    <w:p w14:paraId="41E742F9" w14:textId="77777777" w:rsidR="000E7101" w:rsidRDefault="00000000">
      <w:pPr>
        <w:pStyle w:val="a5"/>
        <w:wordWrap w:val="0"/>
        <w:spacing w:line="360" w:lineRule="auto"/>
        <w:jc w:val="center"/>
        <w:rPr>
          <w:sz w:val="21"/>
          <w:szCs w:val="21"/>
        </w:rPr>
      </w:pPr>
      <w:r>
        <w:rPr>
          <w:noProof/>
          <w:sz w:val="21"/>
          <w:szCs w:val="21"/>
        </w:rPr>
        <w:drawing>
          <wp:inline distT="0" distB="0" distL="0" distR="0" wp14:anchorId="15C66A18" wp14:editId="77E0E126">
            <wp:extent cx="4905375" cy="3677285"/>
            <wp:effectExtent l="0" t="0" r="9525" b="0"/>
            <wp:docPr id="9610055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05531" name="图片 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4916039" cy="3684862"/>
                    </a:xfrm>
                    <a:prstGeom prst="rect">
                      <a:avLst/>
                    </a:prstGeom>
                    <a:noFill/>
                    <a:ln>
                      <a:noFill/>
                    </a:ln>
                  </pic:spPr>
                </pic:pic>
              </a:graphicData>
            </a:graphic>
          </wp:inline>
        </w:drawing>
      </w:r>
    </w:p>
    <w:p w14:paraId="6001353A" w14:textId="24948F78" w:rsidR="000E7101" w:rsidRDefault="00000000">
      <w:pPr>
        <w:pStyle w:val="a5"/>
        <w:wordWrap w:val="0"/>
        <w:spacing w:line="360" w:lineRule="auto"/>
        <w:jc w:val="center"/>
        <w:rPr>
          <w:sz w:val="24"/>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7</w:t>
      </w:r>
      <w:r>
        <w:rPr>
          <w:rFonts w:ascii="Times New Roman" w:hAnsi="Times New Roman"/>
          <w:sz w:val="21"/>
          <w:szCs w:val="21"/>
        </w:rPr>
        <w:fldChar w:fldCharType="end"/>
      </w:r>
      <w:r>
        <w:rPr>
          <w:rFonts w:ascii="Times New Roman" w:hAnsi="Times New Roman" w:hint="eastAsia"/>
          <w:sz w:val="21"/>
          <w:szCs w:val="21"/>
        </w:rPr>
        <w:t xml:space="preserve">　逆变器实物工作</w:t>
      </w:r>
      <w:r>
        <w:rPr>
          <w:rFonts w:hint="eastAsia"/>
          <w:sz w:val="21"/>
          <w:szCs w:val="21"/>
        </w:rPr>
        <w:t>图</w:t>
      </w:r>
    </w:p>
    <w:p w14:paraId="2963EC0E" w14:textId="77777777" w:rsidR="000E7101" w:rsidRDefault="00000000">
      <w:pPr>
        <w:wordWrap w:val="0"/>
        <w:spacing w:beforeLines="50" w:before="156" w:afterLines="50" w:after="156" w:line="360" w:lineRule="auto"/>
        <w:outlineLvl w:val="1"/>
        <w:rPr>
          <w:rFonts w:eastAsia="黑体"/>
          <w:sz w:val="24"/>
        </w:rPr>
      </w:pPr>
      <w:bookmarkStart w:id="118" w:name="_Toc199448586"/>
      <w:bookmarkStart w:id="119" w:name="_Toc71660339"/>
      <w:r>
        <w:rPr>
          <w:rFonts w:eastAsia="黑体" w:hint="eastAsia"/>
          <w:sz w:val="28"/>
          <w:szCs w:val="28"/>
        </w:rPr>
        <w:lastRenderedPageBreak/>
        <w:t>5.2</w:t>
      </w:r>
      <w:r>
        <w:rPr>
          <w:rFonts w:eastAsia="黑体" w:hint="eastAsia"/>
          <w:sz w:val="28"/>
          <w:szCs w:val="28"/>
        </w:rPr>
        <w:t xml:space="preserve">　系统测试</w:t>
      </w:r>
      <w:bookmarkEnd w:id="118"/>
      <w:bookmarkEnd w:id="119"/>
    </w:p>
    <w:p w14:paraId="7963A3D5" w14:textId="77777777" w:rsidR="000E7101" w:rsidRDefault="00000000">
      <w:pPr>
        <w:wordWrap w:val="0"/>
        <w:spacing w:line="360" w:lineRule="auto"/>
        <w:ind w:firstLineChars="200" w:firstLine="480"/>
        <w:rPr>
          <w:sz w:val="24"/>
        </w:rPr>
      </w:pPr>
      <w:r>
        <w:rPr>
          <w:rFonts w:hint="eastAsia"/>
          <w:sz w:val="24"/>
        </w:rPr>
        <w:t>在测试过程中，主要从防火系统的灵敏度，云平台上报的实时性，指纹识别和人脸识别的准确度，以及太阳能逆变的效果等方面进行测试。测试设计的功能是否符合预期效果。</w:t>
      </w:r>
    </w:p>
    <w:p w14:paraId="7E911EE8" w14:textId="77777777" w:rsidR="000E7101" w:rsidRDefault="00000000">
      <w:pPr>
        <w:wordWrap w:val="0"/>
        <w:spacing w:beforeLines="50" w:before="156" w:afterLines="50" w:after="156" w:line="360" w:lineRule="auto"/>
        <w:outlineLvl w:val="2"/>
        <w:rPr>
          <w:rFonts w:eastAsia="黑体"/>
          <w:sz w:val="24"/>
        </w:rPr>
      </w:pPr>
      <w:bookmarkStart w:id="120" w:name="_Toc199448587"/>
      <w:r>
        <w:rPr>
          <w:rFonts w:eastAsia="黑体" w:hint="eastAsia"/>
          <w:sz w:val="24"/>
        </w:rPr>
        <w:t>5.2.1</w:t>
      </w:r>
      <w:r>
        <w:rPr>
          <w:rFonts w:eastAsia="黑体" w:hint="eastAsia"/>
          <w:sz w:val="24"/>
        </w:rPr>
        <w:t xml:space="preserve">　行人感应自动灯光功能</w:t>
      </w:r>
      <w:bookmarkEnd w:id="120"/>
    </w:p>
    <w:p w14:paraId="205BA64A" w14:textId="58997244" w:rsidR="000E7101" w:rsidRDefault="00000000">
      <w:pPr>
        <w:wordWrap w:val="0"/>
        <w:spacing w:line="360" w:lineRule="auto"/>
        <w:ind w:firstLineChars="200" w:firstLine="480"/>
        <w:rPr>
          <w:sz w:val="24"/>
        </w:rPr>
      </w:pPr>
      <w:r>
        <w:rPr>
          <w:rFonts w:hint="eastAsia"/>
          <w:sz w:val="24"/>
        </w:rPr>
        <w:t>由于烟雾传感器系统在进入工作之前需要预热，同时也因为云平台和网络需要时间连接，所以在启动系统之前设计了初始化。当系统上电后，会自动进行初始化，屏幕上会自动显示作品信息，并进入初始化倒计时，同时开始连接网络，并实时显示网络和点灯科技连接状态，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8</w:t>
      </w:r>
      <w:r>
        <w:rPr>
          <w:sz w:val="24"/>
        </w:rPr>
        <w:fldChar w:fldCharType="end"/>
      </w:r>
      <w:r>
        <w:rPr>
          <w:rFonts w:hint="eastAsia"/>
          <w:sz w:val="24"/>
        </w:rPr>
        <w:t>所示。</w:t>
      </w:r>
    </w:p>
    <w:p w14:paraId="77073008" w14:textId="77777777" w:rsidR="000E7101" w:rsidRDefault="00000000">
      <w:pPr>
        <w:wordWrap w:val="0"/>
        <w:spacing w:line="360" w:lineRule="auto"/>
        <w:jc w:val="center"/>
        <w:rPr>
          <w:sz w:val="24"/>
        </w:rPr>
      </w:pPr>
      <w:r>
        <w:rPr>
          <w:noProof/>
          <w:sz w:val="24"/>
        </w:rPr>
        <w:drawing>
          <wp:inline distT="0" distB="0" distL="0" distR="0" wp14:anchorId="092A651F" wp14:editId="3A76028C">
            <wp:extent cx="5088255" cy="3813810"/>
            <wp:effectExtent l="0" t="0" r="0" b="0"/>
            <wp:docPr id="159398376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83762" name="图片 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5094654" cy="3818744"/>
                    </a:xfrm>
                    <a:prstGeom prst="rect">
                      <a:avLst/>
                    </a:prstGeom>
                    <a:noFill/>
                    <a:ln>
                      <a:noFill/>
                    </a:ln>
                  </pic:spPr>
                </pic:pic>
              </a:graphicData>
            </a:graphic>
          </wp:inline>
        </w:drawing>
      </w:r>
    </w:p>
    <w:p w14:paraId="69CAAA39" w14:textId="5A0CF1CC" w:rsidR="000E7101" w:rsidRDefault="00000000">
      <w:pPr>
        <w:pStyle w:val="a5"/>
        <w:wordWrap w:val="0"/>
        <w:spacing w:line="360" w:lineRule="auto"/>
        <w:jc w:val="center"/>
        <w:rPr>
          <w:rFonts w:ascii="Times New Roman" w:eastAsia="宋体" w:hAnsi="Times New Roman"/>
          <w:sz w:val="24"/>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8</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初始化时屏幕的显示内容</w:t>
      </w:r>
    </w:p>
    <w:p w14:paraId="1EF14EB6" w14:textId="39B3431D" w:rsidR="000E7101" w:rsidRDefault="00000000">
      <w:pPr>
        <w:wordWrap w:val="0"/>
        <w:spacing w:line="360" w:lineRule="auto"/>
        <w:ind w:firstLineChars="200" w:firstLine="480"/>
        <w:rPr>
          <w:sz w:val="24"/>
        </w:rPr>
      </w:pPr>
      <w:r>
        <w:rPr>
          <w:rFonts w:hint="eastAsia"/>
          <w:sz w:val="24"/>
        </w:rPr>
        <w:t>初始化完成后，系统会自动进入工作模式，并从网络获取时间。当时间处于</w:t>
      </w:r>
      <w:r>
        <w:rPr>
          <w:rFonts w:hint="eastAsia"/>
          <w:sz w:val="24"/>
        </w:rPr>
        <w:t>6</w:t>
      </w:r>
      <w:r>
        <w:rPr>
          <w:rFonts w:hint="eastAsia"/>
          <w:sz w:val="24"/>
        </w:rPr>
        <w:t>时～</w:t>
      </w:r>
      <w:r>
        <w:rPr>
          <w:rFonts w:hint="eastAsia"/>
          <w:sz w:val="24"/>
        </w:rPr>
        <w:t>16</w:t>
      </w:r>
      <w:r>
        <w:rPr>
          <w:rFonts w:hint="eastAsia"/>
          <w:sz w:val="24"/>
        </w:rPr>
        <w:t>时内，如有行人经过红外热释电传感器不会开启灯光。当</w:t>
      </w:r>
      <w:r>
        <w:rPr>
          <w:rFonts w:hint="eastAsia"/>
          <w:sz w:val="24"/>
        </w:rPr>
        <w:t>16</w:t>
      </w:r>
      <w:r>
        <w:rPr>
          <w:rFonts w:hint="eastAsia"/>
          <w:sz w:val="24"/>
        </w:rPr>
        <w:t>时～次日</w:t>
      </w:r>
      <w:r>
        <w:rPr>
          <w:rFonts w:hint="eastAsia"/>
          <w:sz w:val="24"/>
        </w:rPr>
        <w:t>6</w:t>
      </w:r>
      <w:r>
        <w:rPr>
          <w:rFonts w:hint="eastAsia"/>
          <w:sz w:val="24"/>
        </w:rPr>
        <w:t>时内，如有行人经过，则会开启对应区域的照明灯光。这里我用人手模拟行人通过，可以看到灯光的效果很好，如图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9</w:t>
      </w:r>
      <w:r>
        <w:rPr>
          <w:sz w:val="24"/>
        </w:rPr>
        <w:fldChar w:fldCharType="end"/>
      </w:r>
      <w:r>
        <w:rPr>
          <w:rFonts w:hint="eastAsia"/>
          <w:sz w:val="24"/>
        </w:rPr>
        <w:t>所示。</w:t>
      </w:r>
    </w:p>
    <w:p w14:paraId="2A655537" w14:textId="77777777" w:rsidR="000E7101" w:rsidRDefault="00000000">
      <w:pPr>
        <w:wordWrap w:val="0"/>
        <w:spacing w:line="360" w:lineRule="auto"/>
        <w:jc w:val="center"/>
        <w:rPr>
          <w:sz w:val="24"/>
        </w:rPr>
      </w:pPr>
      <w:r>
        <w:rPr>
          <w:noProof/>
          <w:sz w:val="24"/>
        </w:rPr>
        <w:lastRenderedPageBreak/>
        <w:drawing>
          <wp:inline distT="0" distB="0" distL="0" distR="0" wp14:anchorId="5C4C75BF" wp14:editId="7C4E05C3">
            <wp:extent cx="4738370" cy="3551555"/>
            <wp:effectExtent l="0" t="0" r="5080" b="0"/>
            <wp:docPr id="10337086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08604" name="图片 1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4744044" cy="3555942"/>
                    </a:xfrm>
                    <a:prstGeom prst="rect">
                      <a:avLst/>
                    </a:prstGeom>
                    <a:noFill/>
                    <a:ln>
                      <a:noFill/>
                    </a:ln>
                  </pic:spPr>
                </pic:pic>
              </a:graphicData>
            </a:graphic>
          </wp:inline>
        </w:drawing>
      </w:r>
    </w:p>
    <w:p w14:paraId="0C82E232" w14:textId="09BB4C7D" w:rsidR="000E7101" w:rsidRDefault="00000000">
      <w:pPr>
        <w:pStyle w:val="a5"/>
        <w:wordWrap w:val="0"/>
        <w:spacing w:line="360" w:lineRule="auto"/>
        <w:jc w:val="center"/>
        <w:rPr>
          <w:sz w:val="21"/>
          <w:szCs w:val="21"/>
        </w:rPr>
      </w:pPr>
      <w:r>
        <w:rPr>
          <w:rFonts w:hint="eastAsia"/>
          <w:sz w:val="21"/>
          <w:szCs w:val="21"/>
        </w:rPr>
        <w:t>图</w:t>
      </w:r>
      <w:bookmarkStart w:id="121" w:name="_Hlk167658901"/>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9</w:t>
      </w:r>
      <w:r>
        <w:rPr>
          <w:rFonts w:ascii="Times New Roman" w:hAnsi="Times New Roman"/>
          <w:sz w:val="21"/>
          <w:szCs w:val="21"/>
        </w:rPr>
        <w:fldChar w:fldCharType="end"/>
      </w:r>
      <w:r>
        <w:rPr>
          <w:rFonts w:ascii="Times New Roman" w:hAnsi="Times New Roman" w:hint="eastAsia"/>
          <w:sz w:val="21"/>
          <w:szCs w:val="21"/>
        </w:rPr>
        <w:t xml:space="preserve">　</w:t>
      </w:r>
      <w:bookmarkEnd w:id="121"/>
      <w:r>
        <w:rPr>
          <w:rFonts w:hint="eastAsia"/>
          <w:sz w:val="21"/>
          <w:szCs w:val="21"/>
        </w:rPr>
        <w:t>人手模拟行人经过，系统会自动开启灯光</w:t>
      </w:r>
    </w:p>
    <w:p w14:paraId="142C4905" w14:textId="363948BB" w:rsidR="000E7101" w:rsidRDefault="00000000">
      <w:pPr>
        <w:wordWrap w:val="0"/>
        <w:spacing w:line="360" w:lineRule="auto"/>
        <w:ind w:firstLineChars="200" w:firstLine="480"/>
        <w:rPr>
          <w:sz w:val="24"/>
        </w:rPr>
      </w:pPr>
      <w:r>
        <w:rPr>
          <w:rFonts w:hint="eastAsia"/>
          <w:sz w:val="24"/>
        </w:rPr>
        <w:t>除此之外，楼宇的灯光还可以在手机点灯科技平台进行统一控制，当按下对应区域灯光开关后，楼宇的对应区域会自动开启灯光。图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10</w:t>
      </w:r>
      <w:r>
        <w:rPr>
          <w:sz w:val="24"/>
        </w:rPr>
        <w:fldChar w:fldCharType="end"/>
      </w:r>
      <w:r>
        <w:rPr>
          <w:rFonts w:hint="eastAsia"/>
          <w:sz w:val="24"/>
        </w:rPr>
        <w:t>以办公</w:t>
      </w:r>
      <w:r>
        <w:rPr>
          <w:rFonts w:hint="eastAsia"/>
          <w:sz w:val="24"/>
        </w:rPr>
        <w:t>2</w:t>
      </w:r>
      <w:r>
        <w:rPr>
          <w:rFonts w:hint="eastAsia"/>
          <w:sz w:val="24"/>
        </w:rPr>
        <w:t>区域测试为例。</w:t>
      </w:r>
    </w:p>
    <w:p w14:paraId="01FA08C8" w14:textId="77777777" w:rsidR="000E7101" w:rsidRDefault="00000000">
      <w:pPr>
        <w:pStyle w:val="a5"/>
        <w:wordWrap w:val="0"/>
        <w:spacing w:line="360" w:lineRule="auto"/>
        <w:jc w:val="center"/>
        <w:rPr>
          <w:sz w:val="21"/>
          <w:szCs w:val="21"/>
        </w:rPr>
      </w:pPr>
      <w:r>
        <w:rPr>
          <w:noProof/>
          <w:sz w:val="21"/>
          <w:szCs w:val="21"/>
        </w:rPr>
        <w:drawing>
          <wp:inline distT="0" distB="0" distL="0" distR="0" wp14:anchorId="584000D3" wp14:editId="2A6C8994">
            <wp:extent cx="5767070" cy="3244850"/>
            <wp:effectExtent l="0" t="0" r="5080" b="12700"/>
            <wp:docPr id="27728096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80962" name="图片 1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5767070" cy="3244850"/>
                    </a:xfrm>
                    <a:prstGeom prst="rect">
                      <a:avLst/>
                    </a:prstGeom>
                    <a:noFill/>
                    <a:ln>
                      <a:noFill/>
                    </a:ln>
                  </pic:spPr>
                </pic:pic>
              </a:graphicData>
            </a:graphic>
          </wp:inline>
        </w:drawing>
      </w:r>
    </w:p>
    <w:p w14:paraId="702F8A77" w14:textId="74D48CC5" w:rsidR="000E7101" w:rsidRDefault="00000000">
      <w:pPr>
        <w:pStyle w:val="a5"/>
        <w:wordWrap w:val="0"/>
        <w:spacing w:line="360" w:lineRule="auto"/>
        <w:jc w:val="center"/>
        <w:rPr>
          <w:sz w:val="21"/>
          <w:szCs w:val="21"/>
        </w:rPr>
      </w:pPr>
      <w:r>
        <w:rPr>
          <w:rFonts w:hint="eastAsia"/>
          <w:sz w:val="21"/>
          <w:szCs w:val="21"/>
        </w:rPr>
        <w:t>图</w:t>
      </w:r>
      <w:r>
        <w:rPr>
          <w:sz w:val="21"/>
          <w:szCs w:val="21"/>
        </w:rPr>
        <w:fldChar w:fldCharType="begin"/>
      </w:r>
      <w:r>
        <w:rPr>
          <w:sz w:val="21"/>
          <w:szCs w:val="21"/>
        </w:rPr>
        <w:instrText xml:space="preserve"> Seq eq \c </w:instrText>
      </w:r>
      <w:r>
        <w:rPr>
          <w:sz w:val="21"/>
          <w:szCs w:val="21"/>
        </w:rPr>
        <w:fldChar w:fldCharType="separate"/>
      </w:r>
      <w:r w:rsidR="00340390">
        <w:rPr>
          <w:noProof/>
          <w:sz w:val="21"/>
          <w:szCs w:val="21"/>
        </w:rPr>
        <w:t>5</w:t>
      </w:r>
      <w:r>
        <w:rPr>
          <w:sz w:val="21"/>
          <w:szCs w:val="21"/>
        </w:rPr>
        <w:fldChar w:fldCharType="end"/>
      </w:r>
      <w:r>
        <w:rPr>
          <w:sz w:val="21"/>
          <w:szCs w:val="21"/>
        </w:rPr>
        <w:t>.</w:t>
      </w:r>
      <w:r>
        <w:rPr>
          <w:sz w:val="21"/>
          <w:szCs w:val="21"/>
        </w:rPr>
        <w:fldChar w:fldCharType="begin"/>
      </w:r>
      <w:r>
        <w:rPr>
          <w:sz w:val="21"/>
          <w:szCs w:val="21"/>
        </w:rPr>
        <w:instrText xml:space="preserve"> Seq list </w:instrText>
      </w:r>
      <w:r>
        <w:rPr>
          <w:sz w:val="21"/>
          <w:szCs w:val="21"/>
        </w:rPr>
        <w:fldChar w:fldCharType="separate"/>
      </w:r>
      <w:r w:rsidR="00340390">
        <w:rPr>
          <w:noProof/>
          <w:sz w:val="21"/>
          <w:szCs w:val="21"/>
        </w:rPr>
        <w:t>10</w:t>
      </w:r>
      <w:r>
        <w:rPr>
          <w:sz w:val="21"/>
          <w:szCs w:val="21"/>
        </w:rPr>
        <w:fldChar w:fldCharType="end"/>
      </w:r>
      <w:r>
        <w:rPr>
          <w:rFonts w:hint="eastAsia"/>
          <w:sz w:val="21"/>
          <w:szCs w:val="21"/>
        </w:rPr>
        <w:t xml:space="preserve">　点灯科技平台对楼宇灯光的控制</w:t>
      </w:r>
    </w:p>
    <w:p w14:paraId="6ADFDEB5" w14:textId="77777777" w:rsidR="000E7101" w:rsidRDefault="00000000">
      <w:pPr>
        <w:wordWrap w:val="0"/>
        <w:spacing w:beforeLines="50" w:before="156" w:afterLines="50" w:after="156" w:line="360" w:lineRule="auto"/>
        <w:outlineLvl w:val="2"/>
        <w:rPr>
          <w:rFonts w:eastAsia="黑体"/>
          <w:sz w:val="24"/>
        </w:rPr>
      </w:pPr>
      <w:bookmarkStart w:id="122" w:name="_Toc199448588"/>
      <w:r>
        <w:rPr>
          <w:rFonts w:eastAsia="黑体" w:hint="eastAsia"/>
          <w:sz w:val="24"/>
        </w:rPr>
        <w:t>5.2.2</w:t>
      </w:r>
      <w:bookmarkStart w:id="123" w:name="_Hlk167659239"/>
      <w:r>
        <w:rPr>
          <w:rFonts w:eastAsia="黑体" w:hint="eastAsia"/>
          <w:sz w:val="24"/>
        </w:rPr>
        <w:t xml:space="preserve">　</w:t>
      </w:r>
      <w:bookmarkEnd w:id="123"/>
      <w:r>
        <w:rPr>
          <w:rFonts w:eastAsia="黑体" w:hint="eastAsia"/>
          <w:sz w:val="24"/>
        </w:rPr>
        <w:t>中央屏幕显示和中央空调功能</w:t>
      </w:r>
      <w:bookmarkEnd w:id="122"/>
    </w:p>
    <w:p w14:paraId="296FB0AE" w14:textId="50EB8805" w:rsidR="000E7101" w:rsidRDefault="00000000">
      <w:pPr>
        <w:wordWrap w:val="0"/>
        <w:spacing w:line="360" w:lineRule="auto"/>
        <w:ind w:firstLineChars="200" w:firstLine="480"/>
        <w:rPr>
          <w:sz w:val="24"/>
        </w:rPr>
      </w:pPr>
      <w:r>
        <w:rPr>
          <w:rFonts w:hint="eastAsia"/>
          <w:sz w:val="24"/>
        </w:rPr>
        <w:lastRenderedPageBreak/>
        <w:t>在走廊的墙壁上还安装有大屏，系统会实时从心知天气平台获取天气预报和系统时钟，并在屏幕上显示出来。今明两天天气如图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11</w:t>
      </w:r>
      <w:r>
        <w:rPr>
          <w:sz w:val="24"/>
        </w:rPr>
        <w:fldChar w:fldCharType="end"/>
      </w:r>
      <w:r>
        <w:rPr>
          <w:rFonts w:hint="eastAsia"/>
          <w:sz w:val="24"/>
        </w:rPr>
        <w:t>和</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12</w:t>
      </w:r>
      <w:r>
        <w:rPr>
          <w:sz w:val="24"/>
        </w:rPr>
        <w:fldChar w:fldCharType="end"/>
      </w:r>
      <w:r>
        <w:rPr>
          <w:rFonts w:hint="eastAsia"/>
          <w:sz w:val="24"/>
        </w:rPr>
        <w:t>所示。</w:t>
      </w:r>
    </w:p>
    <w:p w14:paraId="3CD9BE7B" w14:textId="77777777" w:rsidR="000E7101" w:rsidRDefault="00000000">
      <w:pPr>
        <w:wordWrap w:val="0"/>
        <w:spacing w:line="360" w:lineRule="auto"/>
        <w:jc w:val="center"/>
        <w:rPr>
          <w:sz w:val="24"/>
        </w:rPr>
      </w:pPr>
      <w:r>
        <w:rPr>
          <w:noProof/>
          <w:sz w:val="24"/>
        </w:rPr>
        <w:drawing>
          <wp:inline distT="0" distB="0" distL="0" distR="0" wp14:anchorId="20E6ADF6" wp14:editId="4CAC7CE0">
            <wp:extent cx="4929505" cy="3695065"/>
            <wp:effectExtent l="0" t="0" r="4445" b="635"/>
            <wp:docPr id="783518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184" name="图片 1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4933448" cy="3697911"/>
                    </a:xfrm>
                    <a:prstGeom prst="rect">
                      <a:avLst/>
                    </a:prstGeom>
                    <a:noFill/>
                    <a:ln>
                      <a:noFill/>
                    </a:ln>
                  </pic:spPr>
                </pic:pic>
              </a:graphicData>
            </a:graphic>
          </wp:inline>
        </w:drawing>
      </w:r>
    </w:p>
    <w:p w14:paraId="086D422A" w14:textId="621EC42D"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11</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显示屏显示今天天气和实时时钟</w:t>
      </w:r>
    </w:p>
    <w:p w14:paraId="628FF1B0" w14:textId="77777777" w:rsidR="000E7101" w:rsidRDefault="00000000">
      <w:pPr>
        <w:wordWrap w:val="0"/>
        <w:spacing w:line="360" w:lineRule="auto"/>
        <w:jc w:val="center"/>
        <w:rPr>
          <w:sz w:val="24"/>
        </w:rPr>
      </w:pPr>
      <w:r>
        <w:rPr>
          <w:noProof/>
          <w:sz w:val="24"/>
        </w:rPr>
        <w:drawing>
          <wp:inline distT="0" distB="0" distL="0" distR="0" wp14:anchorId="103F744C" wp14:editId="6D5D2FB2">
            <wp:extent cx="4937760" cy="3700780"/>
            <wp:effectExtent l="0" t="0" r="0" b="0"/>
            <wp:docPr id="11021017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01759" name="图片 1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4946287" cy="3707535"/>
                    </a:xfrm>
                    <a:prstGeom prst="rect">
                      <a:avLst/>
                    </a:prstGeom>
                    <a:noFill/>
                    <a:ln>
                      <a:noFill/>
                    </a:ln>
                  </pic:spPr>
                </pic:pic>
              </a:graphicData>
            </a:graphic>
          </wp:inline>
        </w:drawing>
      </w:r>
    </w:p>
    <w:p w14:paraId="4737E220" w14:textId="6FB521DD"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12</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显示屏显示明天天气和实时时钟</w:t>
      </w:r>
    </w:p>
    <w:p w14:paraId="45EAC2C3" w14:textId="205339B3" w:rsidR="000E7101" w:rsidRDefault="00000000">
      <w:pPr>
        <w:wordWrap w:val="0"/>
        <w:spacing w:line="360" w:lineRule="auto"/>
        <w:ind w:firstLineChars="200" w:firstLine="480"/>
        <w:rPr>
          <w:sz w:val="24"/>
        </w:rPr>
      </w:pPr>
      <w:r>
        <w:rPr>
          <w:rFonts w:hint="eastAsia"/>
          <w:sz w:val="24"/>
        </w:rPr>
        <w:lastRenderedPageBreak/>
        <w:t>同时，系统还会自动的检测室内外的温湿度和手机端设定的空调温度，并在屏幕显示出来，如图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13</w:t>
      </w:r>
      <w:r>
        <w:rPr>
          <w:sz w:val="24"/>
        </w:rPr>
        <w:fldChar w:fldCharType="end"/>
      </w:r>
      <w:r>
        <w:rPr>
          <w:rFonts w:hint="eastAsia"/>
          <w:sz w:val="24"/>
        </w:rPr>
        <w:t>所示。</w:t>
      </w:r>
    </w:p>
    <w:p w14:paraId="5A3E8436" w14:textId="77777777" w:rsidR="000E7101" w:rsidRDefault="00000000">
      <w:pPr>
        <w:wordWrap w:val="0"/>
        <w:spacing w:line="360" w:lineRule="auto"/>
        <w:jc w:val="center"/>
        <w:rPr>
          <w:sz w:val="24"/>
        </w:rPr>
      </w:pPr>
      <w:r>
        <w:rPr>
          <w:noProof/>
          <w:sz w:val="24"/>
        </w:rPr>
        <w:drawing>
          <wp:inline distT="0" distB="0" distL="0" distR="0" wp14:anchorId="2AFBA053" wp14:editId="12424FEB">
            <wp:extent cx="4286250" cy="2432050"/>
            <wp:effectExtent l="0" t="0" r="0" b="6350"/>
            <wp:docPr id="163767487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74872" name="图片 14"/>
                    <pic:cNvPicPr>
                      <a:picLocks noChangeAspect="1" noChangeArrowheads="1"/>
                    </pic:cNvPicPr>
                  </pic:nvPicPr>
                  <pic:blipFill>
                    <a:blip r:embed="rId103" cstate="hqprint">
                      <a:extLst>
                        <a:ext uri="{28A0092B-C50C-407E-A947-70E740481C1C}">
                          <a14:useLocalDpi xmlns:a14="http://schemas.microsoft.com/office/drawing/2010/main" val="0"/>
                        </a:ext>
                      </a:extLst>
                    </a:blip>
                    <a:srcRect b="24293"/>
                    <a:stretch>
                      <a:fillRect/>
                    </a:stretch>
                  </pic:blipFill>
                  <pic:spPr>
                    <a:xfrm>
                      <a:off x="0" y="0"/>
                      <a:ext cx="4286250" cy="2432050"/>
                    </a:xfrm>
                    <a:prstGeom prst="rect">
                      <a:avLst/>
                    </a:prstGeom>
                    <a:noFill/>
                    <a:ln>
                      <a:noFill/>
                    </a:ln>
                  </pic:spPr>
                </pic:pic>
              </a:graphicData>
            </a:graphic>
          </wp:inline>
        </w:drawing>
      </w:r>
    </w:p>
    <w:p w14:paraId="2B62EF80" w14:textId="0FF9C30A"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13</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显示屏显示室内外温湿度和空调设定温度</w:t>
      </w:r>
    </w:p>
    <w:p w14:paraId="0D8AB9D9" w14:textId="74253099" w:rsidR="000E7101" w:rsidRDefault="00000000">
      <w:pPr>
        <w:wordWrap w:val="0"/>
        <w:spacing w:line="360" w:lineRule="auto"/>
        <w:ind w:firstLineChars="200" w:firstLine="480"/>
        <w:rPr>
          <w:sz w:val="24"/>
        </w:rPr>
      </w:pPr>
      <w:r>
        <w:rPr>
          <w:rFonts w:hint="eastAsia"/>
          <w:sz w:val="24"/>
        </w:rPr>
        <w:t>由于半导体制冷片功率过高，采用的电源无法驱动，所以使用散热风扇和指示灯代表空调系统。当室内温度大于手机设定温度时，空调风扇和制冷系统会同时启动，如图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14</w:t>
      </w:r>
      <w:r>
        <w:rPr>
          <w:sz w:val="24"/>
        </w:rPr>
        <w:fldChar w:fldCharType="end"/>
      </w:r>
      <w:r>
        <w:rPr>
          <w:rFonts w:hint="eastAsia"/>
          <w:sz w:val="24"/>
        </w:rPr>
        <w:t>所示，当温度降低后会自动关闭空调，如图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15</w:t>
      </w:r>
      <w:r>
        <w:rPr>
          <w:sz w:val="24"/>
        </w:rPr>
        <w:fldChar w:fldCharType="end"/>
      </w:r>
      <w:r>
        <w:rPr>
          <w:rFonts w:hint="eastAsia"/>
          <w:sz w:val="24"/>
        </w:rPr>
        <w:t>所示。</w:t>
      </w:r>
    </w:p>
    <w:p w14:paraId="1E088417" w14:textId="77777777" w:rsidR="000E7101" w:rsidRDefault="00000000">
      <w:pPr>
        <w:wordWrap w:val="0"/>
        <w:spacing w:line="360" w:lineRule="auto"/>
        <w:jc w:val="center"/>
        <w:rPr>
          <w:sz w:val="24"/>
        </w:rPr>
      </w:pPr>
      <w:r>
        <w:rPr>
          <w:noProof/>
          <w:sz w:val="24"/>
        </w:rPr>
        <w:drawing>
          <wp:inline distT="0" distB="0" distL="0" distR="0" wp14:anchorId="1500B3F4" wp14:editId="5704595A">
            <wp:extent cx="4571365" cy="3426460"/>
            <wp:effectExtent l="0" t="0" r="635" b="2540"/>
            <wp:docPr id="100213794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7949" name="图片 15"/>
                    <pic:cNvPicPr>
                      <a:picLocks noChangeAspect="1" noChangeArrowheads="1"/>
                    </pic:cNvPicPr>
                  </pic:nvPicPr>
                  <pic:blipFill>
                    <a:blip r:embed="rId104" cstate="hqprint">
                      <a:extLst>
                        <a:ext uri="{28A0092B-C50C-407E-A947-70E740481C1C}">
                          <a14:useLocalDpi xmlns:a14="http://schemas.microsoft.com/office/drawing/2010/main" val="0"/>
                        </a:ext>
                      </a:extLst>
                    </a:blip>
                    <a:srcRect/>
                    <a:stretch>
                      <a:fillRect/>
                    </a:stretch>
                  </pic:blipFill>
                  <pic:spPr>
                    <a:xfrm>
                      <a:off x="0" y="0"/>
                      <a:ext cx="4571365" cy="3426460"/>
                    </a:xfrm>
                    <a:prstGeom prst="rect">
                      <a:avLst/>
                    </a:prstGeom>
                    <a:noFill/>
                    <a:ln>
                      <a:noFill/>
                    </a:ln>
                  </pic:spPr>
                </pic:pic>
              </a:graphicData>
            </a:graphic>
          </wp:inline>
        </w:drawing>
      </w:r>
    </w:p>
    <w:p w14:paraId="47C01A0E" w14:textId="3451FA80"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14</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空调启动运转</w:t>
      </w:r>
    </w:p>
    <w:p w14:paraId="2FB471AA" w14:textId="77777777" w:rsidR="000E7101" w:rsidRDefault="00000000">
      <w:pPr>
        <w:wordWrap w:val="0"/>
        <w:spacing w:line="360" w:lineRule="auto"/>
        <w:jc w:val="center"/>
        <w:rPr>
          <w:sz w:val="24"/>
        </w:rPr>
      </w:pPr>
      <w:r>
        <w:rPr>
          <w:noProof/>
          <w:sz w:val="24"/>
        </w:rPr>
        <w:lastRenderedPageBreak/>
        <w:drawing>
          <wp:inline distT="0" distB="0" distL="0" distR="0" wp14:anchorId="5CE4B6FF" wp14:editId="4D4D44A7">
            <wp:extent cx="5110480" cy="3016250"/>
            <wp:effectExtent l="0" t="0" r="0" b="0"/>
            <wp:docPr id="145072914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29147" name="图片 16"/>
                    <pic:cNvPicPr>
                      <a:picLocks noChangeAspect="1" noChangeArrowheads="1"/>
                    </pic:cNvPicPr>
                  </pic:nvPicPr>
                  <pic:blipFill>
                    <a:blip r:embed="rId105">
                      <a:extLst>
                        <a:ext uri="{28A0092B-C50C-407E-A947-70E740481C1C}">
                          <a14:useLocalDpi xmlns:a14="http://schemas.microsoft.com/office/drawing/2010/main" val="0"/>
                        </a:ext>
                      </a:extLst>
                    </a:blip>
                    <a:srcRect b="21253"/>
                    <a:stretch>
                      <a:fillRect/>
                    </a:stretch>
                  </pic:blipFill>
                  <pic:spPr>
                    <a:xfrm>
                      <a:off x="0" y="0"/>
                      <a:ext cx="5110480" cy="3016250"/>
                    </a:xfrm>
                    <a:prstGeom prst="rect">
                      <a:avLst/>
                    </a:prstGeom>
                    <a:noFill/>
                    <a:ln>
                      <a:noFill/>
                    </a:ln>
                  </pic:spPr>
                </pic:pic>
              </a:graphicData>
            </a:graphic>
          </wp:inline>
        </w:drawing>
      </w:r>
    </w:p>
    <w:p w14:paraId="387953C9" w14:textId="4CC09059"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15</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空调停止运转</w:t>
      </w:r>
    </w:p>
    <w:p w14:paraId="2190155F" w14:textId="77777777" w:rsidR="000E7101" w:rsidRDefault="00000000">
      <w:pPr>
        <w:wordWrap w:val="0"/>
        <w:spacing w:beforeLines="50" w:before="156" w:afterLines="50" w:after="156" w:line="360" w:lineRule="auto"/>
        <w:outlineLvl w:val="2"/>
        <w:rPr>
          <w:rFonts w:eastAsia="黑体"/>
          <w:sz w:val="24"/>
        </w:rPr>
      </w:pPr>
      <w:bookmarkStart w:id="124" w:name="_Toc199448589"/>
      <w:r>
        <w:rPr>
          <w:rFonts w:eastAsia="黑体" w:hint="eastAsia"/>
          <w:sz w:val="24"/>
        </w:rPr>
        <w:t>5.2.3</w:t>
      </w:r>
      <w:r>
        <w:rPr>
          <w:rFonts w:eastAsia="黑体" w:hint="eastAsia"/>
          <w:sz w:val="24"/>
        </w:rPr>
        <w:t xml:space="preserve">　火灾报警检测与云平台操控、显示报警功能</w:t>
      </w:r>
      <w:bookmarkEnd w:id="124"/>
    </w:p>
    <w:p w14:paraId="2F909EB3" w14:textId="1789E162" w:rsidR="000E7101" w:rsidRDefault="00000000">
      <w:pPr>
        <w:wordWrap w:val="0"/>
        <w:spacing w:line="360" w:lineRule="auto"/>
        <w:ind w:firstLineChars="200" w:firstLine="480"/>
        <w:rPr>
          <w:sz w:val="24"/>
        </w:rPr>
      </w:pPr>
      <w:r>
        <w:rPr>
          <w:rFonts w:hint="eastAsia"/>
          <w:sz w:val="24"/>
        </w:rPr>
        <w:t>按在本论文</w:t>
      </w:r>
      <w:r>
        <w:rPr>
          <w:rFonts w:hint="eastAsia"/>
          <w:sz w:val="24"/>
        </w:rPr>
        <w:t>5.1</w:t>
      </w:r>
      <w:r>
        <w:rPr>
          <w:rFonts w:hint="eastAsia"/>
          <w:sz w:val="24"/>
        </w:rPr>
        <w:t>节已经介绍，楼宇对应区域上部安装有烟雾和火焰传感器，并安装喷淋喷头，用于检测火灾。测试时采用打火机来代替火源，同时并没有将水泵连接到水箱。在论文</w:t>
      </w:r>
      <w:r>
        <w:rPr>
          <w:rFonts w:hint="eastAsia"/>
          <w:sz w:val="24"/>
        </w:rPr>
        <w:t>3.3</w:t>
      </w:r>
      <w:r>
        <w:rPr>
          <w:rFonts w:hint="eastAsia"/>
          <w:sz w:val="24"/>
        </w:rPr>
        <w:t>中介绍到</w:t>
      </w:r>
      <w:r>
        <w:rPr>
          <w:rFonts w:hint="eastAsia"/>
          <w:sz w:val="24"/>
        </w:rPr>
        <w:t>MQ-2</w:t>
      </w:r>
      <w:r>
        <w:rPr>
          <w:rFonts w:hint="eastAsia"/>
          <w:sz w:val="24"/>
        </w:rPr>
        <w:t>气体传感器，检测到可燃性气体也会触发烟雾报警，所以在测试中，我采用打火机气体和打火机火焰共同作用来模拟火灾，如图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16</w:t>
      </w:r>
      <w:r>
        <w:rPr>
          <w:sz w:val="24"/>
        </w:rPr>
        <w:fldChar w:fldCharType="end"/>
      </w:r>
      <w:r>
        <w:rPr>
          <w:rFonts w:hint="eastAsia"/>
          <w:sz w:val="24"/>
        </w:rPr>
        <w:t>所示。</w:t>
      </w:r>
    </w:p>
    <w:p w14:paraId="5A2513EA" w14:textId="77777777" w:rsidR="000E7101" w:rsidRDefault="00000000">
      <w:pPr>
        <w:wordWrap w:val="0"/>
        <w:spacing w:line="360" w:lineRule="auto"/>
        <w:jc w:val="center"/>
        <w:rPr>
          <w:sz w:val="24"/>
        </w:rPr>
      </w:pPr>
      <w:r>
        <w:rPr>
          <w:noProof/>
          <w:sz w:val="24"/>
        </w:rPr>
        <w:drawing>
          <wp:inline distT="0" distB="0" distL="0" distR="0" wp14:anchorId="284FA9B7" wp14:editId="132E8C4D">
            <wp:extent cx="5391150" cy="3054350"/>
            <wp:effectExtent l="0" t="0" r="0" b="0"/>
            <wp:docPr id="69142274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22746" name="图片 17"/>
                    <pic:cNvPicPr>
                      <a:picLocks noChangeAspect="1" noChangeArrowheads="1"/>
                    </pic:cNvPicPr>
                  </pic:nvPicPr>
                  <pic:blipFill>
                    <a:blip r:embed="rId106">
                      <a:extLst>
                        <a:ext uri="{28A0092B-C50C-407E-A947-70E740481C1C}">
                          <a14:useLocalDpi xmlns:a14="http://schemas.microsoft.com/office/drawing/2010/main" val="0"/>
                        </a:ext>
                      </a:extLst>
                    </a:blip>
                    <a:srcRect t="-320" b="23518"/>
                    <a:stretch>
                      <a:fillRect/>
                    </a:stretch>
                  </pic:blipFill>
                  <pic:spPr>
                    <a:xfrm>
                      <a:off x="0" y="0"/>
                      <a:ext cx="5396850" cy="3057579"/>
                    </a:xfrm>
                    <a:prstGeom prst="rect">
                      <a:avLst/>
                    </a:prstGeom>
                    <a:noFill/>
                    <a:ln>
                      <a:noFill/>
                    </a:ln>
                  </pic:spPr>
                </pic:pic>
              </a:graphicData>
            </a:graphic>
          </wp:inline>
        </w:drawing>
      </w:r>
    </w:p>
    <w:p w14:paraId="5B79DE82" w14:textId="1F8991F3"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16</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打火机模拟火灾现场的情况</w:t>
      </w:r>
    </w:p>
    <w:p w14:paraId="6D5A0DA5" w14:textId="4973E563" w:rsidR="000E7101" w:rsidRDefault="00000000">
      <w:pPr>
        <w:wordWrap w:val="0"/>
        <w:spacing w:line="360" w:lineRule="auto"/>
        <w:ind w:firstLineChars="200" w:firstLine="480"/>
        <w:rPr>
          <w:sz w:val="24"/>
        </w:rPr>
      </w:pPr>
      <w:r>
        <w:rPr>
          <w:rFonts w:hint="eastAsia"/>
          <w:sz w:val="24"/>
        </w:rPr>
        <w:lastRenderedPageBreak/>
        <w:t>以走廊一区域为例，首先先对烟雾传感器释放打火机气体，激活烟雾传感器，然后将打火机点燃，激活火焰传感器，此时，全部灯光会同时亮起，同时可以清晰的听到继电器发出咔嗒的声音，带动电磁阀打开，发出咔嗒的声音。经过</w:t>
      </w:r>
      <w:r>
        <w:rPr>
          <w:rFonts w:hint="eastAsia"/>
          <w:sz w:val="24"/>
        </w:rPr>
        <w:t>2~4s</w:t>
      </w:r>
      <w:r>
        <w:rPr>
          <w:rFonts w:hint="eastAsia"/>
          <w:sz w:val="24"/>
        </w:rPr>
        <w:t>后，水泵开始运转。将手放在喷头附近会明显感觉到有风吹出，证明喷淋装置已经工作。灭火系统工作状态如图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17</w:t>
      </w:r>
      <w:r>
        <w:rPr>
          <w:sz w:val="24"/>
        </w:rPr>
        <w:fldChar w:fldCharType="end"/>
      </w:r>
      <w:r>
        <w:rPr>
          <w:rFonts w:hint="eastAsia"/>
          <w:sz w:val="24"/>
        </w:rPr>
        <w:t>所示。分图</w:t>
      </w:r>
      <w:r>
        <w:rPr>
          <w:rFonts w:hint="eastAsia"/>
          <w:sz w:val="24"/>
        </w:rPr>
        <w:t>a</w:t>
      </w:r>
      <w:r>
        <w:rPr>
          <w:rFonts w:hint="eastAsia"/>
          <w:sz w:val="24"/>
        </w:rPr>
        <w:t>为电磁阀和继电器工作图，分图</w:t>
      </w:r>
      <w:r>
        <w:rPr>
          <w:rFonts w:hint="eastAsia"/>
          <w:sz w:val="24"/>
        </w:rPr>
        <w:t>b</w:t>
      </w:r>
      <w:r>
        <w:rPr>
          <w:rFonts w:hint="eastAsia"/>
          <w:sz w:val="24"/>
        </w:rPr>
        <w:t>是水泵工作图。</w:t>
      </w:r>
    </w:p>
    <w:p w14:paraId="32CA6CC7" w14:textId="77777777" w:rsidR="000E7101" w:rsidRDefault="00000000">
      <w:pPr>
        <w:wordWrap w:val="0"/>
        <w:spacing w:line="360" w:lineRule="auto"/>
        <w:jc w:val="center"/>
        <w:rPr>
          <w:sz w:val="24"/>
        </w:rPr>
      </w:pPr>
      <w:r>
        <w:rPr>
          <w:noProof/>
          <w:sz w:val="24"/>
        </w:rPr>
        <w:drawing>
          <wp:inline distT="0" distB="0" distL="0" distR="0" wp14:anchorId="7BC93000" wp14:editId="70435B85">
            <wp:extent cx="4650105" cy="3484880"/>
            <wp:effectExtent l="0" t="0" r="0" b="1270"/>
            <wp:docPr id="15157794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79445" name="图片 18"/>
                    <pic:cNvPicPr>
                      <a:picLocks noChangeAspect="1" noChangeArrowheads="1"/>
                    </pic:cNvPicPr>
                  </pic:nvPicPr>
                  <pic:blipFill>
                    <a:blip r:embed="rId107" cstate="hqprint">
                      <a:extLst>
                        <a:ext uri="{28A0092B-C50C-407E-A947-70E740481C1C}">
                          <a14:useLocalDpi xmlns:a14="http://schemas.microsoft.com/office/drawing/2010/main" val="0"/>
                        </a:ext>
                      </a:extLst>
                    </a:blip>
                    <a:srcRect/>
                    <a:stretch>
                      <a:fillRect/>
                    </a:stretch>
                  </pic:blipFill>
                  <pic:spPr>
                    <a:xfrm>
                      <a:off x="0" y="0"/>
                      <a:ext cx="4656185" cy="3489571"/>
                    </a:xfrm>
                    <a:prstGeom prst="rect">
                      <a:avLst/>
                    </a:prstGeom>
                    <a:noFill/>
                    <a:ln>
                      <a:noFill/>
                    </a:ln>
                  </pic:spPr>
                </pic:pic>
              </a:graphicData>
            </a:graphic>
          </wp:inline>
        </w:drawing>
      </w:r>
    </w:p>
    <w:p w14:paraId="1ABBCF42" w14:textId="77777777" w:rsidR="000E7101" w:rsidRDefault="00000000">
      <w:pPr>
        <w:pStyle w:val="a5"/>
        <w:wordWrap w:val="0"/>
        <w:spacing w:line="360" w:lineRule="auto"/>
        <w:jc w:val="center"/>
        <w:rPr>
          <w:rFonts w:ascii="Times New Roman" w:eastAsia="宋体" w:hAnsi="Times New Roman"/>
          <w:sz w:val="18"/>
          <w:szCs w:val="18"/>
        </w:rPr>
      </w:pPr>
      <w:r>
        <w:rPr>
          <w:rFonts w:ascii="Times New Roman" w:eastAsia="宋体" w:hAnsi="Times New Roman"/>
          <w:sz w:val="18"/>
          <w:szCs w:val="18"/>
        </w:rPr>
        <w:t>（</w:t>
      </w:r>
      <w:r>
        <w:rPr>
          <w:rFonts w:ascii="Times New Roman" w:eastAsia="宋体" w:hAnsi="Times New Roman"/>
          <w:sz w:val="18"/>
          <w:szCs w:val="18"/>
        </w:rPr>
        <w:t>a</w:t>
      </w:r>
      <w:r>
        <w:rPr>
          <w:rFonts w:ascii="Times New Roman" w:eastAsia="宋体" w:hAnsi="Times New Roman"/>
          <w:sz w:val="18"/>
          <w:szCs w:val="18"/>
        </w:rPr>
        <w:t>）</w:t>
      </w:r>
      <w:r>
        <w:rPr>
          <w:rFonts w:ascii="Times New Roman" w:eastAsia="宋体" w:hAnsi="Times New Roman" w:hint="eastAsia"/>
          <w:sz w:val="18"/>
          <w:szCs w:val="18"/>
        </w:rPr>
        <w:t>电磁阀和继电器正在工作</w:t>
      </w:r>
    </w:p>
    <w:p w14:paraId="320ADCF6" w14:textId="77777777" w:rsidR="000E7101" w:rsidRDefault="00000000">
      <w:pPr>
        <w:wordWrap w:val="0"/>
        <w:jc w:val="center"/>
      </w:pPr>
      <w:r>
        <w:rPr>
          <w:noProof/>
        </w:rPr>
        <w:drawing>
          <wp:inline distT="0" distB="0" distL="0" distR="0" wp14:anchorId="631AF054" wp14:editId="1B82BFD4">
            <wp:extent cx="4613910" cy="2730500"/>
            <wp:effectExtent l="0" t="0" r="0" b="0"/>
            <wp:docPr id="151159385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93852" name="图片 19"/>
                    <pic:cNvPicPr>
                      <a:picLocks noChangeAspect="1" noChangeArrowheads="1"/>
                    </pic:cNvPicPr>
                  </pic:nvPicPr>
                  <pic:blipFill>
                    <a:blip r:embed="rId108" cstate="hqprint">
                      <a:extLst>
                        <a:ext uri="{28A0092B-C50C-407E-A947-70E740481C1C}">
                          <a14:useLocalDpi xmlns:a14="http://schemas.microsoft.com/office/drawing/2010/main" val="0"/>
                        </a:ext>
                      </a:extLst>
                    </a:blip>
                    <a:srcRect b="21043"/>
                    <a:stretch>
                      <a:fillRect/>
                    </a:stretch>
                  </pic:blipFill>
                  <pic:spPr>
                    <a:xfrm>
                      <a:off x="0" y="0"/>
                      <a:ext cx="4626277" cy="2737564"/>
                    </a:xfrm>
                    <a:prstGeom prst="rect">
                      <a:avLst/>
                    </a:prstGeom>
                    <a:noFill/>
                    <a:ln>
                      <a:noFill/>
                    </a:ln>
                  </pic:spPr>
                </pic:pic>
              </a:graphicData>
            </a:graphic>
          </wp:inline>
        </w:drawing>
      </w:r>
    </w:p>
    <w:p w14:paraId="65CB95DE" w14:textId="77777777" w:rsidR="000E7101" w:rsidRDefault="00000000">
      <w:pPr>
        <w:pStyle w:val="a5"/>
        <w:wordWrap w:val="0"/>
        <w:spacing w:line="360" w:lineRule="auto"/>
        <w:jc w:val="center"/>
        <w:rPr>
          <w:rFonts w:ascii="Times New Roman" w:hAnsi="Times New Roman"/>
        </w:rPr>
      </w:pPr>
      <w:r>
        <w:rPr>
          <w:rFonts w:ascii="Times New Roman" w:eastAsia="宋体" w:hAnsi="Times New Roman"/>
          <w:sz w:val="18"/>
          <w:szCs w:val="18"/>
        </w:rPr>
        <w:t>（</w:t>
      </w:r>
      <w:r>
        <w:rPr>
          <w:rFonts w:ascii="Times New Roman" w:eastAsia="宋体" w:hAnsi="Times New Roman"/>
          <w:sz w:val="18"/>
          <w:szCs w:val="18"/>
        </w:rPr>
        <w:t>b</w:t>
      </w:r>
      <w:r>
        <w:rPr>
          <w:rFonts w:ascii="Times New Roman" w:eastAsia="宋体" w:hAnsi="Times New Roman"/>
          <w:sz w:val="18"/>
          <w:szCs w:val="18"/>
        </w:rPr>
        <w:t>）</w:t>
      </w:r>
      <w:r>
        <w:rPr>
          <w:rFonts w:ascii="Times New Roman" w:eastAsia="宋体" w:hAnsi="Times New Roman" w:hint="eastAsia"/>
          <w:sz w:val="18"/>
          <w:szCs w:val="18"/>
        </w:rPr>
        <w:t>水泵正在工作</w:t>
      </w:r>
    </w:p>
    <w:p w14:paraId="4E4150F2" w14:textId="0DBECB9C" w:rsidR="000E7101" w:rsidRDefault="00000000">
      <w:pPr>
        <w:wordWrap w:val="0"/>
        <w:spacing w:line="360" w:lineRule="auto"/>
        <w:jc w:val="center"/>
        <w:rPr>
          <w:rFonts w:eastAsia="黑体"/>
          <w:szCs w:val="21"/>
        </w:rPr>
      </w:pPr>
      <w:r>
        <w:rPr>
          <w:rFonts w:eastAsia="黑体"/>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340390">
        <w:rPr>
          <w:noProof/>
          <w:szCs w:val="21"/>
        </w:rPr>
        <w:t>5</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list</w:instrText>
      </w:r>
      <w:r>
        <w:rPr>
          <w:szCs w:val="21"/>
        </w:rPr>
        <w:instrText xml:space="preserve"> </w:instrText>
      </w:r>
      <w:r>
        <w:rPr>
          <w:szCs w:val="21"/>
        </w:rPr>
        <w:fldChar w:fldCharType="separate"/>
      </w:r>
      <w:r w:rsidR="00340390">
        <w:rPr>
          <w:noProof/>
          <w:szCs w:val="21"/>
        </w:rPr>
        <w:t>17</w:t>
      </w:r>
      <w:r>
        <w:rPr>
          <w:szCs w:val="21"/>
        </w:rPr>
        <w:fldChar w:fldCharType="end"/>
      </w:r>
      <w:r>
        <w:rPr>
          <w:rFonts w:eastAsia="黑体"/>
        </w:rPr>
        <w:t xml:space="preserve">　</w:t>
      </w:r>
      <w:r>
        <w:rPr>
          <w:rFonts w:eastAsia="黑体" w:hint="eastAsia"/>
          <w:szCs w:val="21"/>
        </w:rPr>
        <w:t>灭火系统工作状态实拍图</w:t>
      </w:r>
    </w:p>
    <w:p w14:paraId="3ACB31F3" w14:textId="30D0074C" w:rsidR="000E7101" w:rsidRDefault="00000000">
      <w:pPr>
        <w:wordWrap w:val="0"/>
        <w:spacing w:line="360" w:lineRule="auto"/>
        <w:ind w:firstLineChars="200" w:firstLine="480"/>
        <w:rPr>
          <w:sz w:val="24"/>
        </w:rPr>
      </w:pPr>
      <w:r>
        <w:rPr>
          <w:rFonts w:hint="eastAsia"/>
          <w:sz w:val="24"/>
        </w:rPr>
        <w:lastRenderedPageBreak/>
        <w:t>继续点燃打火机，数据会上传到云端，</w:t>
      </w:r>
      <w:bookmarkStart w:id="125" w:name="_Hlk198501656"/>
      <w:r>
        <w:rPr>
          <w:rFonts w:hint="eastAsia"/>
          <w:sz w:val="24"/>
        </w:rPr>
        <w:t>巴法云公众号</w:t>
      </w:r>
      <w:bookmarkEnd w:id="125"/>
      <w:r>
        <w:rPr>
          <w:rFonts w:hint="eastAsia"/>
          <w:sz w:val="24"/>
        </w:rPr>
        <w:t>会接收到对应区域火灾报警的信息，如图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18</w:t>
      </w:r>
      <w:r>
        <w:rPr>
          <w:sz w:val="24"/>
        </w:rPr>
        <w:fldChar w:fldCharType="end"/>
      </w:r>
      <w:r>
        <w:rPr>
          <w:rFonts w:hint="eastAsia"/>
          <w:sz w:val="24"/>
        </w:rPr>
        <w:t>所示。企业微信也会接收到报警信息，如图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19</w:t>
      </w:r>
      <w:r>
        <w:rPr>
          <w:sz w:val="24"/>
        </w:rPr>
        <w:fldChar w:fldCharType="end"/>
      </w:r>
      <w:r>
        <w:rPr>
          <w:rFonts w:hint="eastAsia"/>
          <w:sz w:val="24"/>
        </w:rPr>
        <w:t>所示。短信平台也同时收到了报警的信息，如图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20</w:t>
      </w:r>
      <w:r>
        <w:rPr>
          <w:sz w:val="24"/>
        </w:rPr>
        <w:fldChar w:fldCharType="end"/>
      </w:r>
      <w:r>
        <w:rPr>
          <w:rFonts w:hint="eastAsia"/>
          <w:sz w:val="24"/>
        </w:rPr>
        <w:t>所示。</w:t>
      </w:r>
    </w:p>
    <w:p w14:paraId="20480F8C" w14:textId="77777777" w:rsidR="000E7101" w:rsidRDefault="00000000">
      <w:pPr>
        <w:wordWrap w:val="0"/>
        <w:spacing w:line="360" w:lineRule="auto"/>
        <w:jc w:val="center"/>
        <w:rPr>
          <w:sz w:val="24"/>
        </w:rPr>
      </w:pPr>
      <w:r>
        <w:rPr>
          <w:noProof/>
          <w:sz w:val="24"/>
        </w:rPr>
        <w:drawing>
          <wp:inline distT="0" distB="0" distL="0" distR="0" wp14:anchorId="0205DE6B" wp14:editId="36325D67">
            <wp:extent cx="3922395" cy="5177790"/>
            <wp:effectExtent l="0" t="0" r="1905" b="3810"/>
            <wp:docPr id="23113265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32653" name="图片 22"/>
                    <pic:cNvPicPr>
                      <a:picLocks noChangeAspect="1" noChangeArrowheads="1"/>
                    </pic:cNvPicPr>
                  </pic:nvPicPr>
                  <pic:blipFill>
                    <a:blip r:embed="rId109">
                      <a:extLst>
                        <a:ext uri="{28A0092B-C50C-407E-A947-70E740481C1C}">
                          <a14:useLocalDpi xmlns:a14="http://schemas.microsoft.com/office/drawing/2010/main" val="0"/>
                        </a:ext>
                      </a:extLst>
                    </a:blip>
                    <a:srcRect b="40565"/>
                    <a:stretch>
                      <a:fillRect/>
                    </a:stretch>
                  </pic:blipFill>
                  <pic:spPr>
                    <a:xfrm>
                      <a:off x="0" y="0"/>
                      <a:ext cx="3922395" cy="5178056"/>
                    </a:xfrm>
                    <a:prstGeom prst="rect">
                      <a:avLst/>
                    </a:prstGeom>
                    <a:noFill/>
                    <a:ln>
                      <a:noFill/>
                    </a:ln>
                  </pic:spPr>
                </pic:pic>
              </a:graphicData>
            </a:graphic>
          </wp:inline>
        </w:drawing>
      </w:r>
    </w:p>
    <w:p w14:paraId="0789204A" w14:textId="36468521"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18</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巴法云公众号接收报警信息截图</w:t>
      </w:r>
    </w:p>
    <w:p w14:paraId="32A873BA" w14:textId="77777777" w:rsidR="000E7101" w:rsidRDefault="00000000">
      <w:pPr>
        <w:wordWrap w:val="0"/>
        <w:spacing w:line="360" w:lineRule="auto"/>
        <w:jc w:val="center"/>
        <w:rPr>
          <w:sz w:val="24"/>
        </w:rPr>
      </w:pPr>
      <w:r>
        <w:rPr>
          <w:noProof/>
          <w:sz w:val="24"/>
        </w:rPr>
        <w:drawing>
          <wp:inline distT="0" distB="0" distL="0" distR="0" wp14:anchorId="45360A8B" wp14:editId="453F43F9">
            <wp:extent cx="4328795" cy="1690370"/>
            <wp:effectExtent l="0" t="0" r="0" b="5080"/>
            <wp:docPr id="204885499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54999" name="图片 21"/>
                    <pic:cNvPicPr>
                      <a:picLocks noChangeAspect="1" noChangeArrowheads="1"/>
                    </pic:cNvPicPr>
                  </pic:nvPicPr>
                  <pic:blipFill>
                    <a:blip r:embed="rId110">
                      <a:extLst>
                        <a:ext uri="{28A0092B-C50C-407E-A947-70E740481C1C}">
                          <a14:useLocalDpi xmlns:a14="http://schemas.microsoft.com/office/drawing/2010/main" val="0"/>
                        </a:ext>
                      </a:extLst>
                    </a:blip>
                    <a:srcRect t="72133" b="10299"/>
                    <a:stretch>
                      <a:fillRect/>
                    </a:stretch>
                  </pic:blipFill>
                  <pic:spPr>
                    <a:xfrm>
                      <a:off x="0" y="0"/>
                      <a:ext cx="4331131" cy="1691454"/>
                    </a:xfrm>
                    <a:prstGeom prst="rect">
                      <a:avLst/>
                    </a:prstGeom>
                    <a:noFill/>
                    <a:ln>
                      <a:noFill/>
                    </a:ln>
                  </pic:spPr>
                </pic:pic>
              </a:graphicData>
            </a:graphic>
          </wp:inline>
        </w:drawing>
      </w:r>
    </w:p>
    <w:p w14:paraId="036C6CEF" w14:textId="3E7E104C"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19</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企业微信群接收报警信息截图</w:t>
      </w:r>
    </w:p>
    <w:p w14:paraId="719BAF70" w14:textId="77777777" w:rsidR="000E7101" w:rsidRDefault="00000000">
      <w:pPr>
        <w:wordWrap w:val="0"/>
        <w:spacing w:line="360" w:lineRule="auto"/>
        <w:jc w:val="center"/>
        <w:rPr>
          <w:sz w:val="24"/>
        </w:rPr>
      </w:pPr>
      <w:r>
        <w:rPr>
          <w:noProof/>
          <w:sz w:val="24"/>
        </w:rPr>
        <w:lastRenderedPageBreak/>
        <w:drawing>
          <wp:inline distT="0" distB="0" distL="0" distR="0" wp14:anchorId="271F7A41" wp14:editId="7DA1DE6F">
            <wp:extent cx="4416425" cy="2552065"/>
            <wp:effectExtent l="0" t="0" r="3175" b="635"/>
            <wp:docPr id="5469048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04877" name="图片 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4429288" cy="2559339"/>
                    </a:xfrm>
                    <a:prstGeom prst="rect">
                      <a:avLst/>
                    </a:prstGeom>
                    <a:noFill/>
                    <a:ln>
                      <a:noFill/>
                    </a:ln>
                  </pic:spPr>
                </pic:pic>
              </a:graphicData>
            </a:graphic>
          </wp:inline>
        </w:drawing>
      </w:r>
    </w:p>
    <w:p w14:paraId="7CA658BD" w14:textId="50F56B11"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20</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手机短信平台接收报警信息截图</w:t>
      </w:r>
    </w:p>
    <w:p w14:paraId="14A75102" w14:textId="451A4A52" w:rsidR="000E7101" w:rsidRDefault="00000000">
      <w:pPr>
        <w:wordWrap w:val="0"/>
        <w:spacing w:line="360" w:lineRule="auto"/>
        <w:ind w:firstLineChars="200" w:firstLine="480"/>
        <w:rPr>
          <w:sz w:val="24"/>
        </w:rPr>
      </w:pPr>
      <w:r>
        <w:rPr>
          <w:rFonts w:hint="eastAsia"/>
          <w:sz w:val="24"/>
        </w:rPr>
        <w:t>在点灯科技平台的楼宇区域，监测部分也会实时显示该区域的状态如图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21</w:t>
      </w:r>
      <w:r>
        <w:rPr>
          <w:sz w:val="24"/>
        </w:rPr>
        <w:fldChar w:fldCharType="end"/>
      </w:r>
      <w:r>
        <w:rPr>
          <w:rFonts w:hint="eastAsia"/>
          <w:sz w:val="24"/>
        </w:rPr>
        <w:t>所示。分图</w:t>
      </w:r>
      <w:r>
        <w:rPr>
          <w:rFonts w:hint="eastAsia"/>
          <w:sz w:val="24"/>
        </w:rPr>
        <w:t>a</w:t>
      </w:r>
      <w:r>
        <w:rPr>
          <w:rFonts w:hint="eastAsia"/>
          <w:sz w:val="24"/>
        </w:rPr>
        <w:t>为楼宇正常时点灯科技显示图，分图</w:t>
      </w:r>
      <w:r>
        <w:rPr>
          <w:rFonts w:hint="eastAsia"/>
          <w:sz w:val="24"/>
        </w:rPr>
        <w:t>b</w:t>
      </w:r>
      <w:r>
        <w:rPr>
          <w:rFonts w:hint="eastAsia"/>
          <w:sz w:val="24"/>
        </w:rPr>
        <w:t>楼宇区域着火时点灯科技显示图。</w:t>
      </w:r>
    </w:p>
    <w:p w14:paraId="71DB876D" w14:textId="77777777" w:rsidR="000E7101" w:rsidRDefault="00000000">
      <w:pPr>
        <w:wordWrap w:val="0"/>
        <w:spacing w:line="360" w:lineRule="auto"/>
        <w:jc w:val="center"/>
        <w:rPr>
          <w:sz w:val="24"/>
        </w:rPr>
      </w:pPr>
      <w:r>
        <w:rPr>
          <w:noProof/>
          <w:sz w:val="24"/>
        </w:rPr>
        <w:drawing>
          <wp:inline distT="0" distB="0" distL="0" distR="0" wp14:anchorId="45DF4BD3" wp14:editId="226CAF1A">
            <wp:extent cx="3060700" cy="3629660"/>
            <wp:effectExtent l="0" t="0" r="6350" b="0"/>
            <wp:docPr id="176063129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31292" name="图片 23"/>
                    <pic:cNvPicPr>
                      <a:picLocks noChangeAspect="1" noChangeArrowheads="1"/>
                    </pic:cNvPicPr>
                  </pic:nvPicPr>
                  <pic:blipFill>
                    <a:blip r:embed="rId112">
                      <a:extLst>
                        <a:ext uri="{28A0092B-C50C-407E-A947-70E740481C1C}">
                          <a14:useLocalDpi xmlns:a14="http://schemas.microsoft.com/office/drawing/2010/main" val="0"/>
                        </a:ext>
                      </a:extLst>
                    </a:blip>
                    <a:srcRect b="46662"/>
                    <a:stretch>
                      <a:fillRect/>
                    </a:stretch>
                  </pic:blipFill>
                  <pic:spPr>
                    <a:xfrm>
                      <a:off x="0" y="0"/>
                      <a:ext cx="3074928" cy="3645887"/>
                    </a:xfrm>
                    <a:prstGeom prst="rect">
                      <a:avLst/>
                    </a:prstGeom>
                    <a:noFill/>
                    <a:ln>
                      <a:noFill/>
                    </a:ln>
                  </pic:spPr>
                </pic:pic>
              </a:graphicData>
            </a:graphic>
          </wp:inline>
        </w:drawing>
      </w:r>
    </w:p>
    <w:p w14:paraId="0DE7484D" w14:textId="77777777" w:rsidR="000E7101" w:rsidRDefault="00000000">
      <w:pPr>
        <w:pStyle w:val="a5"/>
        <w:wordWrap w:val="0"/>
        <w:spacing w:line="360" w:lineRule="auto"/>
        <w:jc w:val="center"/>
        <w:rPr>
          <w:rFonts w:ascii="Times New Roman" w:eastAsia="宋体" w:hAnsi="Times New Roman"/>
          <w:sz w:val="18"/>
          <w:szCs w:val="18"/>
        </w:rPr>
      </w:pPr>
      <w:r>
        <w:rPr>
          <w:rFonts w:ascii="Times New Roman" w:eastAsia="宋体" w:hAnsi="Times New Roman"/>
          <w:sz w:val="18"/>
          <w:szCs w:val="18"/>
        </w:rPr>
        <w:t>（</w:t>
      </w:r>
      <w:r>
        <w:rPr>
          <w:rFonts w:ascii="Times New Roman" w:eastAsia="宋体" w:hAnsi="Times New Roman"/>
          <w:sz w:val="18"/>
          <w:szCs w:val="18"/>
        </w:rPr>
        <w:t>a</w:t>
      </w:r>
      <w:r>
        <w:rPr>
          <w:rFonts w:ascii="Times New Roman" w:eastAsia="宋体" w:hAnsi="Times New Roman"/>
          <w:sz w:val="18"/>
          <w:szCs w:val="18"/>
        </w:rPr>
        <w:t>）</w:t>
      </w:r>
      <w:r>
        <w:rPr>
          <w:rFonts w:ascii="Times New Roman" w:eastAsia="宋体" w:hAnsi="Times New Roman" w:hint="eastAsia"/>
          <w:sz w:val="18"/>
          <w:szCs w:val="18"/>
        </w:rPr>
        <w:t>楼宇正常时点灯科技显示</w:t>
      </w:r>
    </w:p>
    <w:p w14:paraId="7CCD746E" w14:textId="77777777" w:rsidR="000E7101" w:rsidRDefault="00000000">
      <w:pPr>
        <w:wordWrap w:val="0"/>
        <w:jc w:val="center"/>
      </w:pPr>
      <w:r>
        <w:rPr>
          <w:noProof/>
        </w:rPr>
        <w:lastRenderedPageBreak/>
        <w:drawing>
          <wp:inline distT="0" distB="0" distL="0" distR="0" wp14:anchorId="3E863CEE" wp14:editId="3EDC510D">
            <wp:extent cx="2821940" cy="3329305"/>
            <wp:effectExtent l="0" t="0" r="0" b="4445"/>
            <wp:docPr id="170826149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61499" name="图片 24"/>
                    <pic:cNvPicPr>
                      <a:picLocks noChangeAspect="1" noChangeArrowheads="1"/>
                    </pic:cNvPicPr>
                  </pic:nvPicPr>
                  <pic:blipFill>
                    <a:blip r:embed="rId113" cstate="hqprint">
                      <a:extLst>
                        <a:ext uri="{28A0092B-C50C-407E-A947-70E740481C1C}">
                          <a14:useLocalDpi xmlns:a14="http://schemas.microsoft.com/office/drawing/2010/main" val="0"/>
                        </a:ext>
                      </a:extLst>
                    </a:blip>
                    <a:srcRect b="46928"/>
                    <a:stretch>
                      <a:fillRect/>
                    </a:stretch>
                  </pic:blipFill>
                  <pic:spPr>
                    <a:xfrm>
                      <a:off x="0" y="0"/>
                      <a:ext cx="2834586" cy="3344147"/>
                    </a:xfrm>
                    <a:prstGeom prst="rect">
                      <a:avLst/>
                    </a:prstGeom>
                    <a:noFill/>
                    <a:ln>
                      <a:noFill/>
                    </a:ln>
                  </pic:spPr>
                </pic:pic>
              </a:graphicData>
            </a:graphic>
          </wp:inline>
        </w:drawing>
      </w:r>
    </w:p>
    <w:p w14:paraId="70F8A495" w14:textId="77777777" w:rsidR="000E7101" w:rsidRDefault="00000000">
      <w:pPr>
        <w:pStyle w:val="a5"/>
        <w:wordWrap w:val="0"/>
        <w:spacing w:line="360" w:lineRule="auto"/>
        <w:jc w:val="center"/>
        <w:rPr>
          <w:rFonts w:ascii="Times New Roman" w:hAnsi="Times New Roman"/>
        </w:rPr>
      </w:pPr>
      <w:r>
        <w:rPr>
          <w:rFonts w:ascii="Times New Roman" w:eastAsia="宋体" w:hAnsi="Times New Roman"/>
          <w:sz w:val="18"/>
          <w:szCs w:val="18"/>
        </w:rPr>
        <w:t>（</w:t>
      </w:r>
      <w:r>
        <w:rPr>
          <w:rFonts w:ascii="Times New Roman" w:eastAsia="宋体" w:hAnsi="Times New Roman"/>
          <w:sz w:val="18"/>
          <w:szCs w:val="18"/>
        </w:rPr>
        <w:t>b</w:t>
      </w:r>
      <w:r>
        <w:rPr>
          <w:rFonts w:ascii="Times New Roman" w:eastAsia="宋体" w:hAnsi="Times New Roman"/>
          <w:sz w:val="18"/>
          <w:szCs w:val="18"/>
        </w:rPr>
        <w:t>）</w:t>
      </w:r>
      <w:r>
        <w:rPr>
          <w:rFonts w:ascii="Times New Roman" w:eastAsia="宋体" w:hAnsi="Times New Roman" w:hint="eastAsia"/>
          <w:sz w:val="18"/>
          <w:szCs w:val="18"/>
        </w:rPr>
        <w:t>楼宇区域着火时点灯科技显示</w:t>
      </w:r>
    </w:p>
    <w:p w14:paraId="0DCED574" w14:textId="63B88C3D"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21</w:t>
      </w:r>
      <w:r>
        <w:rPr>
          <w:rFonts w:ascii="Times New Roman" w:hAnsi="Times New Roman"/>
          <w:sz w:val="21"/>
          <w:szCs w:val="21"/>
        </w:rPr>
        <w:fldChar w:fldCharType="end"/>
      </w:r>
      <w:r>
        <w:rPr>
          <w:rFonts w:ascii="Times New Roman" w:hAnsi="Times New Roman" w:hint="eastAsia"/>
          <w:sz w:val="21"/>
          <w:szCs w:val="21"/>
        </w:rPr>
        <w:t xml:space="preserve">　点灯科技平台实时更新显示状态</w:t>
      </w:r>
    </w:p>
    <w:p w14:paraId="52DF7737" w14:textId="77777777" w:rsidR="000E7101" w:rsidRDefault="00000000">
      <w:pPr>
        <w:wordWrap w:val="0"/>
        <w:spacing w:beforeLines="50" w:before="156" w:afterLines="50" w:after="156" w:line="360" w:lineRule="auto"/>
        <w:outlineLvl w:val="2"/>
        <w:rPr>
          <w:rFonts w:eastAsia="黑体"/>
          <w:sz w:val="24"/>
        </w:rPr>
      </w:pPr>
      <w:bookmarkStart w:id="126" w:name="_Toc199448590"/>
      <w:r>
        <w:rPr>
          <w:rFonts w:eastAsia="黑体" w:hint="eastAsia"/>
          <w:sz w:val="24"/>
        </w:rPr>
        <w:t>5.2.</w:t>
      </w:r>
      <w:bookmarkStart w:id="127" w:name="_Hlk167659495"/>
      <w:r>
        <w:rPr>
          <w:rFonts w:eastAsia="黑体" w:hint="eastAsia"/>
          <w:sz w:val="24"/>
        </w:rPr>
        <w:t>4</w:t>
      </w:r>
      <w:r>
        <w:rPr>
          <w:rFonts w:eastAsia="黑体" w:hint="eastAsia"/>
          <w:sz w:val="24"/>
        </w:rPr>
        <w:t xml:space="preserve">　</w:t>
      </w:r>
      <w:bookmarkEnd w:id="127"/>
      <w:r>
        <w:rPr>
          <w:rFonts w:eastAsia="黑体" w:hint="eastAsia"/>
          <w:sz w:val="24"/>
        </w:rPr>
        <w:t>楼宇人员指纹检测功能</w:t>
      </w:r>
      <w:bookmarkEnd w:id="126"/>
    </w:p>
    <w:p w14:paraId="61ED5C09" w14:textId="52E9C025" w:rsidR="000E7101" w:rsidRDefault="00000000">
      <w:pPr>
        <w:wordWrap w:val="0"/>
        <w:spacing w:line="360" w:lineRule="auto"/>
        <w:ind w:firstLineChars="200" w:firstLine="480"/>
        <w:rPr>
          <w:sz w:val="24"/>
        </w:rPr>
      </w:pPr>
      <w:r>
        <w:rPr>
          <w:rFonts w:hint="eastAsia"/>
          <w:sz w:val="24"/>
        </w:rPr>
        <w:t>指纹检测部分会在系统上电后自动启动，屏幕会实时显示操作指示，如图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22</w:t>
      </w:r>
      <w:r>
        <w:rPr>
          <w:sz w:val="24"/>
        </w:rPr>
        <w:fldChar w:fldCharType="end"/>
      </w:r>
      <w:r>
        <w:rPr>
          <w:rFonts w:hint="eastAsia"/>
          <w:sz w:val="24"/>
        </w:rPr>
        <w:t>所示。</w:t>
      </w:r>
    </w:p>
    <w:p w14:paraId="69F0A40D" w14:textId="77777777" w:rsidR="000E7101" w:rsidRDefault="00000000">
      <w:pPr>
        <w:wordWrap w:val="0"/>
        <w:spacing w:line="360" w:lineRule="auto"/>
        <w:jc w:val="center"/>
        <w:rPr>
          <w:sz w:val="24"/>
        </w:rPr>
      </w:pPr>
      <w:r>
        <w:rPr>
          <w:noProof/>
          <w:sz w:val="24"/>
        </w:rPr>
        <w:drawing>
          <wp:inline distT="0" distB="0" distL="0" distR="0" wp14:anchorId="251E2A5A" wp14:editId="114B953E">
            <wp:extent cx="4762500" cy="2679700"/>
            <wp:effectExtent l="0" t="0" r="0" b="6350"/>
            <wp:docPr id="43004434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44344" name="图片 25"/>
                    <pic:cNvPicPr>
                      <a:picLocks noChangeAspect="1" noChangeArrowheads="1"/>
                    </pic:cNvPicPr>
                  </pic:nvPicPr>
                  <pic:blipFill>
                    <a:blip r:embed="rId114" cstate="hqprint">
                      <a:extLst>
                        <a:ext uri="{28A0092B-C50C-407E-A947-70E740481C1C}">
                          <a14:useLocalDpi xmlns:a14="http://schemas.microsoft.com/office/drawing/2010/main" val="0"/>
                        </a:ext>
                      </a:extLst>
                    </a:blip>
                    <a:srcRect/>
                    <a:stretch>
                      <a:fillRect/>
                    </a:stretch>
                  </pic:blipFill>
                  <pic:spPr>
                    <a:xfrm>
                      <a:off x="0" y="0"/>
                      <a:ext cx="4771804" cy="2685192"/>
                    </a:xfrm>
                    <a:prstGeom prst="rect">
                      <a:avLst/>
                    </a:prstGeom>
                    <a:noFill/>
                    <a:ln>
                      <a:noFill/>
                    </a:ln>
                  </pic:spPr>
                </pic:pic>
              </a:graphicData>
            </a:graphic>
          </wp:inline>
        </w:drawing>
      </w:r>
    </w:p>
    <w:p w14:paraId="4FD27E4F" w14:textId="75125808"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22</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指纹检测部分屏幕显示的内容</w:t>
      </w:r>
    </w:p>
    <w:p w14:paraId="594472A4" w14:textId="6E313FD6" w:rsidR="000E7101" w:rsidRDefault="00000000">
      <w:pPr>
        <w:wordWrap w:val="0"/>
        <w:spacing w:line="360" w:lineRule="auto"/>
        <w:ind w:firstLineChars="200" w:firstLine="480"/>
        <w:rPr>
          <w:sz w:val="24"/>
        </w:rPr>
      </w:pPr>
      <w:r>
        <w:rPr>
          <w:rFonts w:hint="eastAsia"/>
          <w:sz w:val="24"/>
        </w:rPr>
        <w:t>将管理员身份卡放在</w:t>
      </w:r>
      <w:r>
        <w:rPr>
          <w:rFonts w:hint="eastAsia"/>
          <w:sz w:val="24"/>
        </w:rPr>
        <w:t>RFID</w:t>
      </w:r>
      <w:r>
        <w:rPr>
          <w:rFonts w:hint="eastAsia"/>
          <w:sz w:val="24"/>
        </w:rPr>
        <w:t>感应区，按下</w:t>
      </w:r>
      <w:r>
        <w:rPr>
          <w:rFonts w:hint="eastAsia"/>
          <w:sz w:val="24"/>
        </w:rPr>
        <w:t>KEY1</w:t>
      </w:r>
      <w:r>
        <w:rPr>
          <w:rFonts w:hint="eastAsia"/>
          <w:sz w:val="24"/>
        </w:rPr>
        <w:t>进入添加指纹模式，屏幕上显示出请按手指，如图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23</w:t>
      </w:r>
      <w:r>
        <w:rPr>
          <w:sz w:val="24"/>
        </w:rPr>
        <w:fldChar w:fldCharType="end"/>
      </w:r>
      <w:r>
        <w:rPr>
          <w:rFonts w:hint="eastAsia"/>
          <w:sz w:val="24"/>
        </w:rPr>
        <w:t>。</w:t>
      </w:r>
    </w:p>
    <w:p w14:paraId="31EEE488" w14:textId="77777777" w:rsidR="000E7101" w:rsidRDefault="00000000">
      <w:pPr>
        <w:wordWrap w:val="0"/>
        <w:spacing w:line="360" w:lineRule="auto"/>
        <w:jc w:val="center"/>
        <w:rPr>
          <w:sz w:val="24"/>
        </w:rPr>
      </w:pPr>
      <w:r>
        <w:rPr>
          <w:noProof/>
          <w:sz w:val="24"/>
        </w:rPr>
        <w:lastRenderedPageBreak/>
        <w:drawing>
          <wp:inline distT="0" distB="0" distL="0" distR="0" wp14:anchorId="1BA91722" wp14:editId="40E94240">
            <wp:extent cx="4584700" cy="3435985"/>
            <wp:effectExtent l="0" t="0" r="6350" b="0"/>
            <wp:docPr id="81168940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89402" name="图片 26"/>
                    <pic:cNvPicPr>
                      <a:picLocks noChangeAspect="1" noChangeArrowheads="1"/>
                    </pic:cNvPicPr>
                  </pic:nvPicPr>
                  <pic:blipFill>
                    <a:blip r:embed="rId115" cstate="hqprint">
                      <a:extLst>
                        <a:ext uri="{28A0092B-C50C-407E-A947-70E740481C1C}">
                          <a14:useLocalDpi xmlns:a14="http://schemas.microsoft.com/office/drawing/2010/main" val="0"/>
                        </a:ext>
                      </a:extLst>
                    </a:blip>
                    <a:srcRect/>
                    <a:stretch>
                      <a:fillRect/>
                    </a:stretch>
                  </pic:blipFill>
                  <pic:spPr>
                    <a:xfrm>
                      <a:off x="0" y="0"/>
                      <a:ext cx="4591899" cy="3441393"/>
                    </a:xfrm>
                    <a:prstGeom prst="rect">
                      <a:avLst/>
                    </a:prstGeom>
                    <a:noFill/>
                    <a:ln>
                      <a:noFill/>
                    </a:ln>
                  </pic:spPr>
                </pic:pic>
              </a:graphicData>
            </a:graphic>
          </wp:inline>
        </w:drawing>
      </w:r>
    </w:p>
    <w:p w14:paraId="34C1FEE9" w14:textId="72EFB5CC"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23</w:t>
      </w:r>
      <w:r>
        <w:rPr>
          <w:rFonts w:ascii="Times New Roman" w:hAnsi="Times New Roman"/>
          <w:sz w:val="21"/>
          <w:szCs w:val="21"/>
        </w:rPr>
        <w:fldChar w:fldCharType="end"/>
      </w:r>
      <w:r>
        <w:rPr>
          <w:rFonts w:ascii="Times New Roman" w:hAnsi="Times New Roman" w:hint="eastAsia"/>
          <w:sz w:val="21"/>
          <w:szCs w:val="21"/>
        </w:rPr>
        <w:t xml:space="preserve">　管理员卡刷卡和</w:t>
      </w:r>
      <w:r>
        <w:rPr>
          <w:rFonts w:hint="eastAsia"/>
          <w:sz w:val="21"/>
          <w:szCs w:val="21"/>
        </w:rPr>
        <w:t>添加指纹显示</w:t>
      </w:r>
    </w:p>
    <w:p w14:paraId="115D11C1" w14:textId="5EA38A62" w:rsidR="000E7101" w:rsidRDefault="00000000">
      <w:pPr>
        <w:wordWrap w:val="0"/>
        <w:spacing w:line="360" w:lineRule="auto"/>
        <w:ind w:firstLineChars="200" w:firstLine="480"/>
        <w:rPr>
          <w:sz w:val="24"/>
        </w:rPr>
      </w:pPr>
      <w:r>
        <w:rPr>
          <w:rFonts w:hint="eastAsia"/>
          <w:sz w:val="24"/>
        </w:rPr>
        <w:t>此时可以将管理员卡移开，并在指纹传感器上按下手指，屏幕会显示识别成功，然后自动进行第二次识别，如果两次显示比对成功，则会进入生成指纹模板环节，如图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24</w:t>
      </w:r>
      <w:r>
        <w:rPr>
          <w:sz w:val="24"/>
        </w:rPr>
        <w:fldChar w:fldCharType="end"/>
      </w:r>
      <w:r>
        <w:rPr>
          <w:rFonts w:hint="eastAsia"/>
          <w:sz w:val="24"/>
        </w:rPr>
        <w:t>所示。</w:t>
      </w:r>
    </w:p>
    <w:p w14:paraId="3A7EDC2D" w14:textId="77777777" w:rsidR="000E7101" w:rsidRDefault="00000000">
      <w:pPr>
        <w:wordWrap w:val="0"/>
        <w:spacing w:line="360" w:lineRule="auto"/>
        <w:jc w:val="center"/>
        <w:rPr>
          <w:sz w:val="24"/>
        </w:rPr>
      </w:pPr>
      <w:r>
        <w:rPr>
          <w:noProof/>
          <w:sz w:val="24"/>
        </w:rPr>
        <w:drawing>
          <wp:inline distT="0" distB="0" distL="0" distR="0" wp14:anchorId="4F9F755B" wp14:editId="3365F150">
            <wp:extent cx="4349750" cy="3259455"/>
            <wp:effectExtent l="0" t="0" r="0" b="0"/>
            <wp:docPr id="56712520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25205" name="图片 27"/>
                    <pic:cNvPicPr>
                      <a:picLocks noChangeAspect="1" noChangeArrowheads="1"/>
                    </pic:cNvPicPr>
                  </pic:nvPicPr>
                  <pic:blipFill>
                    <a:blip r:embed="rId116" cstate="hqprint">
                      <a:extLst>
                        <a:ext uri="{28A0092B-C50C-407E-A947-70E740481C1C}">
                          <a14:useLocalDpi xmlns:a14="http://schemas.microsoft.com/office/drawing/2010/main" val="0"/>
                        </a:ext>
                      </a:extLst>
                    </a:blip>
                    <a:srcRect/>
                    <a:stretch>
                      <a:fillRect/>
                    </a:stretch>
                  </pic:blipFill>
                  <pic:spPr>
                    <a:xfrm>
                      <a:off x="0" y="0"/>
                      <a:ext cx="4364950" cy="3271307"/>
                    </a:xfrm>
                    <a:prstGeom prst="rect">
                      <a:avLst/>
                    </a:prstGeom>
                    <a:noFill/>
                    <a:ln>
                      <a:noFill/>
                    </a:ln>
                  </pic:spPr>
                </pic:pic>
              </a:graphicData>
            </a:graphic>
          </wp:inline>
        </w:drawing>
      </w:r>
    </w:p>
    <w:p w14:paraId="2FD173A1" w14:textId="2BF69257"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24</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指纹比对成功，生成指纹模板</w:t>
      </w:r>
    </w:p>
    <w:p w14:paraId="114DB3B2" w14:textId="2FA5C971" w:rsidR="000E7101" w:rsidRDefault="00000000">
      <w:pPr>
        <w:wordWrap w:val="0"/>
        <w:spacing w:line="360" w:lineRule="auto"/>
        <w:ind w:firstLineChars="200" w:firstLine="480"/>
        <w:rPr>
          <w:sz w:val="24"/>
        </w:rPr>
      </w:pPr>
      <w:r>
        <w:rPr>
          <w:rFonts w:hint="eastAsia"/>
          <w:sz w:val="24"/>
        </w:rPr>
        <w:t>生成完成后进入选择</w:t>
      </w:r>
      <w:r>
        <w:rPr>
          <w:rFonts w:hint="eastAsia"/>
          <w:sz w:val="24"/>
        </w:rPr>
        <w:t>ID</w:t>
      </w:r>
      <w:r>
        <w:rPr>
          <w:rFonts w:hint="eastAsia"/>
          <w:sz w:val="24"/>
        </w:rPr>
        <w:t>和存储界面。此时，根据屏幕提示按下</w:t>
      </w:r>
      <w:r>
        <w:rPr>
          <w:rFonts w:hint="eastAsia"/>
          <w:sz w:val="24"/>
        </w:rPr>
        <w:t>KEY2</w:t>
      </w:r>
      <w:r>
        <w:rPr>
          <w:rFonts w:hint="eastAsia"/>
          <w:sz w:val="24"/>
        </w:rPr>
        <w:t>或</w:t>
      </w:r>
      <w:r>
        <w:rPr>
          <w:rFonts w:hint="eastAsia"/>
          <w:sz w:val="24"/>
        </w:rPr>
        <w:t>KEY4</w:t>
      </w:r>
      <w:r>
        <w:rPr>
          <w:rFonts w:hint="eastAsia"/>
          <w:sz w:val="24"/>
        </w:rPr>
        <w:t>，</w:t>
      </w:r>
      <w:r>
        <w:rPr>
          <w:rFonts w:hint="eastAsia"/>
          <w:sz w:val="24"/>
        </w:rPr>
        <w:lastRenderedPageBreak/>
        <w:t>选择指纹</w:t>
      </w:r>
      <w:r>
        <w:rPr>
          <w:rFonts w:hint="eastAsia"/>
          <w:sz w:val="24"/>
        </w:rPr>
        <w:t>ID</w:t>
      </w:r>
      <w:r>
        <w:rPr>
          <w:rFonts w:hint="eastAsia"/>
          <w:sz w:val="24"/>
        </w:rPr>
        <w:t>，如图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25</w:t>
      </w:r>
      <w:r>
        <w:rPr>
          <w:sz w:val="24"/>
        </w:rPr>
        <w:fldChar w:fldCharType="end"/>
      </w:r>
      <w:r>
        <w:rPr>
          <w:rFonts w:hint="eastAsia"/>
          <w:sz w:val="24"/>
        </w:rPr>
        <w:t>所示。然后根据屏幕提示按下</w:t>
      </w:r>
      <w:bookmarkStart w:id="128" w:name="_Hlk198565965"/>
      <w:r>
        <w:rPr>
          <w:rFonts w:hint="eastAsia"/>
          <w:sz w:val="24"/>
        </w:rPr>
        <w:t>KEY3</w:t>
      </w:r>
      <w:bookmarkEnd w:id="128"/>
      <w:r>
        <w:rPr>
          <w:rFonts w:hint="eastAsia"/>
          <w:sz w:val="24"/>
        </w:rPr>
        <w:t>，即可将指纹模板存入模块。如图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26</w:t>
      </w:r>
      <w:r>
        <w:rPr>
          <w:sz w:val="24"/>
        </w:rPr>
        <w:fldChar w:fldCharType="end"/>
      </w:r>
      <w:r>
        <w:rPr>
          <w:rFonts w:hint="eastAsia"/>
          <w:sz w:val="24"/>
        </w:rPr>
        <w:t>所示。</w:t>
      </w:r>
    </w:p>
    <w:p w14:paraId="6CF35CB9" w14:textId="77777777" w:rsidR="000E7101" w:rsidRDefault="00000000">
      <w:pPr>
        <w:wordWrap w:val="0"/>
        <w:spacing w:line="360" w:lineRule="auto"/>
        <w:jc w:val="center"/>
        <w:rPr>
          <w:sz w:val="24"/>
        </w:rPr>
      </w:pPr>
      <w:r>
        <w:rPr>
          <w:noProof/>
          <w:sz w:val="24"/>
        </w:rPr>
        <w:drawing>
          <wp:inline distT="0" distB="0" distL="0" distR="0" wp14:anchorId="68E747F3" wp14:editId="0BC036D5">
            <wp:extent cx="4228465" cy="3169285"/>
            <wp:effectExtent l="0" t="0" r="635" b="0"/>
            <wp:docPr id="104367441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74414" name="图片 28"/>
                    <pic:cNvPicPr>
                      <a:picLocks noChangeAspect="1" noChangeArrowheads="1"/>
                    </pic:cNvPicPr>
                  </pic:nvPicPr>
                  <pic:blipFill>
                    <a:blip r:embed="rId117" cstate="hqprint">
                      <a:extLst>
                        <a:ext uri="{28A0092B-C50C-407E-A947-70E740481C1C}">
                          <a14:useLocalDpi xmlns:a14="http://schemas.microsoft.com/office/drawing/2010/main" val="0"/>
                        </a:ext>
                      </a:extLst>
                    </a:blip>
                    <a:srcRect/>
                    <a:stretch>
                      <a:fillRect/>
                    </a:stretch>
                  </pic:blipFill>
                  <pic:spPr>
                    <a:xfrm>
                      <a:off x="0" y="0"/>
                      <a:ext cx="4257537" cy="3190806"/>
                    </a:xfrm>
                    <a:prstGeom prst="rect">
                      <a:avLst/>
                    </a:prstGeom>
                    <a:noFill/>
                    <a:ln>
                      <a:noFill/>
                    </a:ln>
                  </pic:spPr>
                </pic:pic>
              </a:graphicData>
            </a:graphic>
          </wp:inline>
        </w:drawing>
      </w:r>
    </w:p>
    <w:p w14:paraId="4F3913BA" w14:textId="62CEA51B"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25</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选择指纹</w:t>
      </w:r>
      <w:r>
        <w:rPr>
          <w:rFonts w:hint="eastAsia"/>
          <w:sz w:val="21"/>
          <w:szCs w:val="21"/>
        </w:rPr>
        <w:t>ID</w:t>
      </w:r>
      <w:r>
        <w:rPr>
          <w:rFonts w:hint="eastAsia"/>
          <w:sz w:val="21"/>
          <w:szCs w:val="21"/>
        </w:rPr>
        <w:t>，保存</w:t>
      </w:r>
    </w:p>
    <w:p w14:paraId="5BB69D69" w14:textId="77777777" w:rsidR="000E7101" w:rsidRDefault="00000000">
      <w:pPr>
        <w:wordWrap w:val="0"/>
        <w:spacing w:line="360" w:lineRule="auto"/>
        <w:jc w:val="center"/>
        <w:rPr>
          <w:sz w:val="24"/>
        </w:rPr>
      </w:pPr>
      <w:r>
        <w:rPr>
          <w:noProof/>
          <w:sz w:val="24"/>
        </w:rPr>
        <w:drawing>
          <wp:inline distT="0" distB="0" distL="0" distR="0" wp14:anchorId="68043F07" wp14:editId="05F2CB7C">
            <wp:extent cx="4749800" cy="3559175"/>
            <wp:effectExtent l="0" t="0" r="0" b="3175"/>
            <wp:docPr id="128629610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96101" name="图片 2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a:xfrm>
                      <a:off x="0" y="0"/>
                      <a:ext cx="4766099" cy="3571948"/>
                    </a:xfrm>
                    <a:prstGeom prst="rect">
                      <a:avLst/>
                    </a:prstGeom>
                    <a:noFill/>
                    <a:ln>
                      <a:noFill/>
                    </a:ln>
                  </pic:spPr>
                </pic:pic>
              </a:graphicData>
            </a:graphic>
          </wp:inline>
        </w:drawing>
      </w:r>
    </w:p>
    <w:p w14:paraId="07C1B2FE" w14:textId="5174EF92"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26</w:t>
      </w:r>
      <w:r>
        <w:rPr>
          <w:rFonts w:ascii="Times New Roman" w:hAnsi="Times New Roman"/>
          <w:sz w:val="21"/>
          <w:szCs w:val="21"/>
        </w:rPr>
        <w:fldChar w:fldCharType="end"/>
      </w:r>
      <w:r>
        <w:rPr>
          <w:rFonts w:ascii="Times New Roman" w:hAnsi="Times New Roman" w:hint="eastAsia"/>
          <w:sz w:val="21"/>
          <w:szCs w:val="21"/>
        </w:rPr>
        <w:t xml:space="preserve">　按下</w:t>
      </w:r>
      <w:r>
        <w:rPr>
          <w:rFonts w:ascii="Times New Roman" w:hAnsi="Times New Roman" w:hint="eastAsia"/>
          <w:sz w:val="21"/>
          <w:szCs w:val="21"/>
        </w:rPr>
        <w:t>KEY</w:t>
      </w:r>
      <w:r>
        <w:rPr>
          <w:rFonts w:ascii="Times New Roman" w:hAnsi="Times New Roman"/>
          <w:sz w:val="21"/>
          <w:szCs w:val="21"/>
        </w:rPr>
        <w:t>3</w:t>
      </w:r>
      <w:r>
        <w:rPr>
          <w:rFonts w:ascii="Times New Roman" w:hAnsi="Times New Roman" w:hint="eastAsia"/>
          <w:sz w:val="21"/>
          <w:szCs w:val="21"/>
        </w:rPr>
        <w:t>，指纹</w:t>
      </w:r>
      <w:r>
        <w:rPr>
          <w:rFonts w:hint="eastAsia"/>
          <w:sz w:val="21"/>
          <w:szCs w:val="21"/>
        </w:rPr>
        <w:t>录入成功</w:t>
      </w:r>
    </w:p>
    <w:p w14:paraId="2CFC78B1" w14:textId="2F5A9BA7" w:rsidR="000E7101" w:rsidRDefault="00000000">
      <w:pPr>
        <w:wordWrap w:val="0"/>
        <w:spacing w:line="360" w:lineRule="auto"/>
        <w:ind w:firstLineChars="200" w:firstLine="480"/>
        <w:rPr>
          <w:sz w:val="24"/>
        </w:rPr>
      </w:pPr>
      <w:r>
        <w:rPr>
          <w:rFonts w:hint="eastAsia"/>
          <w:sz w:val="24"/>
        </w:rPr>
        <w:t>如果两次指纹比对失败，屏幕会显示对比失败，如图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27</w:t>
      </w:r>
      <w:r>
        <w:rPr>
          <w:sz w:val="24"/>
        </w:rPr>
        <w:fldChar w:fldCharType="end"/>
      </w:r>
      <w:r>
        <w:rPr>
          <w:rFonts w:hint="eastAsia"/>
          <w:sz w:val="24"/>
        </w:rPr>
        <w:t>所示。随后自动退出，下次再进入管理员模式需要再次刷卡。</w:t>
      </w:r>
    </w:p>
    <w:p w14:paraId="6CAEDD8A" w14:textId="77777777" w:rsidR="000E7101" w:rsidRDefault="00000000">
      <w:pPr>
        <w:wordWrap w:val="0"/>
        <w:spacing w:line="360" w:lineRule="auto"/>
        <w:jc w:val="center"/>
        <w:rPr>
          <w:sz w:val="24"/>
        </w:rPr>
      </w:pPr>
      <w:r>
        <w:rPr>
          <w:noProof/>
          <w:sz w:val="24"/>
        </w:rPr>
        <w:lastRenderedPageBreak/>
        <w:drawing>
          <wp:inline distT="0" distB="0" distL="0" distR="0" wp14:anchorId="4E7502A7" wp14:editId="79F399C1">
            <wp:extent cx="4442460" cy="3329305"/>
            <wp:effectExtent l="0" t="0" r="0" b="4445"/>
            <wp:docPr id="160030390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03905" name="图片 30"/>
                    <pic:cNvPicPr>
                      <a:picLocks noChangeAspect="1" noChangeArrowheads="1"/>
                    </pic:cNvPicPr>
                  </pic:nvPicPr>
                  <pic:blipFill>
                    <a:blip r:embed="rId119" cstate="hqprint">
                      <a:extLst>
                        <a:ext uri="{28A0092B-C50C-407E-A947-70E740481C1C}">
                          <a14:useLocalDpi xmlns:a14="http://schemas.microsoft.com/office/drawing/2010/main" val="0"/>
                        </a:ext>
                      </a:extLst>
                    </a:blip>
                    <a:srcRect/>
                    <a:stretch>
                      <a:fillRect/>
                    </a:stretch>
                  </pic:blipFill>
                  <pic:spPr>
                    <a:xfrm>
                      <a:off x="0" y="0"/>
                      <a:ext cx="4455102" cy="3338871"/>
                    </a:xfrm>
                    <a:prstGeom prst="rect">
                      <a:avLst/>
                    </a:prstGeom>
                    <a:noFill/>
                    <a:ln>
                      <a:noFill/>
                    </a:ln>
                  </pic:spPr>
                </pic:pic>
              </a:graphicData>
            </a:graphic>
          </wp:inline>
        </w:drawing>
      </w:r>
    </w:p>
    <w:p w14:paraId="0B75DCAA" w14:textId="39C964CA"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27</w:t>
      </w:r>
      <w:r>
        <w:rPr>
          <w:rFonts w:ascii="Times New Roman" w:hAnsi="Times New Roman"/>
          <w:sz w:val="21"/>
          <w:szCs w:val="21"/>
        </w:rPr>
        <w:fldChar w:fldCharType="end"/>
      </w:r>
      <w:r>
        <w:rPr>
          <w:rFonts w:ascii="Times New Roman" w:hAnsi="Times New Roman" w:hint="eastAsia"/>
          <w:sz w:val="21"/>
          <w:szCs w:val="21"/>
        </w:rPr>
        <w:t xml:space="preserve">　指纹识别失败，屏幕显示对比失败</w:t>
      </w:r>
    </w:p>
    <w:p w14:paraId="439F1E07" w14:textId="7BA3F0CC" w:rsidR="000E7101" w:rsidRDefault="00000000">
      <w:pPr>
        <w:wordWrap w:val="0"/>
        <w:spacing w:line="360" w:lineRule="auto"/>
        <w:ind w:firstLineChars="200" w:firstLine="480"/>
        <w:rPr>
          <w:sz w:val="24"/>
        </w:rPr>
      </w:pPr>
      <w:r>
        <w:rPr>
          <w:rFonts w:hint="eastAsia"/>
          <w:sz w:val="24"/>
        </w:rPr>
        <w:t>验证指纹功能：当按下</w:t>
      </w:r>
      <w:r>
        <w:rPr>
          <w:rFonts w:hint="eastAsia"/>
          <w:sz w:val="24"/>
        </w:rPr>
        <w:t>KEY5</w:t>
      </w:r>
      <w:r>
        <w:rPr>
          <w:rFonts w:hint="eastAsia"/>
          <w:sz w:val="24"/>
        </w:rPr>
        <w:t>，进入验证指纹模式，屏幕上显示请按手指，此时，在指纹模块上按下手指，系统会自动检测指纹，如果识别成功，会在屏幕上显示验证成功，并显示出验证分数，同时开启舵机，代表门已开，如图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28</w:t>
      </w:r>
      <w:r>
        <w:rPr>
          <w:sz w:val="24"/>
        </w:rPr>
        <w:fldChar w:fldCharType="end"/>
      </w:r>
      <w:r>
        <w:rPr>
          <w:rFonts w:hint="eastAsia"/>
          <w:sz w:val="24"/>
        </w:rPr>
        <w:t>所示。过</w:t>
      </w:r>
      <w:r>
        <w:rPr>
          <w:rFonts w:hint="eastAsia"/>
          <w:sz w:val="24"/>
        </w:rPr>
        <w:t>3</w:t>
      </w:r>
      <w:r>
        <w:rPr>
          <w:rFonts w:hint="eastAsia"/>
          <w:sz w:val="24"/>
        </w:rPr>
        <w:t>～</w:t>
      </w:r>
      <w:r>
        <w:rPr>
          <w:rFonts w:hint="eastAsia"/>
          <w:sz w:val="24"/>
        </w:rPr>
        <w:t>5s</w:t>
      </w:r>
      <w:r>
        <w:rPr>
          <w:rFonts w:hint="eastAsia"/>
          <w:sz w:val="24"/>
        </w:rPr>
        <w:t>舵机会自动关闭。</w:t>
      </w:r>
    </w:p>
    <w:p w14:paraId="4A4FDC31" w14:textId="77777777" w:rsidR="000E7101" w:rsidRDefault="00000000">
      <w:pPr>
        <w:wordWrap w:val="0"/>
        <w:spacing w:line="360" w:lineRule="auto"/>
        <w:jc w:val="center"/>
        <w:rPr>
          <w:sz w:val="24"/>
        </w:rPr>
      </w:pPr>
      <w:r>
        <w:rPr>
          <w:noProof/>
          <w:sz w:val="24"/>
        </w:rPr>
        <w:drawing>
          <wp:inline distT="0" distB="0" distL="0" distR="0" wp14:anchorId="115E8032" wp14:editId="7168B409">
            <wp:extent cx="4675505" cy="2630805"/>
            <wp:effectExtent l="0" t="0" r="0" b="0"/>
            <wp:docPr id="37732902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29022" name="图片 31"/>
                    <pic:cNvPicPr>
                      <a:picLocks noChangeAspect="1" noChangeArrowheads="1"/>
                    </pic:cNvPicPr>
                  </pic:nvPicPr>
                  <pic:blipFill>
                    <a:blip r:embed="rId120" cstate="hqprint">
                      <a:extLst>
                        <a:ext uri="{28A0092B-C50C-407E-A947-70E740481C1C}">
                          <a14:useLocalDpi xmlns:a14="http://schemas.microsoft.com/office/drawing/2010/main" val="0"/>
                        </a:ext>
                      </a:extLst>
                    </a:blip>
                    <a:srcRect/>
                    <a:stretch>
                      <a:fillRect/>
                    </a:stretch>
                  </pic:blipFill>
                  <pic:spPr>
                    <a:xfrm>
                      <a:off x="0" y="0"/>
                      <a:ext cx="4679750" cy="2633391"/>
                    </a:xfrm>
                    <a:prstGeom prst="rect">
                      <a:avLst/>
                    </a:prstGeom>
                    <a:noFill/>
                    <a:ln>
                      <a:noFill/>
                    </a:ln>
                  </pic:spPr>
                </pic:pic>
              </a:graphicData>
            </a:graphic>
          </wp:inline>
        </w:drawing>
      </w:r>
    </w:p>
    <w:p w14:paraId="74BF21FC" w14:textId="2E1502DC" w:rsidR="000E7101" w:rsidRDefault="00000000">
      <w:pPr>
        <w:pStyle w:val="a5"/>
        <w:wordWrap w:val="0"/>
        <w:spacing w:line="360" w:lineRule="auto"/>
        <w:jc w:val="center"/>
        <w:rPr>
          <w:sz w:val="21"/>
          <w:szCs w:val="21"/>
        </w:rPr>
      </w:pPr>
      <w:r>
        <w:rPr>
          <w:rFonts w:hint="eastAsia"/>
          <w:sz w:val="21"/>
          <w:szCs w:val="21"/>
        </w:rPr>
        <w:t>图</w:t>
      </w:r>
      <w:bookmarkStart w:id="129" w:name="_Hlk167660277"/>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28</w:t>
      </w:r>
      <w:r>
        <w:rPr>
          <w:rFonts w:ascii="Times New Roman" w:hAnsi="Times New Roman"/>
          <w:sz w:val="21"/>
          <w:szCs w:val="21"/>
        </w:rPr>
        <w:fldChar w:fldCharType="end"/>
      </w:r>
      <w:r>
        <w:rPr>
          <w:rFonts w:ascii="Times New Roman" w:hAnsi="Times New Roman" w:hint="eastAsia"/>
          <w:sz w:val="21"/>
          <w:szCs w:val="21"/>
        </w:rPr>
        <w:t xml:space="preserve">　</w:t>
      </w:r>
      <w:bookmarkEnd w:id="129"/>
      <w:r>
        <w:rPr>
          <w:rFonts w:hint="eastAsia"/>
          <w:sz w:val="21"/>
          <w:szCs w:val="21"/>
        </w:rPr>
        <w:t>验证成功，舵机打开，屏幕显示验证分数</w:t>
      </w:r>
    </w:p>
    <w:p w14:paraId="6387A6BF" w14:textId="50D998CC" w:rsidR="000E7101" w:rsidRDefault="00000000">
      <w:pPr>
        <w:wordWrap w:val="0"/>
        <w:spacing w:line="360" w:lineRule="auto"/>
        <w:ind w:firstLineChars="200" w:firstLine="480"/>
        <w:rPr>
          <w:sz w:val="24"/>
        </w:rPr>
      </w:pPr>
      <w:r>
        <w:rPr>
          <w:rFonts w:hint="eastAsia"/>
          <w:sz w:val="24"/>
        </w:rPr>
        <w:t>删除指纹功能同样需要管理员操作，将管理员身份卡放在</w:t>
      </w:r>
      <w:r>
        <w:rPr>
          <w:rFonts w:hint="eastAsia"/>
          <w:sz w:val="24"/>
        </w:rPr>
        <w:t>RFID</w:t>
      </w:r>
      <w:r>
        <w:rPr>
          <w:rFonts w:hint="eastAsia"/>
          <w:sz w:val="24"/>
        </w:rPr>
        <w:t>感应区，按下</w:t>
      </w:r>
      <w:r>
        <w:rPr>
          <w:rFonts w:hint="eastAsia"/>
          <w:sz w:val="24"/>
        </w:rPr>
        <w:t>KEY3</w:t>
      </w:r>
      <w:r>
        <w:rPr>
          <w:rFonts w:hint="eastAsia"/>
          <w:sz w:val="24"/>
        </w:rPr>
        <w:t>，进入删除指纹操作，如图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29</w:t>
      </w:r>
      <w:r>
        <w:rPr>
          <w:sz w:val="24"/>
        </w:rPr>
        <w:fldChar w:fldCharType="end"/>
      </w:r>
      <w:r>
        <w:rPr>
          <w:rFonts w:hint="eastAsia"/>
          <w:sz w:val="24"/>
        </w:rPr>
        <w:t>所示。此时，可以通过</w:t>
      </w:r>
      <w:r>
        <w:rPr>
          <w:rFonts w:hint="eastAsia"/>
          <w:sz w:val="24"/>
        </w:rPr>
        <w:t>KEY2</w:t>
      </w:r>
      <w:r>
        <w:rPr>
          <w:rFonts w:hint="eastAsia"/>
          <w:sz w:val="24"/>
        </w:rPr>
        <w:t>和</w:t>
      </w:r>
      <w:r>
        <w:rPr>
          <w:rFonts w:hint="eastAsia"/>
          <w:sz w:val="24"/>
        </w:rPr>
        <w:t>KEY4</w:t>
      </w:r>
      <w:r>
        <w:rPr>
          <w:rFonts w:hint="eastAsia"/>
          <w:sz w:val="24"/>
        </w:rPr>
        <w:t>选择要删除的</w:t>
      </w:r>
      <w:r>
        <w:rPr>
          <w:rFonts w:hint="eastAsia"/>
          <w:sz w:val="24"/>
        </w:rPr>
        <w:lastRenderedPageBreak/>
        <w:t>指纹</w:t>
      </w:r>
      <w:r>
        <w:rPr>
          <w:rFonts w:hint="eastAsia"/>
          <w:sz w:val="24"/>
        </w:rPr>
        <w:t>ID</w:t>
      </w:r>
      <w:r>
        <w:rPr>
          <w:rFonts w:hint="eastAsia"/>
          <w:sz w:val="24"/>
        </w:rPr>
        <w:t>，按下</w:t>
      </w:r>
      <w:r>
        <w:rPr>
          <w:rFonts w:hint="eastAsia"/>
          <w:sz w:val="24"/>
        </w:rPr>
        <w:t>KEY3</w:t>
      </w:r>
      <w:r>
        <w:rPr>
          <w:rFonts w:hint="eastAsia"/>
          <w:sz w:val="24"/>
        </w:rPr>
        <w:t>删除，如图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30</w:t>
      </w:r>
      <w:r>
        <w:rPr>
          <w:sz w:val="24"/>
        </w:rPr>
        <w:fldChar w:fldCharType="end"/>
      </w:r>
      <w:r>
        <w:rPr>
          <w:rFonts w:hint="eastAsia"/>
          <w:sz w:val="24"/>
        </w:rPr>
        <w:t>所示。</w:t>
      </w:r>
    </w:p>
    <w:p w14:paraId="6614E44C" w14:textId="77777777" w:rsidR="000E7101" w:rsidRDefault="00000000">
      <w:pPr>
        <w:wordWrap w:val="0"/>
        <w:spacing w:line="360" w:lineRule="auto"/>
        <w:jc w:val="center"/>
        <w:rPr>
          <w:sz w:val="24"/>
        </w:rPr>
      </w:pPr>
      <w:r>
        <w:rPr>
          <w:noProof/>
          <w:sz w:val="24"/>
        </w:rPr>
        <w:drawing>
          <wp:inline distT="0" distB="0" distL="0" distR="0" wp14:anchorId="58CFAE1C" wp14:editId="3257574B">
            <wp:extent cx="4606290" cy="3451860"/>
            <wp:effectExtent l="0" t="0" r="3810" b="0"/>
            <wp:docPr id="179652734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27346" name="图片 32"/>
                    <pic:cNvPicPr>
                      <a:picLocks noChangeAspect="1" noChangeArrowheads="1"/>
                    </pic:cNvPicPr>
                  </pic:nvPicPr>
                  <pic:blipFill>
                    <a:blip r:embed="rId121" cstate="hqprint">
                      <a:extLst>
                        <a:ext uri="{28A0092B-C50C-407E-A947-70E740481C1C}">
                          <a14:useLocalDpi xmlns:a14="http://schemas.microsoft.com/office/drawing/2010/main" val="0"/>
                        </a:ext>
                      </a:extLst>
                    </a:blip>
                    <a:srcRect/>
                    <a:stretch>
                      <a:fillRect/>
                    </a:stretch>
                  </pic:blipFill>
                  <pic:spPr>
                    <a:xfrm>
                      <a:off x="0" y="0"/>
                      <a:ext cx="4633072" cy="3472251"/>
                    </a:xfrm>
                    <a:prstGeom prst="rect">
                      <a:avLst/>
                    </a:prstGeom>
                    <a:noFill/>
                    <a:ln>
                      <a:noFill/>
                    </a:ln>
                  </pic:spPr>
                </pic:pic>
              </a:graphicData>
            </a:graphic>
          </wp:inline>
        </w:drawing>
      </w:r>
    </w:p>
    <w:p w14:paraId="4A871B90" w14:textId="34D20F97"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29</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指纹删除时屏幕显示的内容</w:t>
      </w:r>
    </w:p>
    <w:p w14:paraId="3C3948FE" w14:textId="77777777" w:rsidR="000E7101" w:rsidRDefault="00000000">
      <w:pPr>
        <w:wordWrap w:val="0"/>
        <w:spacing w:line="360" w:lineRule="auto"/>
        <w:jc w:val="center"/>
        <w:rPr>
          <w:sz w:val="24"/>
        </w:rPr>
      </w:pPr>
      <w:r>
        <w:rPr>
          <w:noProof/>
          <w:sz w:val="24"/>
        </w:rPr>
        <w:drawing>
          <wp:inline distT="0" distB="0" distL="0" distR="0" wp14:anchorId="5BBC9A08" wp14:editId="6D6E112D">
            <wp:extent cx="4675505" cy="3503930"/>
            <wp:effectExtent l="0" t="0" r="0" b="1270"/>
            <wp:docPr id="40168592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85927" name="图片 33"/>
                    <pic:cNvPicPr>
                      <a:picLocks noChangeAspect="1" noChangeArrowheads="1"/>
                    </pic:cNvPicPr>
                  </pic:nvPicPr>
                  <pic:blipFill>
                    <a:blip r:embed="rId122" cstate="hqprint">
                      <a:extLst>
                        <a:ext uri="{28A0092B-C50C-407E-A947-70E740481C1C}">
                          <a14:useLocalDpi xmlns:a14="http://schemas.microsoft.com/office/drawing/2010/main" val="0"/>
                        </a:ext>
                      </a:extLst>
                    </a:blip>
                    <a:srcRect/>
                    <a:stretch>
                      <a:fillRect/>
                    </a:stretch>
                  </pic:blipFill>
                  <pic:spPr>
                    <a:xfrm>
                      <a:off x="0" y="0"/>
                      <a:ext cx="4688943" cy="3514123"/>
                    </a:xfrm>
                    <a:prstGeom prst="rect">
                      <a:avLst/>
                    </a:prstGeom>
                    <a:noFill/>
                    <a:ln>
                      <a:noFill/>
                    </a:ln>
                  </pic:spPr>
                </pic:pic>
              </a:graphicData>
            </a:graphic>
          </wp:inline>
        </w:drawing>
      </w:r>
    </w:p>
    <w:p w14:paraId="7CB1FE67" w14:textId="4649D406"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30</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选择指纹</w:t>
      </w:r>
      <w:r>
        <w:rPr>
          <w:rFonts w:hint="eastAsia"/>
          <w:sz w:val="21"/>
          <w:szCs w:val="21"/>
        </w:rPr>
        <w:t>ID</w:t>
      </w:r>
      <w:r>
        <w:rPr>
          <w:rFonts w:hint="eastAsia"/>
          <w:sz w:val="21"/>
          <w:szCs w:val="21"/>
        </w:rPr>
        <w:t>，删除指纹</w:t>
      </w:r>
    </w:p>
    <w:p w14:paraId="5379B638" w14:textId="77777777" w:rsidR="000E7101" w:rsidRDefault="00000000">
      <w:pPr>
        <w:wordWrap w:val="0"/>
        <w:spacing w:beforeLines="50" w:before="156" w:afterLines="50" w:after="156" w:line="360" w:lineRule="auto"/>
        <w:outlineLvl w:val="2"/>
        <w:rPr>
          <w:rFonts w:eastAsia="黑体"/>
          <w:sz w:val="24"/>
        </w:rPr>
      </w:pPr>
      <w:bookmarkStart w:id="130" w:name="_Toc199448591"/>
      <w:r>
        <w:rPr>
          <w:rFonts w:eastAsia="黑体" w:hint="eastAsia"/>
          <w:sz w:val="24"/>
        </w:rPr>
        <w:t>5.2.5</w:t>
      </w:r>
      <w:r>
        <w:rPr>
          <w:rFonts w:eastAsia="黑体" w:hint="eastAsia"/>
          <w:sz w:val="24"/>
        </w:rPr>
        <w:t xml:space="preserve">　楼宇人员人脸识别功能</w:t>
      </w:r>
      <w:bookmarkEnd w:id="130"/>
    </w:p>
    <w:p w14:paraId="7F506578" w14:textId="3C3720F8" w:rsidR="000E7101" w:rsidRDefault="00000000">
      <w:pPr>
        <w:wordWrap w:val="0"/>
        <w:spacing w:line="360" w:lineRule="auto"/>
        <w:ind w:firstLineChars="200" w:firstLine="480"/>
        <w:rPr>
          <w:sz w:val="24"/>
        </w:rPr>
      </w:pPr>
      <w:r>
        <w:rPr>
          <w:rFonts w:hint="eastAsia"/>
          <w:sz w:val="24"/>
        </w:rPr>
        <w:lastRenderedPageBreak/>
        <w:t>RDK-X5</w:t>
      </w:r>
      <w:r>
        <w:rPr>
          <w:rFonts w:hint="eastAsia"/>
          <w:sz w:val="24"/>
        </w:rPr>
        <w:t>在上电后会自动开机，当开机完成后，会进入到桌面，此时点击屏幕下方任务栏的脚本图标即可启动人脸识别。桌面如图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31</w:t>
      </w:r>
      <w:r>
        <w:rPr>
          <w:sz w:val="24"/>
        </w:rPr>
        <w:fldChar w:fldCharType="end"/>
      </w:r>
      <w:r>
        <w:rPr>
          <w:rFonts w:hint="eastAsia"/>
          <w:sz w:val="24"/>
        </w:rPr>
        <w:t>。</w:t>
      </w:r>
    </w:p>
    <w:p w14:paraId="4A51B8B6" w14:textId="77777777" w:rsidR="000E7101" w:rsidRDefault="00000000">
      <w:pPr>
        <w:wordWrap w:val="0"/>
        <w:spacing w:line="360" w:lineRule="auto"/>
        <w:jc w:val="center"/>
        <w:rPr>
          <w:sz w:val="24"/>
        </w:rPr>
      </w:pPr>
      <w:r>
        <w:rPr>
          <w:noProof/>
          <w:sz w:val="24"/>
        </w:rPr>
        <w:drawing>
          <wp:inline distT="0" distB="0" distL="0" distR="0" wp14:anchorId="3295D73F" wp14:editId="396F54F1">
            <wp:extent cx="4981575" cy="2802890"/>
            <wp:effectExtent l="0" t="0" r="9525" b="16510"/>
            <wp:docPr id="6466169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16925" name="图片 10"/>
                    <pic:cNvPicPr>
                      <a:picLocks noChangeAspect="1" noChangeArrowheads="1"/>
                    </pic:cNvPicPr>
                  </pic:nvPicPr>
                  <pic:blipFill>
                    <a:blip r:embed="rId123" cstate="hqprint">
                      <a:extLst>
                        <a:ext uri="{28A0092B-C50C-407E-A947-70E740481C1C}">
                          <a14:useLocalDpi xmlns:a14="http://schemas.microsoft.com/office/drawing/2010/main" val="0"/>
                        </a:ext>
                      </a:extLst>
                    </a:blip>
                    <a:srcRect/>
                    <a:stretch>
                      <a:fillRect/>
                    </a:stretch>
                  </pic:blipFill>
                  <pic:spPr>
                    <a:xfrm>
                      <a:off x="0" y="0"/>
                      <a:ext cx="4981575" cy="2802890"/>
                    </a:xfrm>
                    <a:prstGeom prst="rect">
                      <a:avLst/>
                    </a:prstGeom>
                    <a:noFill/>
                    <a:ln>
                      <a:noFill/>
                    </a:ln>
                  </pic:spPr>
                </pic:pic>
              </a:graphicData>
            </a:graphic>
          </wp:inline>
        </w:drawing>
      </w:r>
    </w:p>
    <w:p w14:paraId="3C27EB5E" w14:textId="526EC881" w:rsidR="000E7101" w:rsidRDefault="0000000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31</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RDK-X5</w:t>
      </w:r>
      <w:r>
        <w:rPr>
          <w:rFonts w:hint="eastAsia"/>
          <w:sz w:val="21"/>
          <w:szCs w:val="21"/>
        </w:rPr>
        <w:t>的桌面图标</w:t>
      </w:r>
    </w:p>
    <w:p w14:paraId="627D5967" w14:textId="57C61627" w:rsidR="000E7101" w:rsidRDefault="00000000">
      <w:pPr>
        <w:wordWrap w:val="0"/>
        <w:spacing w:line="360" w:lineRule="auto"/>
        <w:ind w:firstLineChars="200" w:firstLine="480"/>
        <w:rPr>
          <w:sz w:val="24"/>
        </w:rPr>
      </w:pPr>
      <w:r>
        <w:rPr>
          <w:rFonts w:hint="eastAsia"/>
          <w:sz w:val="24"/>
        </w:rPr>
        <w:t>当脚本启动成功后，系统会调用摄像头进行图像采集，并且在屏幕上实时显示出来，当有人进入摄像头范围，系统会自动在识别到的人脸周围框出方框，并绘制眼部特征点用于进行身份检测，如图</w:t>
      </w:r>
      <w:r>
        <w:rPr>
          <w:rFonts w:hint="eastAsia"/>
          <w:sz w:val="24"/>
        </w:rPr>
        <w:fldChar w:fldCharType="begin"/>
      </w:r>
      <w:r>
        <w:rPr>
          <w:rFonts w:hint="eastAsia"/>
          <w:sz w:val="24"/>
        </w:rPr>
        <w:instrText xml:space="preserve"> Seq eq \c </w:instrText>
      </w:r>
      <w:r>
        <w:rPr>
          <w:rFonts w:hint="eastAsia"/>
          <w:sz w:val="24"/>
        </w:rPr>
        <w:fldChar w:fldCharType="separate"/>
      </w:r>
      <w:r w:rsidR="00340390">
        <w:rPr>
          <w:noProof/>
          <w:sz w:val="24"/>
        </w:rPr>
        <w:t>5</w:t>
      </w:r>
      <w:r>
        <w:rPr>
          <w:rFonts w:hint="eastAsia"/>
          <w:sz w:val="24"/>
        </w:rPr>
        <w:fldChar w:fldCharType="end"/>
      </w:r>
      <w:r>
        <w:rPr>
          <w:rFonts w:hint="eastAsia"/>
          <w:sz w:val="24"/>
        </w:rPr>
        <w:t>.</w:t>
      </w:r>
      <w:r>
        <w:rPr>
          <w:rFonts w:hint="eastAsia"/>
          <w:sz w:val="24"/>
        </w:rPr>
        <w:fldChar w:fldCharType="begin"/>
      </w:r>
      <w:r>
        <w:rPr>
          <w:rFonts w:hint="eastAsia"/>
          <w:sz w:val="24"/>
        </w:rPr>
        <w:instrText xml:space="preserve"> seq txt </w:instrText>
      </w:r>
      <w:r>
        <w:rPr>
          <w:rFonts w:hint="eastAsia"/>
          <w:sz w:val="24"/>
        </w:rPr>
        <w:fldChar w:fldCharType="separate"/>
      </w:r>
      <w:r w:rsidR="00340390">
        <w:rPr>
          <w:noProof/>
          <w:sz w:val="24"/>
        </w:rPr>
        <w:t>32</w:t>
      </w:r>
      <w:r>
        <w:rPr>
          <w:rFonts w:hint="eastAsia"/>
          <w:sz w:val="24"/>
        </w:rPr>
        <w:fldChar w:fldCharType="end"/>
      </w:r>
      <w:r>
        <w:rPr>
          <w:rFonts w:hint="eastAsia"/>
          <w:sz w:val="24"/>
        </w:rPr>
        <w:t>所示。身份认证成功后，</w:t>
      </w:r>
      <w:r>
        <w:rPr>
          <w:rFonts w:hint="eastAsia"/>
          <w:sz w:val="24"/>
        </w:rPr>
        <w:t>RDK</w:t>
      </w:r>
      <w:r>
        <w:rPr>
          <w:rFonts w:hint="eastAsia"/>
          <w:sz w:val="24"/>
        </w:rPr>
        <w:t>会发出脉冲信号，经过光耦隔离传给指纹检测部分，触发单片机中断，并执行舵机旋转，如图</w:t>
      </w:r>
      <w:r>
        <w:rPr>
          <w:rFonts w:hint="eastAsia"/>
          <w:sz w:val="24"/>
        </w:rPr>
        <w:fldChar w:fldCharType="begin"/>
      </w:r>
      <w:r>
        <w:rPr>
          <w:rFonts w:hint="eastAsia"/>
          <w:sz w:val="24"/>
        </w:rPr>
        <w:instrText xml:space="preserve"> Seq eq \c </w:instrText>
      </w:r>
      <w:r>
        <w:rPr>
          <w:rFonts w:hint="eastAsia"/>
          <w:sz w:val="24"/>
        </w:rPr>
        <w:fldChar w:fldCharType="separate"/>
      </w:r>
      <w:r w:rsidR="00340390">
        <w:rPr>
          <w:noProof/>
          <w:sz w:val="24"/>
        </w:rPr>
        <w:t>5</w:t>
      </w:r>
      <w:r>
        <w:rPr>
          <w:rFonts w:hint="eastAsia"/>
          <w:sz w:val="24"/>
        </w:rPr>
        <w:fldChar w:fldCharType="end"/>
      </w:r>
      <w:r>
        <w:rPr>
          <w:rFonts w:hint="eastAsia"/>
          <w:sz w:val="24"/>
        </w:rPr>
        <w:t>.</w:t>
      </w:r>
      <w:r>
        <w:rPr>
          <w:rFonts w:hint="eastAsia"/>
          <w:sz w:val="24"/>
        </w:rPr>
        <w:fldChar w:fldCharType="begin"/>
      </w:r>
      <w:r>
        <w:rPr>
          <w:rFonts w:hint="eastAsia"/>
          <w:sz w:val="24"/>
        </w:rPr>
        <w:instrText xml:space="preserve"> seq txt </w:instrText>
      </w:r>
      <w:r>
        <w:rPr>
          <w:rFonts w:hint="eastAsia"/>
          <w:sz w:val="24"/>
        </w:rPr>
        <w:fldChar w:fldCharType="separate"/>
      </w:r>
      <w:r w:rsidR="00340390">
        <w:rPr>
          <w:noProof/>
          <w:sz w:val="24"/>
        </w:rPr>
        <w:t>33</w:t>
      </w:r>
      <w:r>
        <w:rPr>
          <w:rFonts w:hint="eastAsia"/>
          <w:sz w:val="24"/>
        </w:rPr>
        <w:fldChar w:fldCharType="end"/>
      </w:r>
      <w:r>
        <w:rPr>
          <w:rFonts w:hint="eastAsia"/>
          <w:sz w:val="24"/>
        </w:rPr>
        <w:t>所示。同时会播放“已开门”提示音，手机端也会显示“门开了”。</w:t>
      </w:r>
    </w:p>
    <w:p w14:paraId="7DDB9F9A" w14:textId="77777777" w:rsidR="000E7101" w:rsidRDefault="00000000">
      <w:pPr>
        <w:wordWrap w:val="0"/>
        <w:spacing w:line="360" w:lineRule="auto"/>
        <w:jc w:val="center"/>
        <w:rPr>
          <w:sz w:val="24"/>
        </w:rPr>
      </w:pPr>
      <w:r>
        <w:rPr>
          <w:noProof/>
          <w:sz w:val="24"/>
        </w:rPr>
        <w:drawing>
          <wp:inline distT="0" distB="0" distL="0" distR="0" wp14:anchorId="7F1A7F35" wp14:editId="368F1668">
            <wp:extent cx="4230370" cy="2380615"/>
            <wp:effectExtent l="0" t="0" r="0" b="635"/>
            <wp:docPr id="1024930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3052" name="图片 13"/>
                    <pic:cNvPicPr>
                      <a:picLocks noChangeAspect="1" noChangeArrowheads="1"/>
                    </pic:cNvPicPr>
                  </pic:nvPicPr>
                  <pic:blipFill>
                    <a:blip r:embed="rId124" cstate="hqprint">
                      <a:extLst>
                        <a:ext uri="{28A0092B-C50C-407E-A947-70E740481C1C}">
                          <a14:useLocalDpi xmlns:a14="http://schemas.microsoft.com/office/drawing/2010/main" val="0"/>
                        </a:ext>
                      </a:extLst>
                    </a:blip>
                    <a:srcRect/>
                    <a:stretch>
                      <a:fillRect/>
                    </a:stretch>
                  </pic:blipFill>
                  <pic:spPr>
                    <a:xfrm>
                      <a:off x="0" y="0"/>
                      <a:ext cx="4235927" cy="2383642"/>
                    </a:xfrm>
                    <a:prstGeom prst="rect">
                      <a:avLst/>
                    </a:prstGeom>
                    <a:noFill/>
                    <a:ln>
                      <a:noFill/>
                    </a:ln>
                  </pic:spPr>
                </pic:pic>
              </a:graphicData>
            </a:graphic>
          </wp:inline>
        </w:drawing>
      </w:r>
    </w:p>
    <w:p w14:paraId="6D86D951" w14:textId="703A0BE0"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32</w:t>
      </w:r>
      <w:r>
        <w:rPr>
          <w:rFonts w:ascii="Times New Roman" w:hAnsi="Times New Roman"/>
          <w:sz w:val="21"/>
          <w:szCs w:val="21"/>
        </w:rPr>
        <w:fldChar w:fldCharType="end"/>
      </w:r>
      <w:r>
        <w:rPr>
          <w:rFonts w:ascii="Times New Roman" w:hAnsi="Times New Roman" w:hint="eastAsia"/>
          <w:sz w:val="21"/>
          <w:szCs w:val="21"/>
        </w:rPr>
        <w:t xml:space="preserve">　检测到人脸并进行特征识别</w:t>
      </w:r>
    </w:p>
    <w:p w14:paraId="694BFAB9" w14:textId="77777777" w:rsidR="000E7101" w:rsidRDefault="00000000">
      <w:pPr>
        <w:wordWrap w:val="0"/>
        <w:spacing w:line="360" w:lineRule="auto"/>
        <w:jc w:val="center"/>
        <w:rPr>
          <w:sz w:val="24"/>
        </w:rPr>
      </w:pPr>
      <w:r>
        <w:rPr>
          <w:noProof/>
          <w:sz w:val="24"/>
        </w:rPr>
        <w:lastRenderedPageBreak/>
        <w:drawing>
          <wp:inline distT="0" distB="0" distL="0" distR="0" wp14:anchorId="2A5B5AE4" wp14:editId="0DBA9EC5">
            <wp:extent cx="5295900" cy="3484880"/>
            <wp:effectExtent l="0" t="0" r="0" b="1270"/>
            <wp:docPr id="2131491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91408" name="图片 1"/>
                    <pic:cNvPicPr>
                      <a:picLocks noChangeAspect="1"/>
                    </pic:cNvPicPr>
                  </pic:nvPicPr>
                  <pic:blipFill>
                    <a:blip r:embed="rId125"/>
                    <a:stretch>
                      <a:fillRect/>
                    </a:stretch>
                  </pic:blipFill>
                  <pic:spPr>
                    <a:xfrm>
                      <a:off x="0" y="0"/>
                      <a:ext cx="5302120" cy="3489160"/>
                    </a:xfrm>
                    <a:prstGeom prst="rect">
                      <a:avLst/>
                    </a:prstGeom>
                  </pic:spPr>
                </pic:pic>
              </a:graphicData>
            </a:graphic>
          </wp:inline>
        </w:drawing>
      </w:r>
    </w:p>
    <w:p w14:paraId="22DE869E" w14:textId="21D755FF" w:rsidR="000E7101" w:rsidRDefault="00000000">
      <w:pPr>
        <w:pStyle w:val="a5"/>
        <w:wordWrap w:val="0"/>
        <w:spacing w:line="360" w:lineRule="auto"/>
        <w:jc w:val="center"/>
        <w:rPr>
          <w:color w:val="EE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33</w:t>
      </w:r>
      <w:r>
        <w:rPr>
          <w:rFonts w:ascii="Times New Roman" w:hAnsi="Times New Roman"/>
          <w:sz w:val="21"/>
          <w:szCs w:val="21"/>
        </w:rPr>
        <w:fldChar w:fldCharType="end"/>
      </w:r>
      <w:r>
        <w:rPr>
          <w:rFonts w:ascii="Times New Roman" w:hAnsi="Times New Roman" w:hint="eastAsia"/>
          <w:sz w:val="21"/>
          <w:szCs w:val="21"/>
        </w:rPr>
        <w:t xml:space="preserve">　识别成功舵机开门效果</w:t>
      </w:r>
    </w:p>
    <w:p w14:paraId="4DDF1518" w14:textId="23314E4E" w:rsidR="000E7101" w:rsidRDefault="00000000">
      <w:pPr>
        <w:wordWrap w:val="0"/>
        <w:spacing w:line="360" w:lineRule="auto"/>
        <w:ind w:firstLineChars="200" w:firstLine="480"/>
        <w:rPr>
          <w:sz w:val="24"/>
        </w:rPr>
      </w:pPr>
      <w:r>
        <w:rPr>
          <w:rFonts w:hint="eastAsia"/>
          <w:sz w:val="24"/>
        </w:rPr>
        <w:t>除此之外，还请了其他人脸库中的人进行识别测试，图</w:t>
      </w:r>
      <w:r>
        <w:rPr>
          <w:rFonts w:hint="eastAsia"/>
          <w:sz w:val="24"/>
        </w:rPr>
        <w:fldChar w:fldCharType="begin"/>
      </w:r>
      <w:r>
        <w:rPr>
          <w:rFonts w:hint="eastAsia"/>
          <w:sz w:val="24"/>
        </w:rPr>
        <w:instrText xml:space="preserve"> Seq eq \c </w:instrText>
      </w:r>
      <w:r>
        <w:rPr>
          <w:rFonts w:hint="eastAsia"/>
          <w:sz w:val="24"/>
        </w:rPr>
        <w:fldChar w:fldCharType="separate"/>
      </w:r>
      <w:r w:rsidR="00340390">
        <w:rPr>
          <w:noProof/>
          <w:sz w:val="24"/>
        </w:rPr>
        <w:t>5</w:t>
      </w:r>
      <w:r>
        <w:rPr>
          <w:rFonts w:hint="eastAsia"/>
          <w:sz w:val="24"/>
        </w:rPr>
        <w:fldChar w:fldCharType="end"/>
      </w:r>
      <w:r>
        <w:rPr>
          <w:rFonts w:hint="eastAsia"/>
          <w:sz w:val="24"/>
        </w:rPr>
        <w:t>.</w:t>
      </w:r>
      <w:r>
        <w:rPr>
          <w:rFonts w:hint="eastAsia"/>
          <w:sz w:val="24"/>
        </w:rPr>
        <w:fldChar w:fldCharType="begin"/>
      </w:r>
      <w:r>
        <w:rPr>
          <w:rFonts w:hint="eastAsia"/>
          <w:sz w:val="24"/>
        </w:rPr>
        <w:instrText xml:space="preserve"> seq txt </w:instrText>
      </w:r>
      <w:r>
        <w:rPr>
          <w:rFonts w:hint="eastAsia"/>
          <w:sz w:val="24"/>
        </w:rPr>
        <w:fldChar w:fldCharType="separate"/>
      </w:r>
      <w:r w:rsidR="00340390">
        <w:rPr>
          <w:noProof/>
          <w:sz w:val="24"/>
        </w:rPr>
        <w:t>34</w:t>
      </w:r>
      <w:r>
        <w:rPr>
          <w:rFonts w:hint="eastAsia"/>
          <w:sz w:val="24"/>
        </w:rPr>
        <w:fldChar w:fldCharType="end"/>
      </w:r>
      <w:r>
        <w:rPr>
          <w:rFonts w:hint="eastAsia"/>
          <w:sz w:val="24"/>
        </w:rPr>
        <w:t>是我带的学弟李思雨，本文</w:t>
      </w:r>
      <w:r>
        <w:rPr>
          <w:rFonts w:hint="eastAsia"/>
          <w:sz w:val="24"/>
        </w:rPr>
        <w:t>4.4</w:t>
      </w:r>
      <w:r>
        <w:rPr>
          <w:rFonts w:hint="eastAsia"/>
          <w:sz w:val="24"/>
        </w:rPr>
        <w:t>人脸识别流程设计中的人脸识别图片包含他的照片，实测也能识别成功。</w:t>
      </w:r>
    </w:p>
    <w:p w14:paraId="02390E51" w14:textId="77777777" w:rsidR="000E7101" w:rsidRDefault="00000000">
      <w:pPr>
        <w:wordWrap w:val="0"/>
        <w:spacing w:line="360" w:lineRule="auto"/>
        <w:jc w:val="center"/>
        <w:rPr>
          <w:sz w:val="24"/>
        </w:rPr>
      </w:pPr>
      <w:r>
        <w:rPr>
          <w:noProof/>
          <w:sz w:val="24"/>
        </w:rPr>
        <w:drawing>
          <wp:inline distT="0" distB="0" distL="0" distR="0" wp14:anchorId="4B69990C" wp14:editId="2D214504">
            <wp:extent cx="3115945" cy="3750310"/>
            <wp:effectExtent l="0" t="0" r="8255" b="2540"/>
            <wp:docPr id="45434098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40984" name="图片 12"/>
                    <pic:cNvPicPr>
                      <a:picLocks noChangeAspect="1" noChangeArrowheads="1"/>
                    </pic:cNvPicPr>
                  </pic:nvPicPr>
                  <pic:blipFill>
                    <a:blip r:embed="rId126">
                      <a:extLst>
                        <a:ext uri="{28A0092B-C50C-407E-A947-70E740481C1C}">
                          <a14:useLocalDpi xmlns:a14="http://schemas.microsoft.com/office/drawing/2010/main" val="0"/>
                        </a:ext>
                      </a:extLst>
                    </a:blip>
                    <a:srcRect t="11283"/>
                    <a:stretch>
                      <a:fillRect/>
                    </a:stretch>
                  </pic:blipFill>
                  <pic:spPr>
                    <a:xfrm>
                      <a:off x="0" y="0"/>
                      <a:ext cx="3121293" cy="3756978"/>
                    </a:xfrm>
                    <a:prstGeom prst="rect">
                      <a:avLst/>
                    </a:prstGeom>
                    <a:noFill/>
                    <a:ln>
                      <a:noFill/>
                    </a:ln>
                  </pic:spPr>
                </pic:pic>
              </a:graphicData>
            </a:graphic>
          </wp:inline>
        </w:drawing>
      </w:r>
    </w:p>
    <w:p w14:paraId="61E6EFAC" w14:textId="3B1BBC42"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34</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其他人测试的人脸识别效果</w:t>
      </w:r>
    </w:p>
    <w:p w14:paraId="738586CE" w14:textId="157041B3" w:rsidR="000E7101" w:rsidRDefault="00000000">
      <w:pPr>
        <w:wordWrap w:val="0"/>
        <w:spacing w:line="360" w:lineRule="auto"/>
        <w:ind w:firstLineChars="200" w:firstLine="480"/>
        <w:rPr>
          <w:sz w:val="24"/>
        </w:rPr>
      </w:pPr>
      <w:r>
        <w:rPr>
          <w:rFonts w:hint="eastAsia"/>
          <w:sz w:val="24"/>
        </w:rPr>
        <w:lastRenderedPageBreak/>
        <w:t>当识别到不认识的人脸，</w:t>
      </w:r>
      <w:r>
        <w:rPr>
          <w:rFonts w:hint="eastAsia"/>
          <w:sz w:val="24"/>
        </w:rPr>
        <w:t>RDK</w:t>
      </w:r>
      <w:r>
        <w:rPr>
          <w:rFonts w:hint="eastAsia"/>
          <w:sz w:val="24"/>
        </w:rPr>
        <w:t>会将其视为未知身份并播放“识别失败，请重试”的提示音，舵机也不会打开。显示界面如图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35</w:t>
      </w:r>
      <w:r>
        <w:rPr>
          <w:sz w:val="24"/>
        </w:rPr>
        <w:fldChar w:fldCharType="end"/>
      </w:r>
      <w:r>
        <w:rPr>
          <w:rFonts w:hint="eastAsia"/>
          <w:sz w:val="24"/>
        </w:rPr>
        <w:t>所示。</w:t>
      </w:r>
    </w:p>
    <w:p w14:paraId="64917E33" w14:textId="77777777" w:rsidR="000E7101" w:rsidRDefault="00000000">
      <w:pPr>
        <w:wordWrap w:val="0"/>
        <w:spacing w:line="360" w:lineRule="auto"/>
        <w:jc w:val="center"/>
        <w:rPr>
          <w:sz w:val="24"/>
        </w:rPr>
      </w:pPr>
      <w:r>
        <w:rPr>
          <w:rFonts w:hint="eastAsia"/>
          <w:noProof/>
          <w:sz w:val="24"/>
        </w:rPr>
        <w:drawing>
          <wp:inline distT="0" distB="0" distL="114300" distR="114300" wp14:anchorId="70617441" wp14:editId="65B5DE97">
            <wp:extent cx="4575175" cy="2719070"/>
            <wp:effectExtent l="0" t="0" r="15875" b="5080"/>
            <wp:docPr id="1" name="图片 1" descr="41635744f0a9cb50a002f9c295ea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1635744f0a9cb50a002f9c295ea266"/>
                    <pic:cNvPicPr>
                      <a:picLocks noChangeAspect="1"/>
                    </pic:cNvPicPr>
                  </pic:nvPicPr>
                  <pic:blipFill>
                    <a:blip r:embed="rId127"/>
                    <a:stretch>
                      <a:fillRect/>
                    </a:stretch>
                  </pic:blipFill>
                  <pic:spPr>
                    <a:xfrm>
                      <a:off x="0" y="0"/>
                      <a:ext cx="4575175" cy="2719070"/>
                    </a:xfrm>
                    <a:prstGeom prst="rect">
                      <a:avLst/>
                    </a:prstGeom>
                  </pic:spPr>
                </pic:pic>
              </a:graphicData>
            </a:graphic>
          </wp:inline>
        </w:drawing>
      </w:r>
    </w:p>
    <w:p w14:paraId="3CA363FD" w14:textId="5ED1D325" w:rsidR="000E7101" w:rsidRDefault="00000000">
      <w:pPr>
        <w:pStyle w:val="a5"/>
        <w:wordWrap w:val="0"/>
        <w:spacing w:line="360" w:lineRule="auto"/>
        <w:jc w:val="center"/>
        <w:rPr>
          <w:rFonts w:ascii="Times New Roman"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35</w:t>
      </w:r>
      <w:r>
        <w:rPr>
          <w:rFonts w:ascii="Times New Roman" w:hAnsi="Times New Roman"/>
          <w:sz w:val="21"/>
          <w:szCs w:val="21"/>
        </w:rPr>
        <w:fldChar w:fldCharType="end"/>
      </w:r>
      <w:r>
        <w:rPr>
          <w:rFonts w:ascii="Times New Roman" w:hAnsi="Times New Roman" w:hint="eastAsia"/>
          <w:sz w:val="21"/>
          <w:szCs w:val="21"/>
        </w:rPr>
        <w:t xml:space="preserve">　陌生人脸，识别失败</w:t>
      </w:r>
    </w:p>
    <w:p w14:paraId="633FA53E" w14:textId="77777777" w:rsidR="000E7101" w:rsidRDefault="00000000">
      <w:pPr>
        <w:wordWrap w:val="0"/>
        <w:spacing w:line="360" w:lineRule="auto"/>
        <w:ind w:firstLineChars="200" w:firstLine="480"/>
        <w:rPr>
          <w:sz w:val="24"/>
        </w:rPr>
      </w:pPr>
      <w:r>
        <w:rPr>
          <w:rFonts w:hint="eastAsia"/>
          <w:sz w:val="24"/>
        </w:rPr>
        <w:t>由于人脸识别是用</w:t>
      </w:r>
      <w:r>
        <w:rPr>
          <w:rFonts w:hint="eastAsia"/>
          <w:sz w:val="24"/>
        </w:rPr>
        <w:t>RDK-X5</w:t>
      </w:r>
      <w:r>
        <w:rPr>
          <w:rFonts w:hint="eastAsia"/>
          <w:sz w:val="24"/>
        </w:rPr>
        <w:t>的</w:t>
      </w:r>
      <w:r>
        <w:rPr>
          <w:rFonts w:hint="eastAsia"/>
          <w:sz w:val="24"/>
        </w:rPr>
        <w:t>CPU</w:t>
      </w:r>
      <w:r>
        <w:rPr>
          <w:rFonts w:hint="eastAsia"/>
          <w:sz w:val="24"/>
        </w:rPr>
        <w:t>运行，实际帧率稍微差一些，再加上本人对于</w:t>
      </w:r>
      <w:r>
        <w:rPr>
          <w:rFonts w:hint="eastAsia"/>
          <w:sz w:val="24"/>
        </w:rPr>
        <w:t>Python</w:t>
      </w:r>
      <w:r>
        <w:rPr>
          <w:rFonts w:hint="eastAsia"/>
          <w:sz w:val="24"/>
        </w:rPr>
        <w:t>编程不熟练，采用了</w:t>
      </w:r>
      <w:r>
        <w:rPr>
          <w:rFonts w:hint="eastAsia"/>
          <w:sz w:val="24"/>
        </w:rPr>
        <w:t>dlib</w:t>
      </w:r>
      <w:r>
        <w:rPr>
          <w:rFonts w:hint="eastAsia"/>
          <w:sz w:val="24"/>
        </w:rPr>
        <w:t>官方的模型来实现人脸识别，目前识别准确度超过</w:t>
      </w:r>
      <w:r>
        <w:rPr>
          <w:rFonts w:hint="eastAsia"/>
          <w:sz w:val="24"/>
        </w:rPr>
        <w:t>90%</w:t>
      </w:r>
      <w:r>
        <w:rPr>
          <w:rFonts w:hint="eastAsia"/>
          <w:sz w:val="24"/>
        </w:rPr>
        <w:t>，遂未再进行优化。</w:t>
      </w:r>
    </w:p>
    <w:p w14:paraId="1BB32E8A" w14:textId="77777777" w:rsidR="000E7101" w:rsidRDefault="00000000">
      <w:pPr>
        <w:wordWrap w:val="0"/>
        <w:spacing w:beforeLines="50" w:before="156" w:afterLines="50" w:after="156" w:line="360" w:lineRule="auto"/>
        <w:outlineLvl w:val="2"/>
        <w:rPr>
          <w:rFonts w:eastAsia="黑体"/>
          <w:sz w:val="24"/>
        </w:rPr>
      </w:pPr>
      <w:bookmarkStart w:id="131" w:name="_Toc199448592"/>
      <w:r>
        <w:rPr>
          <w:rFonts w:eastAsia="黑体" w:hint="eastAsia"/>
          <w:sz w:val="24"/>
        </w:rPr>
        <w:t>5.2.6</w:t>
      </w:r>
      <w:r>
        <w:rPr>
          <w:rFonts w:eastAsia="黑体" w:hint="eastAsia"/>
          <w:sz w:val="24"/>
        </w:rPr>
        <w:t xml:space="preserve">　外来来宾进出远程控制功能</w:t>
      </w:r>
      <w:bookmarkEnd w:id="131"/>
    </w:p>
    <w:p w14:paraId="440D3701" w14:textId="489D5E83" w:rsidR="000E7101" w:rsidRDefault="00000000">
      <w:pPr>
        <w:wordWrap w:val="0"/>
        <w:spacing w:line="360" w:lineRule="auto"/>
        <w:ind w:firstLineChars="200" w:firstLine="480"/>
        <w:rPr>
          <w:sz w:val="24"/>
        </w:rPr>
      </w:pPr>
      <w:r>
        <w:rPr>
          <w:rFonts w:hint="eastAsia"/>
          <w:sz w:val="24"/>
        </w:rPr>
        <w:t>系统还支持云端控制楼宇闸机的动作，当有外来人员需要进入楼宇时，可以通过点灯科技平台的开门按钮来打开舵机，平台上也会实时显示楼宇闸机的工作状态。闸机开启如图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36</w:t>
      </w:r>
      <w:r>
        <w:rPr>
          <w:sz w:val="24"/>
        </w:rPr>
        <w:fldChar w:fldCharType="end"/>
      </w:r>
      <w:r>
        <w:rPr>
          <w:rFonts w:hint="eastAsia"/>
          <w:sz w:val="24"/>
        </w:rPr>
        <w:t>所示，闸机关闭如图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37</w:t>
      </w:r>
      <w:r>
        <w:rPr>
          <w:sz w:val="24"/>
        </w:rPr>
        <w:fldChar w:fldCharType="end"/>
      </w:r>
      <w:r>
        <w:rPr>
          <w:rFonts w:hint="eastAsia"/>
          <w:sz w:val="24"/>
        </w:rPr>
        <w:t>所示。</w:t>
      </w:r>
    </w:p>
    <w:p w14:paraId="4A03F728" w14:textId="77777777" w:rsidR="000E7101" w:rsidRDefault="00000000">
      <w:pPr>
        <w:wordWrap w:val="0"/>
        <w:spacing w:line="360" w:lineRule="auto"/>
        <w:jc w:val="center"/>
        <w:rPr>
          <w:sz w:val="24"/>
        </w:rPr>
      </w:pPr>
      <w:r>
        <w:rPr>
          <w:noProof/>
          <w:sz w:val="24"/>
        </w:rPr>
        <w:drawing>
          <wp:inline distT="0" distB="0" distL="0" distR="0" wp14:anchorId="0D294629" wp14:editId="03755DAD">
            <wp:extent cx="4187190" cy="2355215"/>
            <wp:effectExtent l="0" t="0" r="3810" b="6985"/>
            <wp:docPr id="157401976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19766" name="图片 34"/>
                    <pic:cNvPicPr>
                      <a:picLocks noChangeAspect="1" noChangeArrowheads="1"/>
                    </pic:cNvPicPr>
                  </pic:nvPicPr>
                  <pic:blipFill>
                    <a:blip r:embed="rId128" cstate="hqprint">
                      <a:extLst>
                        <a:ext uri="{28A0092B-C50C-407E-A947-70E740481C1C}">
                          <a14:useLocalDpi xmlns:a14="http://schemas.microsoft.com/office/drawing/2010/main" val="0"/>
                        </a:ext>
                      </a:extLst>
                    </a:blip>
                    <a:srcRect/>
                    <a:stretch>
                      <a:fillRect/>
                    </a:stretch>
                  </pic:blipFill>
                  <pic:spPr>
                    <a:xfrm>
                      <a:off x="0" y="0"/>
                      <a:ext cx="4187190" cy="2355215"/>
                    </a:xfrm>
                    <a:prstGeom prst="rect">
                      <a:avLst/>
                    </a:prstGeom>
                    <a:noFill/>
                    <a:ln>
                      <a:noFill/>
                    </a:ln>
                  </pic:spPr>
                </pic:pic>
              </a:graphicData>
            </a:graphic>
          </wp:inline>
        </w:drawing>
      </w:r>
    </w:p>
    <w:p w14:paraId="152D928D" w14:textId="5E24B8D4"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36</w:t>
      </w:r>
      <w:r>
        <w:rPr>
          <w:rFonts w:ascii="Times New Roman" w:hAnsi="Times New Roman"/>
          <w:sz w:val="21"/>
          <w:szCs w:val="21"/>
        </w:rPr>
        <w:fldChar w:fldCharType="end"/>
      </w:r>
      <w:r>
        <w:rPr>
          <w:rFonts w:ascii="Times New Roman" w:hAnsi="Times New Roman" w:hint="eastAsia"/>
          <w:sz w:val="21"/>
          <w:szCs w:val="21"/>
        </w:rPr>
        <w:t xml:space="preserve">　闸机开启，手机同步显示</w:t>
      </w:r>
    </w:p>
    <w:p w14:paraId="105BD69C" w14:textId="77777777" w:rsidR="000E7101" w:rsidRDefault="00000000">
      <w:pPr>
        <w:wordWrap w:val="0"/>
        <w:spacing w:line="360" w:lineRule="auto"/>
        <w:jc w:val="center"/>
        <w:rPr>
          <w:sz w:val="24"/>
        </w:rPr>
      </w:pPr>
      <w:r>
        <w:rPr>
          <w:noProof/>
          <w:sz w:val="24"/>
        </w:rPr>
        <w:lastRenderedPageBreak/>
        <w:drawing>
          <wp:inline distT="0" distB="0" distL="0" distR="0" wp14:anchorId="489773F7" wp14:editId="75489475">
            <wp:extent cx="5201285" cy="2926715"/>
            <wp:effectExtent l="0" t="0" r="0" b="6985"/>
            <wp:docPr id="54944171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41714" name="图片 35"/>
                    <pic:cNvPicPr>
                      <a:picLocks noChangeAspect="1" noChangeArrowheads="1"/>
                    </pic:cNvPicPr>
                  </pic:nvPicPr>
                  <pic:blipFill>
                    <a:blip r:embed="rId129" cstate="hqprint">
                      <a:extLst>
                        <a:ext uri="{28A0092B-C50C-407E-A947-70E740481C1C}">
                          <a14:useLocalDpi xmlns:a14="http://schemas.microsoft.com/office/drawing/2010/main" val="0"/>
                        </a:ext>
                      </a:extLst>
                    </a:blip>
                    <a:srcRect/>
                    <a:stretch>
                      <a:fillRect/>
                    </a:stretch>
                  </pic:blipFill>
                  <pic:spPr>
                    <a:xfrm>
                      <a:off x="0" y="0"/>
                      <a:ext cx="5209193" cy="2931320"/>
                    </a:xfrm>
                    <a:prstGeom prst="rect">
                      <a:avLst/>
                    </a:prstGeom>
                    <a:noFill/>
                    <a:ln>
                      <a:noFill/>
                    </a:ln>
                  </pic:spPr>
                </pic:pic>
              </a:graphicData>
            </a:graphic>
          </wp:inline>
        </w:drawing>
      </w:r>
    </w:p>
    <w:p w14:paraId="2E44D8AB" w14:textId="5ACFA132"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37</w:t>
      </w:r>
      <w:r>
        <w:rPr>
          <w:rFonts w:ascii="Times New Roman" w:hAnsi="Times New Roman"/>
          <w:sz w:val="21"/>
          <w:szCs w:val="21"/>
        </w:rPr>
        <w:fldChar w:fldCharType="end"/>
      </w:r>
      <w:r>
        <w:rPr>
          <w:rFonts w:ascii="Times New Roman" w:hAnsi="Times New Roman" w:hint="eastAsia"/>
          <w:sz w:val="21"/>
          <w:szCs w:val="21"/>
        </w:rPr>
        <w:t xml:space="preserve">　闸机关闭，手机同步显示</w:t>
      </w:r>
    </w:p>
    <w:p w14:paraId="2238E23A" w14:textId="77777777" w:rsidR="000E7101" w:rsidRDefault="00000000">
      <w:pPr>
        <w:wordWrap w:val="0"/>
        <w:spacing w:beforeLines="50" w:before="156" w:afterLines="50" w:after="156" w:line="360" w:lineRule="auto"/>
        <w:outlineLvl w:val="2"/>
        <w:rPr>
          <w:rFonts w:eastAsia="黑体"/>
          <w:sz w:val="24"/>
        </w:rPr>
      </w:pPr>
      <w:bookmarkStart w:id="132" w:name="_Toc199448593"/>
      <w:r>
        <w:rPr>
          <w:rFonts w:eastAsia="黑体" w:hint="eastAsia"/>
          <w:sz w:val="24"/>
        </w:rPr>
        <w:t>5.2.</w:t>
      </w:r>
      <w:bookmarkStart w:id="133" w:name="_Hlk167660104"/>
      <w:r>
        <w:rPr>
          <w:rFonts w:eastAsia="黑体" w:hint="eastAsia"/>
          <w:sz w:val="24"/>
        </w:rPr>
        <w:t>7</w:t>
      </w:r>
      <w:r>
        <w:rPr>
          <w:rFonts w:eastAsia="黑体" w:hint="eastAsia"/>
          <w:sz w:val="24"/>
        </w:rPr>
        <w:t xml:space="preserve">　</w:t>
      </w:r>
      <w:bookmarkEnd w:id="133"/>
      <w:r>
        <w:rPr>
          <w:rFonts w:eastAsia="黑体" w:hint="eastAsia"/>
          <w:sz w:val="24"/>
        </w:rPr>
        <w:t>太阳能逆变并网功能</w:t>
      </w:r>
      <w:bookmarkEnd w:id="132"/>
    </w:p>
    <w:p w14:paraId="7B4B9732" w14:textId="7DF1A156" w:rsidR="000E7101" w:rsidRDefault="00000000">
      <w:pPr>
        <w:wordWrap w:val="0"/>
        <w:spacing w:line="360" w:lineRule="auto"/>
        <w:ind w:firstLineChars="200" w:firstLine="480"/>
        <w:rPr>
          <w:sz w:val="24"/>
        </w:rPr>
      </w:pPr>
      <w:r>
        <w:rPr>
          <w:rFonts w:hint="eastAsia"/>
          <w:sz w:val="24"/>
        </w:rPr>
        <w:t>本系统还有太阳能逆变并网功能，使用太阳能电池板连接晶闸管逆变器，逆变系统的实物图如图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38</w:t>
      </w:r>
      <w:r>
        <w:rPr>
          <w:sz w:val="24"/>
        </w:rPr>
        <w:fldChar w:fldCharType="end"/>
      </w:r>
      <w:r>
        <w:rPr>
          <w:rFonts w:hint="eastAsia"/>
          <w:sz w:val="24"/>
        </w:rPr>
        <w:t>所示。</w:t>
      </w:r>
    </w:p>
    <w:p w14:paraId="1DF447FC" w14:textId="77777777" w:rsidR="000E7101" w:rsidRDefault="00000000">
      <w:pPr>
        <w:wordWrap w:val="0"/>
        <w:spacing w:line="360" w:lineRule="auto"/>
        <w:jc w:val="center"/>
        <w:rPr>
          <w:sz w:val="24"/>
        </w:rPr>
      </w:pPr>
      <w:r>
        <w:rPr>
          <w:noProof/>
          <w:sz w:val="24"/>
        </w:rPr>
        <w:drawing>
          <wp:inline distT="0" distB="0" distL="0" distR="0" wp14:anchorId="7C744283" wp14:editId="13289F18">
            <wp:extent cx="5454015" cy="2896235"/>
            <wp:effectExtent l="0" t="0" r="0" b="0"/>
            <wp:docPr id="185291210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12102" name="图片 36"/>
                    <pic:cNvPicPr>
                      <a:picLocks noChangeAspect="1" noChangeArrowheads="1"/>
                    </pic:cNvPicPr>
                  </pic:nvPicPr>
                  <pic:blipFill>
                    <a:blip r:embed="rId130">
                      <a:extLst>
                        <a:ext uri="{28A0092B-C50C-407E-A947-70E740481C1C}">
                          <a14:useLocalDpi xmlns:a14="http://schemas.microsoft.com/office/drawing/2010/main" val="0"/>
                        </a:ext>
                      </a:extLst>
                    </a:blip>
                    <a:srcRect b="29152"/>
                    <a:stretch>
                      <a:fillRect/>
                    </a:stretch>
                  </pic:blipFill>
                  <pic:spPr>
                    <a:xfrm>
                      <a:off x="0" y="0"/>
                      <a:ext cx="5466488" cy="2903404"/>
                    </a:xfrm>
                    <a:prstGeom prst="rect">
                      <a:avLst/>
                    </a:prstGeom>
                    <a:noFill/>
                    <a:ln>
                      <a:noFill/>
                    </a:ln>
                  </pic:spPr>
                </pic:pic>
              </a:graphicData>
            </a:graphic>
          </wp:inline>
        </w:drawing>
      </w:r>
    </w:p>
    <w:p w14:paraId="3F7A5AE6" w14:textId="72E1FF62" w:rsidR="000E7101" w:rsidRDefault="00000000">
      <w:pPr>
        <w:pStyle w:val="a5"/>
        <w:wordWrap w:val="0"/>
        <w:spacing w:line="360" w:lineRule="auto"/>
        <w:jc w:val="center"/>
        <w:rPr>
          <w:rFonts w:ascii="Times New Roman"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38</w:t>
      </w:r>
      <w:r>
        <w:rPr>
          <w:rFonts w:ascii="Times New Roman" w:hAnsi="Times New Roman"/>
          <w:sz w:val="21"/>
          <w:szCs w:val="21"/>
        </w:rPr>
        <w:fldChar w:fldCharType="end"/>
      </w:r>
      <w:r>
        <w:rPr>
          <w:rFonts w:ascii="Times New Roman" w:hAnsi="Times New Roman" w:hint="eastAsia"/>
          <w:sz w:val="21"/>
          <w:szCs w:val="21"/>
        </w:rPr>
        <w:t xml:space="preserve">　太阳能逆变系统的实物连接</w:t>
      </w:r>
    </w:p>
    <w:p w14:paraId="53FE06EA" w14:textId="64C9F623" w:rsidR="000E7101" w:rsidRDefault="00000000">
      <w:pPr>
        <w:wordWrap w:val="0"/>
        <w:spacing w:line="360" w:lineRule="auto"/>
        <w:ind w:firstLineChars="200" w:firstLine="480"/>
        <w:rPr>
          <w:sz w:val="24"/>
        </w:rPr>
      </w:pPr>
      <w:r>
        <w:rPr>
          <w:rFonts w:hint="eastAsia"/>
          <w:sz w:val="24"/>
        </w:rPr>
        <w:t>当阳光充足时，电压为</w:t>
      </w:r>
      <w:r>
        <w:rPr>
          <w:rFonts w:hint="eastAsia"/>
          <w:sz w:val="24"/>
        </w:rPr>
        <w:t>19</w:t>
      </w:r>
      <w:r>
        <w:rPr>
          <w:rFonts w:hint="eastAsia"/>
          <w:sz w:val="24"/>
        </w:rPr>
        <w:t>伏，满足逆变条件，系统会自动启动逆变，此时电流表会摆动到大约</w:t>
      </w:r>
      <w:r>
        <w:rPr>
          <w:rFonts w:hint="eastAsia"/>
          <w:sz w:val="24"/>
        </w:rPr>
        <w:t>90mA</w:t>
      </w:r>
      <w:r>
        <w:rPr>
          <w:rFonts w:hint="eastAsia"/>
          <w:sz w:val="24"/>
        </w:rPr>
        <w:t>位置，如图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39</w:t>
      </w:r>
      <w:r>
        <w:rPr>
          <w:sz w:val="24"/>
        </w:rPr>
        <w:fldChar w:fldCharType="end"/>
      </w:r>
      <w:r>
        <w:rPr>
          <w:rFonts w:hint="eastAsia"/>
          <w:sz w:val="24"/>
        </w:rPr>
        <w:t>所示。</w:t>
      </w:r>
    </w:p>
    <w:p w14:paraId="535C2549" w14:textId="77777777" w:rsidR="000E7101" w:rsidRDefault="00000000">
      <w:pPr>
        <w:wordWrap w:val="0"/>
        <w:spacing w:line="360" w:lineRule="auto"/>
        <w:jc w:val="center"/>
        <w:rPr>
          <w:sz w:val="24"/>
        </w:rPr>
      </w:pPr>
      <w:r>
        <w:rPr>
          <w:noProof/>
          <w:sz w:val="24"/>
        </w:rPr>
        <w:lastRenderedPageBreak/>
        <w:drawing>
          <wp:inline distT="0" distB="0" distL="0" distR="0" wp14:anchorId="186C06CE" wp14:editId="034DD153">
            <wp:extent cx="5160010" cy="2701290"/>
            <wp:effectExtent l="0" t="0" r="2540" b="3810"/>
            <wp:docPr id="6140062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06238" name="图片 9"/>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a:xfrm>
                      <a:off x="0" y="0"/>
                      <a:ext cx="5174344" cy="2708741"/>
                    </a:xfrm>
                    <a:prstGeom prst="rect">
                      <a:avLst/>
                    </a:prstGeom>
                    <a:noFill/>
                    <a:ln>
                      <a:noFill/>
                    </a:ln>
                  </pic:spPr>
                </pic:pic>
              </a:graphicData>
            </a:graphic>
          </wp:inline>
        </w:drawing>
      </w:r>
    </w:p>
    <w:p w14:paraId="110F390A" w14:textId="4A0854E9" w:rsidR="000E7101" w:rsidRDefault="00000000">
      <w:pPr>
        <w:pStyle w:val="a5"/>
        <w:wordWrap w:val="0"/>
        <w:spacing w:line="360" w:lineRule="auto"/>
        <w:jc w:val="center"/>
        <w:rPr>
          <w:rFonts w:ascii="Times New Roman"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39</w:t>
      </w:r>
      <w:r>
        <w:rPr>
          <w:rFonts w:ascii="Times New Roman" w:hAnsi="Times New Roman"/>
          <w:sz w:val="21"/>
          <w:szCs w:val="21"/>
        </w:rPr>
        <w:fldChar w:fldCharType="end"/>
      </w:r>
      <w:r>
        <w:rPr>
          <w:rFonts w:ascii="Times New Roman" w:hAnsi="Times New Roman" w:hint="eastAsia"/>
          <w:sz w:val="21"/>
          <w:szCs w:val="21"/>
        </w:rPr>
        <w:t xml:space="preserve">　逆变时电流表的显示</w:t>
      </w:r>
    </w:p>
    <w:p w14:paraId="100BEE1B" w14:textId="066A1FDA" w:rsidR="000E7101" w:rsidRDefault="00000000">
      <w:pPr>
        <w:wordWrap w:val="0"/>
        <w:spacing w:line="360" w:lineRule="auto"/>
        <w:ind w:firstLineChars="200" w:firstLine="480"/>
        <w:rPr>
          <w:sz w:val="24"/>
        </w:rPr>
      </w:pPr>
      <w:r>
        <w:rPr>
          <w:rFonts w:hint="eastAsia"/>
          <w:sz w:val="24"/>
        </w:rPr>
        <w:t>理论上为了提高太阳能发电的效率，需要对其输出的电压进行</w:t>
      </w:r>
      <w:r>
        <w:rPr>
          <w:rFonts w:hint="eastAsia"/>
          <w:sz w:val="24"/>
        </w:rPr>
        <w:t>DC-DC</w:t>
      </w:r>
      <w:r>
        <w:rPr>
          <w:rFonts w:hint="eastAsia"/>
          <w:sz w:val="24"/>
        </w:rPr>
        <w:t>变换，并使用</w:t>
      </w:r>
      <w:r>
        <w:rPr>
          <w:rFonts w:hint="eastAsia"/>
          <w:sz w:val="24"/>
        </w:rPr>
        <w:t>MPP</w:t>
      </w:r>
      <w:r>
        <w:rPr>
          <w:rFonts w:hint="eastAsia"/>
          <w:sz w:val="24"/>
        </w:rPr>
        <w:t>算法进行</w:t>
      </w:r>
      <w:r>
        <w:rPr>
          <w:sz w:val="24"/>
        </w:rPr>
        <w:t>最大功率点追踪</w:t>
      </w:r>
      <w:r>
        <w:rPr>
          <w:sz w:val="24"/>
          <w:vertAlign w:val="superscript"/>
        </w:rPr>
        <w:fldChar w:fldCharType="begin"/>
      </w:r>
      <w:r>
        <w:rPr>
          <w:sz w:val="24"/>
          <w:vertAlign w:val="superscript"/>
        </w:rPr>
        <w:instrText xml:space="preserve"> REF _Ref198676148 \r \h  \* MERGEFORMAT </w:instrText>
      </w:r>
      <w:r>
        <w:rPr>
          <w:sz w:val="24"/>
          <w:vertAlign w:val="superscript"/>
        </w:rPr>
      </w:r>
      <w:r>
        <w:rPr>
          <w:sz w:val="24"/>
          <w:vertAlign w:val="superscript"/>
        </w:rPr>
        <w:fldChar w:fldCharType="separate"/>
      </w:r>
      <w:r w:rsidR="00340390">
        <w:rPr>
          <w:sz w:val="24"/>
          <w:vertAlign w:val="superscript"/>
        </w:rPr>
        <w:t>[18]</w:t>
      </w:r>
      <w:r>
        <w:rPr>
          <w:sz w:val="24"/>
          <w:vertAlign w:val="superscript"/>
        </w:rPr>
        <w:fldChar w:fldCharType="end"/>
      </w:r>
      <w:r>
        <w:rPr>
          <w:rFonts w:hint="eastAsia"/>
          <w:sz w:val="24"/>
        </w:rPr>
        <w:t>。但由于时间问题和硬件基础不牢，暂时并没有做这一步，而是直接采用太阳能输出连接逆变器的方法进行太阳能并网发电。这款太阳能板，最大功率点电压是</w:t>
      </w:r>
      <w:r>
        <w:rPr>
          <w:rFonts w:hint="eastAsia"/>
          <w:sz w:val="24"/>
        </w:rPr>
        <w:t>17.9V</w:t>
      </w:r>
      <w:r>
        <w:rPr>
          <w:rFonts w:hint="eastAsia"/>
          <w:sz w:val="24"/>
        </w:rPr>
        <w:t>，暂时在单片机中设置太阳能低于</w:t>
      </w:r>
      <w:r>
        <w:rPr>
          <w:rFonts w:hint="eastAsia"/>
          <w:sz w:val="24"/>
        </w:rPr>
        <w:t>15V</w:t>
      </w:r>
      <w:r>
        <w:rPr>
          <w:rFonts w:hint="eastAsia"/>
          <w:sz w:val="24"/>
        </w:rPr>
        <w:t>自动停止逆变，防止损毁太阳能板。目前也在继续研究</w:t>
      </w:r>
      <w:r>
        <w:rPr>
          <w:rFonts w:hint="eastAsia"/>
          <w:sz w:val="24"/>
        </w:rPr>
        <w:t>MPPT</w:t>
      </w:r>
      <w:r>
        <w:rPr>
          <w:rFonts w:hint="eastAsia"/>
          <w:sz w:val="24"/>
        </w:rPr>
        <w:t>最大功率点追踪技术，如果能实现，后续会将单片机程序限制电压设置为</w:t>
      </w:r>
      <w:r>
        <w:rPr>
          <w:rFonts w:hint="eastAsia"/>
          <w:sz w:val="24"/>
        </w:rPr>
        <w:t>2V</w:t>
      </w:r>
      <w:r>
        <w:rPr>
          <w:rFonts w:hint="eastAsia"/>
          <w:sz w:val="24"/>
        </w:rPr>
        <w:t>，提高利用率。</w:t>
      </w:r>
    </w:p>
    <w:p w14:paraId="34BA4180" w14:textId="4E282E0B" w:rsidR="000E7101" w:rsidRDefault="00000000">
      <w:pPr>
        <w:wordWrap w:val="0"/>
        <w:spacing w:line="360" w:lineRule="auto"/>
        <w:ind w:firstLineChars="200" w:firstLine="480"/>
        <w:rPr>
          <w:sz w:val="24"/>
        </w:rPr>
      </w:pPr>
      <w:r>
        <w:rPr>
          <w:rFonts w:hint="eastAsia"/>
          <w:sz w:val="24"/>
        </w:rPr>
        <w:t>实际运行过程中，还在直流侧串入了一个灯充当电阻，</w:t>
      </w:r>
      <w:r>
        <w:rPr>
          <w:rFonts w:hint="eastAsia"/>
          <w:sz w:val="24"/>
        </w:rPr>
        <w:t xml:space="preserve"> </w:t>
      </w:r>
      <w:r>
        <w:rPr>
          <w:rFonts w:hint="eastAsia"/>
          <w:sz w:val="24"/>
        </w:rPr>
        <w:t>当灯泡亮起时，代表逆变正常。如图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40</w:t>
      </w:r>
      <w:r>
        <w:rPr>
          <w:sz w:val="24"/>
        </w:rPr>
        <w:fldChar w:fldCharType="end"/>
      </w:r>
      <w:r>
        <w:rPr>
          <w:rFonts w:hint="eastAsia"/>
          <w:sz w:val="24"/>
        </w:rPr>
        <w:t>所示。</w:t>
      </w:r>
    </w:p>
    <w:p w14:paraId="686F8E1C" w14:textId="77777777" w:rsidR="000E7101" w:rsidRDefault="00000000">
      <w:pPr>
        <w:wordWrap w:val="0"/>
        <w:spacing w:line="360" w:lineRule="auto"/>
        <w:jc w:val="center"/>
        <w:rPr>
          <w:sz w:val="24"/>
        </w:rPr>
      </w:pPr>
      <w:r>
        <w:rPr>
          <w:noProof/>
          <w:sz w:val="24"/>
        </w:rPr>
        <w:drawing>
          <wp:inline distT="0" distB="0" distL="0" distR="0" wp14:anchorId="5B641160" wp14:editId="28FB80DF">
            <wp:extent cx="4692015" cy="2852420"/>
            <wp:effectExtent l="0" t="0" r="0" b="5080"/>
            <wp:docPr id="208682196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21961" name="图片 38"/>
                    <pic:cNvPicPr>
                      <a:picLocks noChangeAspect="1" noChangeArrowheads="1"/>
                    </pic:cNvPicPr>
                  </pic:nvPicPr>
                  <pic:blipFill>
                    <a:blip r:embed="rId132">
                      <a:extLst>
                        <a:ext uri="{28A0092B-C50C-407E-A947-70E740481C1C}">
                          <a14:useLocalDpi xmlns:a14="http://schemas.microsoft.com/office/drawing/2010/main" val="0"/>
                        </a:ext>
                      </a:extLst>
                    </a:blip>
                    <a:srcRect l="18540" t="22021" b="11914"/>
                    <a:stretch>
                      <a:fillRect/>
                    </a:stretch>
                  </pic:blipFill>
                  <pic:spPr>
                    <a:xfrm>
                      <a:off x="0" y="0"/>
                      <a:ext cx="4692701" cy="2853141"/>
                    </a:xfrm>
                    <a:prstGeom prst="rect">
                      <a:avLst/>
                    </a:prstGeom>
                    <a:noFill/>
                    <a:ln>
                      <a:noFill/>
                    </a:ln>
                  </pic:spPr>
                </pic:pic>
              </a:graphicData>
            </a:graphic>
          </wp:inline>
        </w:drawing>
      </w:r>
    </w:p>
    <w:p w14:paraId="1AABB45F" w14:textId="7C5513D6"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40</w:t>
      </w:r>
      <w:r>
        <w:rPr>
          <w:rFonts w:ascii="Times New Roman" w:hAnsi="Times New Roman"/>
          <w:sz w:val="21"/>
          <w:szCs w:val="21"/>
        </w:rPr>
        <w:fldChar w:fldCharType="end"/>
      </w:r>
      <w:r>
        <w:rPr>
          <w:rFonts w:ascii="Times New Roman" w:hAnsi="Times New Roman" w:hint="eastAsia"/>
          <w:sz w:val="21"/>
          <w:szCs w:val="21"/>
        </w:rPr>
        <w:t xml:space="preserve">　逆变器指示灯，同时充当电阻负载</w:t>
      </w:r>
    </w:p>
    <w:p w14:paraId="48335F14" w14:textId="40EDFCF0" w:rsidR="000E7101" w:rsidRDefault="00000000">
      <w:pPr>
        <w:wordWrap w:val="0"/>
        <w:spacing w:line="360" w:lineRule="auto"/>
        <w:ind w:firstLineChars="200" w:firstLine="480"/>
        <w:rPr>
          <w:sz w:val="24"/>
        </w:rPr>
      </w:pPr>
      <w:r>
        <w:rPr>
          <w:rFonts w:hint="eastAsia"/>
          <w:sz w:val="24"/>
        </w:rPr>
        <w:lastRenderedPageBreak/>
        <w:t>示波器测量交流测的波形如图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41</w:t>
      </w:r>
      <w:r>
        <w:rPr>
          <w:sz w:val="24"/>
        </w:rPr>
        <w:fldChar w:fldCharType="end"/>
      </w:r>
      <w:r>
        <w:rPr>
          <w:rFonts w:hint="eastAsia"/>
          <w:sz w:val="24"/>
        </w:rPr>
        <w:t>所示，在交流电波形上升阶段和下降阶段，各有一个谐波，可能是由于滤波器没有做好的缘故。</w:t>
      </w:r>
    </w:p>
    <w:p w14:paraId="75D34F70" w14:textId="77777777" w:rsidR="000E7101" w:rsidRDefault="00000000">
      <w:pPr>
        <w:wordWrap w:val="0"/>
        <w:spacing w:line="360" w:lineRule="auto"/>
        <w:jc w:val="center"/>
        <w:rPr>
          <w:sz w:val="24"/>
        </w:rPr>
      </w:pPr>
      <w:r>
        <w:rPr>
          <w:noProof/>
          <w:sz w:val="24"/>
        </w:rPr>
        <w:drawing>
          <wp:inline distT="0" distB="0" distL="0" distR="0" wp14:anchorId="538BB231" wp14:editId="313FF112">
            <wp:extent cx="5069840" cy="3168650"/>
            <wp:effectExtent l="0" t="0" r="0" b="0"/>
            <wp:docPr id="7515475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47509" name="图片 7"/>
                    <pic:cNvPicPr>
                      <a:picLocks noChangeAspect="1"/>
                    </pic:cNvPicPr>
                  </pic:nvPicPr>
                  <pic:blipFill>
                    <a:blip r:embed="rId133"/>
                    <a:stretch>
                      <a:fillRect/>
                    </a:stretch>
                  </pic:blipFill>
                  <pic:spPr>
                    <a:xfrm>
                      <a:off x="0" y="0"/>
                      <a:ext cx="5074426" cy="3171516"/>
                    </a:xfrm>
                    <a:prstGeom prst="rect">
                      <a:avLst/>
                    </a:prstGeom>
                  </pic:spPr>
                </pic:pic>
              </a:graphicData>
            </a:graphic>
          </wp:inline>
        </w:drawing>
      </w:r>
    </w:p>
    <w:p w14:paraId="469B7F56" w14:textId="18F3D856"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41</w:t>
      </w:r>
      <w:r>
        <w:rPr>
          <w:rFonts w:ascii="Times New Roman" w:hAnsi="Times New Roman"/>
          <w:sz w:val="21"/>
          <w:szCs w:val="21"/>
        </w:rPr>
        <w:fldChar w:fldCharType="end"/>
      </w:r>
      <w:r>
        <w:rPr>
          <w:rFonts w:ascii="Times New Roman" w:hAnsi="Times New Roman" w:hint="eastAsia"/>
          <w:sz w:val="21"/>
          <w:szCs w:val="21"/>
        </w:rPr>
        <w:t xml:space="preserve">　交流侧电压波形</w:t>
      </w:r>
    </w:p>
    <w:p w14:paraId="5670E5A0" w14:textId="36CECC5A" w:rsidR="000E7101" w:rsidRDefault="00000000">
      <w:pPr>
        <w:wordWrap w:val="0"/>
        <w:spacing w:line="360" w:lineRule="auto"/>
        <w:ind w:firstLineChars="200" w:firstLine="480"/>
        <w:rPr>
          <w:sz w:val="24"/>
        </w:rPr>
      </w:pPr>
      <w:r>
        <w:rPr>
          <w:rFonts w:hint="eastAsia"/>
          <w:sz w:val="24"/>
        </w:rPr>
        <w:t>HLW8032</w:t>
      </w:r>
      <w:r>
        <w:rPr>
          <w:rFonts w:hint="eastAsia"/>
          <w:sz w:val="24"/>
        </w:rPr>
        <w:t>电能质量模块会自动计算发电量，并将发电量和太阳能工作状态一同发送到核心板，并在中央大屏上显示出来。如图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42</w:t>
      </w:r>
      <w:r>
        <w:rPr>
          <w:sz w:val="24"/>
        </w:rPr>
        <w:fldChar w:fldCharType="end"/>
      </w:r>
      <w:r>
        <w:rPr>
          <w:rFonts w:hint="eastAsia"/>
          <w:sz w:val="24"/>
        </w:rPr>
        <w:t>所示。手机点灯科技平台也会实时显示太阳能板的状态和发电量。如图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43</w:t>
      </w:r>
      <w:r>
        <w:rPr>
          <w:sz w:val="24"/>
        </w:rPr>
        <w:fldChar w:fldCharType="end"/>
      </w:r>
      <w:r>
        <w:rPr>
          <w:rFonts w:hint="eastAsia"/>
          <w:sz w:val="24"/>
        </w:rPr>
        <w:t>所示。</w:t>
      </w:r>
    </w:p>
    <w:p w14:paraId="44260DBB" w14:textId="77777777" w:rsidR="000E7101" w:rsidRDefault="00000000">
      <w:pPr>
        <w:wordWrap w:val="0"/>
        <w:spacing w:line="360" w:lineRule="auto"/>
        <w:jc w:val="center"/>
        <w:rPr>
          <w:sz w:val="24"/>
        </w:rPr>
      </w:pPr>
      <w:r>
        <w:rPr>
          <w:noProof/>
          <w:sz w:val="24"/>
        </w:rPr>
        <w:drawing>
          <wp:inline distT="0" distB="0" distL="0" distR="0" wp14:anchorId="7D100F42" wp14:editId="6C26615E">
            <wp:extent cx="4584700" cy="2725420"/>
            <wp:effectExtent l="0" t="0" r="6350" b="0"/>
            <wp:docPr id="95950759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07592" name="图片 39"/>
                    <pic:cNvPicPr>
                      <a:picLocks noChangeAspect="1" noChangeArrowheads="1"/>
                    </pic:cNvPicPr>
                  </pic:nvPicPr>
                  <pic:blipFill>
                    <a:blip r:embed="rId134">
                      <a:extLst>
                        <a:ext uri="{28A0092B-C50C-407E-A947-70E740481C1C}">
                          <a14:useLocalDpi xmlns:a14="http://schemas.microsoft.com/office/drawing/2010/main" val="0"/>
                        </a:ext>
                      </a:extLst>
                    </a:blip>
                    <a:srcRect l="22144" t="25537" b="12714"/>
                    <a:stretch>
                      <a:fillRect/>
                    </a:stretch>
                  </pic:blipFill>
                  <pic:spPr>
                    <a:xfrm>
                      <a:off x="0" y="0"/>
                      <a:ext cx="4605430" cy="2738300"/>
                    </a:xfrm>
                    <a:prstGeom prst="rect">
                      <a:avLst/>
                    </a:prstGeom>
                    <a:noFill/>
                    <a:ln>
                      <a:noFill/>
                    </a:ln>
                  </pic:spPr>
                </pic:pic>
              </a:graphicData>
            </a:graphic>
          </wp:inline>
        </w:drawing>
      </w:r>
    </w:p>
    <w:p w14:paraId="02E99A46" w14:textId="3A35B1B2"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42</w:t>
      </w:r>
      <w:r>
        <w:rPr>
          <w:rFonts w:ascii="Times New Roman" w:hAnsi="Times New Roman"/>
          <w:sz w:val="21"/>
          <w:szCs w:val="21"/>
        </w:rPr>
        <w:fldChar w:fldCharType="end"/>
      </w:r>
      <w:r>
        <w:rPr>
          <w:rFonts w:ascii="Times New Roman" w:hAnsi="Times New Roman" w:hint="eastAsia"/>
          <w:sz w:val="21"/>
          <w:szCs w:val="21"/>
        </w:rPr>
        <w:t xml:space="preserve">　显示屏显示太阳能工作状态和发电量</w:t>
      </w:r>
    </w:p>
    <w:p w14:paraId="56D03304" w14:textId="77777777" w:rsidR="000E7101" w:rsidRDefault="00000000">
      <w:pPr>
        <w:wordWrap w:val="0"/>
        <w:spacing w:line="360" w:lineRule="auto"/>
        <w:jc w:val="center"/>
        <w:rPr>
          <w:sz w:val="24"/>
        </w:rPr>
      </w:pPr>
      <w:r>
        <w:rPr>
          <w:noProof/>
          <w:sz w:val="24"/>
        </w:rPr>
        <w:lastRenderedPageBreak/>
        <w:drawing>
          <wp:inline distT="0" distB="0" distL="0" distR="0" wp14:anchorId="17723FDF" wp14:editId="15091712">
            <wp:extent cx="4801870" cy="3806190"/>
            <wp:effectExtent l="0" t="0" r="0" b="3810"/>
            <wp:docPr id="123386234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62341" name="图片 40"/>
                    <pic:cNvPicPr>
                      <a:picLocks noChangeAspect="1" noChangeArrowheads="1"/>
                    </pic:cNvPicPr>
                  </pic:nvPicPr>
                  <pic:blipFill>
                    <a:blip r:embed="rId135">
                      <a:extLst>
                        <a:ext uri="{28A0092B-C50C-407E-A947-70E740481C1C}">
                          <a14:useLocalDpi xmlns:a14="http://schemas.microsoft.com/office/drawing/2010/main" val="0"/>
                        </a:ext>
                      </a:extLst>
                    </a:blip>
                    <a:srcRect t="20638" b="43682"/>
                    <a:stretch>
                      <a:fillRect/>
                    </a:stretch>
                  </pic:blipFill>
                  <pic:spPr>
                    <a:xfrm>
                      <a:off x="0" y="0"/>
                      <a:ext cx="4812007" cy="3814065"/>
                    </a:xfrm>
                    <a:prstGeom prst="rect">
                      <a:avLst/>
                    </a:prstGeom>
                    <a:noFill/>
                    <a:ln>
                      <a:noFill/>
                    </a:ln>
                  </pic:spPr>
                </pic:pic>
              </a:graphicData>
            </a:graphic>
          </wp:inline>
        </w:drawing>
      </w:r>
    </w:p>
    <w:p w14:paraId="0C41F427" w14:textId="56E9941B"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43</w:t>
      </w:r>
      <w:r>
        <w:rPr>
          <w:rFonts w:ascii="Times New Roman" w:hAnsi="Times New Roman"/>
          <w:sz w:val="21"/>
          <w:szCs w:val="21"/>
        </w:rPr>
        <w:fldChar w:fldCharType="end"/>
      </w:r>
      <w:r>
        <w:rPr>
          <w:rFonts w:ascii="Times New Roman" w:hAnsi="Times New Roman" w:hint="eastAsia"/>
          <w:sz w:val="21"/>
          <w:szCs w:val="21"/>
        </w:rPr>
        <w:t xml:space="preserve">　手机端显示太阳能工作状态和发电量</w:t>
      </w:r>
    </w:p>
    <w:p w14:paraId="59404286" w14:textId="2AFDF560" w:rsidR="000E7101" w:rsidRDefault="00000000">
      <w:pPr>
        <w:wordWrap w:val="0"/>
        <w:spacing w:line="360" w:lineRule="auto"/>
        <w:ind w:firstLineChars="200" w:firstLine="480"/>
        <w:rPr>
          <w:sz w:val="24"/>
        </w:rPr>
      </w:pPr>
      <w:r>
        <w:rPr>
          <w:rFonts w:hint="eastAsia"/>
          <w:sz w:val="24"/>
        </w:rPr>
        <w:t>当太阳能板出问题时，巴法云平台也会弹出提示，报告逆变系统已停止，快速前往查看。如图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44</w:t>
      </w:r>
      <w:r>
        <w:rPr>
          <w:sz w:val="24"/>
        </w:rPr>
        <w:fldChar w:fldCharType="end"/>
      </w:r>
      <w:r>
        <w:rPr>
          <w:rFonts w:hint="eastAsia"/>
          <w:sz w:val="24"/>
        </w:rPr>
        <w:t>所示。</w:t>
      </w:r>
    </w:p>
    <w:p w14:paraId="1144FE07" w14:textId="77777777" w:rsidR="000E7101" w:rsidRDefault="00000000">
      <w:pPr>
        <w:wordWrap w:val="0"/>
        <w:spacing w:line="360" w:lineRule="auto"/>
        <w:jc w:val="center"/>
        <w:rPr>
          <w:sz w:val="24"/>
        </w:rPr>
      </w:pPr>
      <w:r>
        <w:rPr>
          <w:noProof/>
          <w:sz w:val="24"/>
        </w:rPr>
        <w:drawing>
          <wp:inline distT="0" distB="0" distL="0" distR="0" wp14:anchorId="18C6C4D7" wp14:editId="1C7A2188">
            <wp:extent cx="4674235" cy="2546350"/>
            <wp:effectExtent l="0" t="0" r="0" b="6350"/>
            <wp:docPr id="11091590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59068" name="图片 8"/>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a:xfrm>
                      <a:off x="0" y="0"/>
                      <a:ext cx="4682023" cy="2550546"/>
                    </a:xfrm>
                    <a:prstGeom prst="rect">
                      <a:avLst/>
                    </a:prstGeom>
                    <a:noFill/>
                    <a:ln>
                      <a:noFill/>
                    </a:ln>
                  </pic:spPr>
                </pic:pic>
              </a:graphicData>
            </a:graphic>
          </wp:inline>
        </w:drawing>
      </w:r>
    </w:p>
    <w:p w14:paraId="1ED202E0" w14:textId="2BDAF148" w:rsidR="000E7101" w:rsidRDefault="00000000">
      <w:pPr>
        <w:pStyle w:val="a5"/>
        <w:wordWrap w:val="0"/>
        <w:spacing w:line="360" w:lineRule="auto"/>
        <w:jc w:val="center"/>
        <w:rPr>
          <w:rFonts w:ascii="Times New Roman" w:eastAsia="宋体" w:hAnsi="Times New Roman"/>
          <w:color w:val="EE0000"/>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44</w:t>
      </w:r>
      <w:r>
        <w:rPr>
          <w:rFonts w:ascii="Times New Roman" w:hAnsi="Times New Roman"/>
          <w:sz w:val="21"/>
          <w:szCs w:val="21"/>
        </w:rPr>
        <w:fldChar w:fldCharType="end"/>
      </w:r>
      <w:r>
        <w:rPr>
          <w:rFonts w:ascii="Times New Roman" w:hAnsi="Times New Roman" w:hint="eastAsia"/>
          <w:sz w:val="21"/>
          <w:szCs w:val="21"/>
        </w:rPr>
        <w:t xml:space="preserve">　太阳能异常时巴法云的提示信息</w:t>
      </w:r>
    </w:p>
    <w:p w14:paraId="79C504EB" w14:textId="0CB70A0A" w:rsidR="000E7101" w:rsidRDefault="00000000">
      <w:pPr>
        <w:wordWrap w:val="0"/>
        <w:spacing w:line="360" w:lineRule="auto"/>
        <w:ind w:firstLineChars="200" w:firstLine="480"/>
        <w:rPr>
          <w:sz w:val="24"/>
        </w:rPr>
      </w:pPr>
      <w:r>
        <w:rPr>
          <w:rFonts w:hint="eastAsia"/>
          <w:sz w:val="24"/>
        </w:rPr>
        <w:t>随着社会的发展，使用晶闸管进行有源逆变的方法已经逐步被淘汰，性能更优秀的</w:t>
      </w:r>
      <w:r>
        <w:rPr>
          <w:rFonts w:hint="eastAsia"/>
          <w:sz w:val="24"/>
        </w:rPr>
        <w:t>MOSFET</w:t>
      </w:r>
      <w:r>
        <w:rPr>
          <w:rFonts w:hint="eastAsia"/>
          <w:sz w:val="24"/>
        </w:rPr>
        <w:t>和</w:t>
      </w:r>
      <w:r>
        <w:rPr>
          <w:rFonts w:hint="eastAsia"/>
          <w:sz w:val="24"/>
        </w:rPr>
        <w:t>IGBT</w:t>
      </w:r>
      <w:r>
        <w:rPr>
          <w:rFonts w:hint="eastAsia"/>
          <w:sz w:val="24"/>
        </w:rPr>
        <w:t>等全控器件在逆变方面效果更好</w:t>
      </w:r>
      <w:r>
        <w:rPr>
          <w:sz w:val="24"/>
          <w:vertAlign w:val="superscript"/>
        </w:rPr>
        <w:fldChar w:fldCharType="begin"/>
      </w:r>
      <w:r>
        <w:rPr>
          <w:sz w:val="24"/>
          <w:vertAlign w:val="superscript"/>
        </w:rPr>
        <w:instrText xml:space="preserve"> </w:instrText>
      </w:r>
      <w:r>
        <w:rPr>
          <w:rFonts w:hint="eastAsia"/>
          <w:sz w:val="24"/>
          <w:vertAlign w:val="superscript"/>
        </w:rPr>
        <w:instrText>REF _Ref198676164 \r \h</w:instrText>
      </w:r>
      <w:r>
        <w:rPr>
          <w:sz w:val="24"/>
          <w:vertAlign w:val="superscript"/>
        </w:rPr>
        <w:instrText xml:space="preserve">  \* MERGEFORMAT </w:instrText>
      </w:r>
      <w:r>
        <w:rPr>
          <w:sz w:val="24"/>
          <w:vertAlign w:val="superscript"/>
        </w:rPr>
      </w:r>
      <w:r>
        <w:rPr>
          <w:sz w:val="24"/>
          <w:vertAlign w:val="superscript"/>
        </w:rPr>
        <w:fldChar w:fldCharType="separate"/>
      </w:r>
      <w:r w:rsidR="00340390">
        <w:rPr>
          <w:sz w:val="24"/>
          <w:vertAlign w:val="superscript"/>
        </w:rPr>
        <w:t>[19]</w:t>
      </w:r>
      <w:r>
        <w:rPr>
          <w:sz w:val="24"/>
          <w:vertAlign w:val="superscript"/>
        </w:rPr>
        <w:fldChar w:fldCharType="end"/>
      </w:r>
      <w:r>
        <w:rPr>
          <w:rFonts w:hint="eastAsia"/>
          <w:sz w:val="24"/>
        </w:rPr>
        <w:t>。在学弟李思雨和刘芮良的帮助下，目前我还在尝试全控器件的并网，相比于半控器件，它需要使用</w:t>
      </w:r>
      <w:r>
        <w:rPr>
          <w:rFonts w:hint="eastAsia"/>
          <w:sz w:val="24"/>
        </w:rPr>
        <w:t>PR</w:t>
      </w:r>
      <w:r>
        <w:rPr>
          <w:rFonts w:hint="eastAsia"/>
          <w:sz w:val="24"/>
        </w:rPr>
        <w:t>算法或</w:t>
      </w:r>
      <w:r>
        <w:rPr>
          <w:rFonts w:hint="eastAsia"/>
          <w:sz w:val="24"/>
        </w:rPr>
        <w:t>PLL</w:t>
      </w:r>
      <w:r>
        <w:rPr>
          <w:rFonts w:hint="eastAsia"/>
          <w:sz w:val="24"/>
        </w:rPr>
        <w:t>锁相环，</w:t>
      </w:r>
      <w:r>
        <w:rPr>
          <w:rFonts w:hint="eastAsia"/>
          <w:sz w:val="24"/>
        </w:rPr>
        <w:lastRenderedPageBreak/>
        <w:t>同时需要更精准的脉冲采样，对于算法和硬件要求更高。鉴于本人在算法和硬件方面不是很熟练，所以该方案仍处于测试阶段。目前离网运转已经实现，</w:t>
      </w:r>
      <w:r>
        <w:rPr>
          <w:rFonts w:hint="eastAsia"/>
          <w:sz w:val="24"/>
        </w:rPr>
        <w:t>PR</w:t>
      </w:r>
      <w:r>
        <w:rPr>
          <w:rFonts w:hint="eastAsia"/>
          <w:sz w:val="24"/>
        </w:rPr>
        <w:t>算法暂时无问题，闭环控制输出波形如图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45</w:t>
      </w:r>
      <w:r>
        <w:rPr>
          <w:sz w:val="24"/>
        </w:rPr>
        <w:fldChar w:fldCharType="end"/>
      </w:r>
      <w:r>
        <w:rPr>
          <w:rFonts w:hint="eastAsia"/>
          <w:sz w:val="24"/>
        </w:rPr>
        <w:t>所示，从右侧</w:t>
      </w:r>
      <w:r>
        <w:rPr>
          <w:rFonts w:hint="eastAsia"/>
          <w:sz w:val="24"/>
        </w:rPr>
        <w:t>Math1</w:t>
      </w:r>
      <w:r>
        <w:rPr>
          <w:rFonts w:hint="eastAsia"/>
          <w:sz w:val="24"/>
        </w:rPr>
        <w:t>波形可以看出效果非常好，并且几乎没有谐波。但目前仍未实现并联和并网运行，还需要进一步的研究学习。</w:t>
      </w:r>
    </w:p>
    <w:p w14:paraId="165A9865" w14:textId="77777777" w:rsidR="000E7101" w:rsidRDefault="00000000">
      <w:pPr>
        <w:wordWrap w:val="0"/>
        <w:spacing w:line="360" w:lineRule="auto"/>
        <w:jc w:val="center"/>
        <w:rPr>
          <w:sz w:val="24"/>
        </w:rPr>
      </w:pPr>
      <w:r>
        <w:rPr>
          <w:noProof/>
          <w:sz w:val="24"/>
        </w:rPr>
        <w:drawing>
          <wp:inline distT="0" distB="0" distL="0" distR="0" wp14:anchorId="14652571" wp14:editId="075A1B06">
            <wp:extent cx="5105400" cy="2871470"/>
            <wp:effectExtent l="0" t="0" r="0" b="5080"/>
            <wp:docPr id="9866147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14734" name="图片 7"/>
                    <pic:cNvPicPr>
                      <a:picLocks noChangeAspect="1" noChangeArrowheads="1"/>
                    </pic:cNvPicPr>
                  </pic:nvPicPr>
                  <pic:blipFill>
                    <a:blip r:embed="rId137" cstate="hqprint">
                      <a:extLst>
                        <a:ext uri="{28A0092B-C50C-407E-A947-70E740481C1C}">
                          <a14:useLocalDpi xmlns:a14="http://schemas.microsoft.com/office/drawing/2010/main" val="0"/>
                        </a:ext>
                      </a:extLst>
                    </a:blip>
                    <a:srcRect/>
                    <a:stretch>
                      <a:fillRect/>
                    </a:stretch>
                  </pic:blipFill>
                  <pic:spPr>
                    <a:xfrm>
                      <a:off x="0" y="0"/>
                      <a:ext cx="5108339" cy="2873441"/>
                    </a:xfrm>
                    <a:prstGeom prst="rect">
                      <a:avLst/>
                    </a:prstGeom>
                    <a:noFill/>
                    <a:ln>
                      <a:noFill/>
                    </a:ln>
                  </pic:spPr>
                </pic:pic>
              </a:graphicData>
            </a:graphic>
          </wp:inline>
        </w:drawing>
      </w:r>
    </w:p>
    <w:p w14:paraId="2C951942" w14:textId="4B7ABEB2"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45</w:t>
      </w:r>
      <w:r>
        <w:rPr>
          <w:rFonts w:ascii="Times New Roman" w:hAnsi="Times New Roman"/>
          <w:sz w:val="21"/>
          <w:szCs w:val="21"/>
        </w:rPr>
        <w:fldChar w:fldCharType="end"/>
      </w:r>
      <w:r>
        <w:rPr>
          <w:rFonts w:ascii="Times New Roman" w:hAnsi="Times New Roman" w:hint="eastAsia"/>
          <w:sz w:val="21"/>
          <w:szCs w:val="21"/>
        </w:rPr>
        <w:t xml:space="preserve">　全控逆变器使用</w:t>
      </w:r>
      <w:r>
        <w:rPr>
          <w:rFonts w:ascii="Times New Roman" w:hAnsi="Times New Roman" w:hint="eastAsia"/>
          <w:sz w:val="21"/>
          <w:szCs w:val="21"/>
        </w:rPr>
        <w:t>PR</w:t>
      </w:r>
      <w:r>
        <w:rPr>
          <w:rFonts w:ascii="Times New Roman" w:hAnsi="Times New Roman" w:hint="eastAsia"/>
          <w:sz w:val="21"/>
          <w:szCs w:val="21"/>
        </w:rPr>
        <w:t>闭环控制离网逆变波形</w:t>
      </w:r>
    </w:p>
    <w:p w14:paraId="6EF6C626" w14:textId="77777777" w:rsidR="000E7101" w:rsidRDefault="00000000">
      <w:pPr>
        <w:wordWrap w:val="0"/>
        <w:spacing w:beforeLines="50" w:before="156" w:afterLines="50" w:after="156" w:line="360" w:lineRule="auto"/>
        <w:outlineLvl w:val="2"/>
        <w:rPr>
          <w:rFonts w:eastAsia="黑体"/>
          <w:sz w:val="24"/>
        </w:rPr>
      </w:pPr>
      <w:bookmarkStart w:id="134" w:name="_Toc199448594"/>
      <w:bookmarkStart w:id="135" w:name="_Toc30380"/>
      <w:r>
        <w:rPr>
          <w:rFonts w:eastAsia="黑体" w:hint="eastAsia"/>
          <w:sz w:val="24"/>
        </w:rPr>
        <w:t>5.2.8</w:t>
      </w:r>
      <w:r>
        <w:rPr>
          <w:rFonts w:eastAsia="黑体" w:hint="eastAsia"/>
          <w:sz w:val="24"/>
        </w:rPr>
        <w:t xml:space="preserve">　断电自动电源切换功能</w:t>
      </w:r>
      <w:bookmarkEnd w:id="134"/>
    </w:p>
    <w:p w14:paraId="0C1CA375" w14:textId="4E2D5201" w:rsidR="000E7101" w:rsidRDefault="00000000">
      <w:pPr>
        <w:wordWrap w:val="0"/>
        <w:spacing w:line="360" w:lineRule="auto"/>
        <w:ind w:firstLineChars="200" w:firstLine="480"/>
        <w:rPr>
          <w:sz w:val="24"/>
        </w:rPr>
      </w:pPr>
      <w:r>
        <w:rPr>
          <w:rFonts w:hint="eastAsia"/>
          <w:sz w:val="24"/>
        </w:rPr>
        <w:t>系统设置有备用电源方案，当发生意外情况例如火灾、电路检修等，主电源断开，此时电源切换模块上灯光熄灭，系统会在</w:t>
      </w:r>
      <w:r>
        <w:rPr>
          <w:rFonts w:hint="eastAsia"/>
          <w:sz w:val="24"/>
        </w:rPr>
        <w:t>0.1s</w:t>
      </w:r>
      <w:r>
        <w:rPr>
          <w:rFonts w:hint="eastAsia"/>
          <w:sz w:val="24"/>
        </w:rPr>
        <w:t>内自动切换到蓄电池供电，维持系统的正常运转，如图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46</w:t>
      </w:r>
      <w:r>
        <w:rPr>
          <w:sz w:val="24"/>
        </w:rPr>
        <w:fldChar w:fldCharType="end"/>
      </w:r>
      <w:r>
        <w:rPr>
          <w:rFonts w:hint="eastAsia"/>
          <w:sz w:val="24"/>
        </w:rPr>
        <w:t>所示。由于蓄电池无法带动大功率的设备，例如空调等，备用供电系统只支持火灾检测系统、云平台系统、指纹识别系统等低功耗系统运转，空调等大功率设备会自动停止如图</w:t>
      </w:r>
      <w:r>
        <w:rPr>
          <w:sz w:val="24"/>
        </w:rPr>
        <w:fldChar w:fldCharType="begin"/>
      </w:r>
      <w:r>
        <w:rPr>
          <w:sz w:val="24"/>
        </w:rPr>
        <w:instrText xml:space="preserve"> Seq eq \c </w:instrText>
      </w:r>
      <w:r>
        <w:rPr>
          <w:sz w:val="24"/>
        </w:rPr>
        <w:fldChar w:fldCharType="separate"/>
      </w:r>
      <w:r w:rsidR="00340390">
        <w:rPr>
          <w:noProof/>
          <w:sz w:val="24"/>
        </w:rPr>
        <w:t>5</w:t>
      </w:r>
      <w:r>
        <w:rPr>
          <w:sz w:val="24"/>
        </w:rPr>
        <w:fldChar w:fldCharType="end"/>
      </w:r>
      <w:r>
        <w:rPr>
          <w:sz w:val="24"/>
        </w:rPr>
        <w:t>.</w:t>
      </w:r>
      <w:r>
        <w:rPr>
          <w:sz w:val="24"/>
        </w:rPr>
        <w:fldChar w:fldCharType="begin"/>
      </w:r>
      <w:r>
        <w:rPr>
          <w:sz w:val="24"/>
        </w:rPr>
        <w:instrText xml:space="preserve"> seq txt </w:instrText>
      </w:r>
      <w:r>
        <w:rPr>
          <w:sz w:val="24"/>
        </w:rPr>
        <w:fldChar w:fldCharType="separate"/>
      </w:r>
      <w:r w:rsidR="00340390">
        <w:rPr>
          <w:noProof/>
          <w:sz w:val="24"/>
        </w:rPr>
        <w:t>47</w:t>
      </w:r>
      <w:r>
        <w:rPr>
          <w:sz w:val="24"/>
        </w:rPr>
        <w:fldChar w:fldCharType="end"/>
      </w:r>
      <w:r>
        <w:rPr>
          <w:rFonts w:hint="eastAsia"/>
          <w:sz w:val="24"/>
        </w:rPr>
        <w:t>所示。当电路恢复后，电源会自动切换到市电模式，同时会给电池充电，为下次异常断电做准备。</w:t>
      </w:r>
    </w:p>
    <w:p w14:paraId="41B77886" w14:textId="77777777" w:rsidR="000E7101" w:rsidRDefault="00000000">
      <w:pPr>
        <w:wordWrap w:val="0"/>
        <w:spacing w:line="360" w:lineRule="auto"/>
        <w:jc w:val="center"/>
        <w:rPr>
          <w:sz w:val="24"/>
        </w:rPr>
      </w:pPr>
      <w:r>
        <w:rPr>
          <w:noProof/>
          <w:sz w:val="24"/>
        </w:rPr>
        <w:lastRenderedPageBreak/>
        <w:drawing>
          <wp:inline distT="0" distB="0" distL="0" distR="0" wp14:anchorId="26CB66C9" wp14:editId="6432E9EF">
            <wp:extent cx="4235450" cy="3175000"/>
            <wp:effectExtent l="0" t="0" r="0" b="6350"/>
            <wp:docPr id="801770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7012" name="图片 41"/>
                    <pic:cNvPicPr>
                      <a:picLocks noChangeAspect="1" noChangeArrowheads="1"/>
                    </pic:cNvPicPr>
                  </pic:nvPicPr>
                  <pic:blipFill>
                    <a:blip r:embed="rId138" cstate="hqprint">
                      <a:extLst>
                        <a:ext uri="{28A0092B-C50C-407E-A947-70E740481C1C}">
                          <a14:useLocalDpi xmlns:a14="http://schemas.microsoft.com/office/drawing/2010/main" val="0"/>
                        </a:ext>
                      </a:extLst>
                    </a:blip>
                    <a:srcRect/>
                    <a:stretch>
                      <a:fillRect/>
                    </a:stretch>
                  </pic:blipFill>
                  <pic:spPr>
                    <a:xfrm>
                      <a:off x="0" y="0"/>
                      <a:ext cx="4240899" cy="3179271"/>
                    </a:xfrm>
                    <a:prstGeom prst="rect">
                      <a:avLst/>
                    </a:prstGeom>
                    <a:noFill/>
                    <a:ln>
                      <a:noFill/>
                    </a:ln>
                  </pic:spPr>
                </pic:pic>
              </a:graphicData>
            </a:graphic>
          </wp:inline>
        </w:drawing>
      </w:r>
    </w:p>
    <w:p w14:paraId="36978F49" w14:textId="4AFE23B9"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46</w:t>
      </w:r>
      <w:r>
        <w:rPr>
          <w:rFonts w:ascii="Times New Roman" w:hAnsi="Times New Roman"/>
          <w:sz w:val="21"/>
          <w:szCs w:val="21"/>
        </w:rPr>
        <w:fldChar w:fldCharType="end"/>
      </w:r>
      <w:r>
        <w:rPr>
          <w:rFonts w:ascii="Times New Roman" w:hAnsi="Times New Roman" w:hint="eastAsia"/>
          <w:sz w:val="21"/>
          <w:szCs w:val="21"/>
        </w:rPr>
        <w:t xml:space="preserve">　断电后备用电池接入运转</w:t>
      </w:r>
    </w:p>
    <w:p w14:paraId="6F60BEDB" w14:textId="77777777" w:rsidR="000E7101" w:rsidRDefault="00000000">
      <w:pPr>
        <w:wordWrap w:val="0"/>
        <w:spacing w:line="360" w:lineRule="auto"/>
        <w:jc w:val="center"/>
        <w:rPr>
          <w:sz w:val="24"/>
        </w:rPr>
      </w:pPr>
      <w:r>
        <w:rPr>
          <w:noProof/>
          <w:sz w:val="24"/>
        </w:rPr>
        <w:drawing>
          <wp:inline distT="0" distB="0" distL="0" distR="0" wp14:anchorId="10456984" wp14:editId="51EDB1D0">
            <wp:extent cx="4508500" cy="3379470"/>
            <wp:effectExtent l="0" t="0" r="6350" b="0"/>
            <wp:docPr id="154376355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63550" name="图片 42"/>
                    <pic:cNvPicPr>
                      <a:picLocks noChangeAspect="1" noChangeArrowheads="1"/>
                    </pic:cNvPicPr>
                  </pic:nvPicPr>
                  <pic:blipFill>
                    <a:blip r:embed="rId139" cstate="hqprint">
                      <a:extLst>
                        <a:ext uri="{28A0092B-C50C-407E-A947-70E740481C1C}">
                          <a14:useLocalDpi xmlns:a14="http://schemas.microsoft.com/office/drawing/2010/main" val="0"/>
                        </a:ext>
                      </a:extLst>
                    </a:blip>
                    <a:srcRect/>
                    <a:stretch>
                      <a:fillRect/>
                    </a:stretch>
                  </pic:blipFill>
                  <pic:spPr>
                    <a:xfrm>
                      <a:off x="0" y="0"/>
                      <a:ext cx="4516286" cy="3385721"/>
                    </a:xfrm>
                    <a:prstGeom prst="rect">
                      <a:avLst/>
                    </a:prstGeom>
                    <a:noFill/>
                    <a:ln>
                      <a:noFill/>
                    </a:ln>
                  </pic:spPr>
                </pic:pic>
              </a:graphicData>
            </a:graphic>
          </wp:inline>
        </w:drawing>
      </w:r>
    </w:p>
    <w:p w14:paraId="6D86C181" w14:textId="14F66C9A" w:rsidR="000E7101" w:rsidRDefault="00000000">
      <w:pPr>
        <w:pStyle w:val="a5"/>
        <w:wordWrap w:val="0"/>
        <w:spacing w:line="360" w:lineRule="auto"/>
        <w:jc w:val="center"/>
        <w:rPr>
          <w:rFonts w:ascii="Times New Roman" w:eastAsia="宋体" w:hAnsi="Times New Roman"/>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340390">
        <w:rPr>
          <w:rFonts w:ascii="Times New Roman" w:hAnsi="Times New Roman"/>
          <w:noProof/>
          <w:sz w:val="21"/>
          <w:szCs w:val="21"/>
        </w:rPr>
        <w:t>47</w:t>
      </w:r>
      <w:r>
        <w:rPr>
          <w:rFonts w:ascii="Times New Roman" w:hAnsi="Times New Roman"/>
          <w:sz w:val="21"/>
          <w:szCs w:val="21"/>
        </w:rPr>
        <w:fldChar w:fldCharType="end"/>
      </w:r>
      <w:r>
        <w:rPr>
          <w:rFonts w:ascii="Times New Roman" w:hAnsi="Times New Roman" w:hint="eastAsia"/>
          <w:sz w:val="21"/>
          <w:szCs w:val="21"/>
        </w:rPr>
        <w:t xml:space="preserve">　系统低功耗运行，空调等大功率设施无法使用</w:t>
      </w:r>
      <w:r>
        <w:rPr>
          <w:rFonts w:ascii="Times New Roman" w:eastAsia="宋体" w:hAnsi="Times New Roman" w:hint="eastAsia"/>
          <w:sz w:val="21"/>
          <w:szCs w:val="21"/>
        </w:rPr>
        <w:t xml:space="preserve"> </w:t>
      </w:r>
    </w:p>
    <w:p w14:paraId="65BA6C12" w14:textId="77777777" w:rsidR="000E7101" w:rsidRDefault="00000000">
      <w:pPr>
        <w:pStyle w:val="1"/>
        <w:pageBreakBefore/>
        <w:wordWrap w:val="0"/>
        <w:spacing w:beforeLines="50" w:before="156" w:afterLines="50" w:after="156" w:line="360" w:lineRule="auto"/>
        <w:ind w:firstLineChars="0" w:firstLine="0"/>
        <w:rPr>
          <w:rFonts w:ascii="黑体" w:eastAsia="黑体" w:hAnsi="黑体" w:cs="黑体" w:hint="eastAsia"/>
          <w:sz w:val="32"/>
          <w:szCs w:val="32"/>
        </w:rPr>
      </w:pPr>
      <w:bookmarkStart w:id="136" w:name="_Toc199448595"/>
      <w:r>
        <w:rPr>
          <w:rFonts w:ascii="黑体" w:eastAsia="黑体" w:hAnsi="黑体" w:cs="黑体" w:hint="eastAsia"/>
          <w:sz w:val="32"/>
          <w:szCs w:val="32"/>
        </w:rPr>
        <w:lastRenderedPageBreak/>
        <w:t>结　　论</w:t>
      </w:r>
      <w:bookmarkEnd w:id="135"/>
      <w:bookmarkEnd w:id="136"/>
    </w:p>
    <w:p w14:paraId="3BD0D245" w14:textId="77777777" w:rsidR="000E7101" w:rsidRDefault="00000000">
      <w:pPr>
        <w:wordWrap w:val="0"/>
        <w:spacing w:line="360" w:lineRule="auto"/>
        <w:ind w:firstLineChars="200" w:firstLine="480"/>
        <w:rPr>
          <w:sz w:val="24"/>
        </w:rPr>
      </w:pPr>
      <w:r>
        <w:rPr>
          <w:rFonts w:hint="eastAsia"/>
          <w:sz w:val="24"/>
        </w:rPr>
        <w:t>综上所述，本系统基于</w:t>
      </w:r>
      <w:r>
        <w:rPr>
          <w:rFonts w:hint="eastAsia"/>
          <w:sz w:val="24"/>
        </w:rPr>
        <w:t>STM32</w:t>
      </w:r>
      <w:r>
        <w:rPr>
          <w:rFonts w:hint="eastAsia"/>
          <w:sz w:val="24"/>
        </w:rPr>
        <w:t>和</w:t>
      </w:r>
      <w:r>
        <w:rPr>
          <w:rFonts w:hint="eastAsia"/>
          <w:sz w:val="24"/>
        </w:rPr>
        <w:t>ESP8266</w:t>
      </w:r>
      <w:r>
        <w:rPr>
          <w:rFonts w:hint="eastAsia"/>
          <w:sz w:val="24"/>
        </w:rPr>
        <w:t>等单片机，成功构建了一个消防控制、人员身份识别、太阳能逆变并网于一体的超级楼宇管理系统。系统通过多传感器融合技术实现了火灾的实时监控，利用烟雾传感器和火焰传感器形成多重检测机制，提高了火情判断的准确性；同时集成了自动喷淋装置对火焰进行初步压制，有效延缓火势蔓延，为人员疏散争取宝贵时间。系统已实现数据上传云端与短信报警等功能，短信报警功能通过</w:t>
      </w:r>
      <w:r>
        <w:rPr>
          <w:rFonts w:hint="eastAsia"/>
          <w:sz w:val="24"/>
        </w:rPr>
        <w:t>AIR780E</w:t>
      </w:r>
      <w:r>
        <w:rPr>
          <w:rFonts w:hint="eastAsia"/>
          <w:sz w:val="24"/>
        </w:rPr>
        <w:t>模块实现，提供了网络中断情况下的应急通知机制。在人员身份识别方面，系统采用了</w:t>
      </w:r>
      <w:r>
        <w:rPr>
          <w:rFonts w:hint="eastAsia"/>
          <w:sz w:val="24"/>
        </w:rPr>
        <w:t>RDK X5</w:t>
      </w:r>
      <w:r>
        <w:rPr>
          <w:rFonts w:hint="eastAsia"/>
          <w:sz w:val="24"/>
        </w:rPr>
        <w:t>来实现人脸识别身份认证，并结合指纹和</w:t>
      </w:r>
      <w:r>
        <w:rPr>
          <w:rFonts w:hint="eastAsia"/>
          <w:sz w:val="24"/>
        </w:rPr>
        <w:t>RFID</w:t>
      </w:r>
      <w:r>
        <w:rPr>
          <w:rFonts w:hint="eastAsia"/>
          <w:sz w:val="24"/>
        </w:rPr>
        <w:t>功能提供了两种认证方法，指纹模块采用光学式识别技术，支持多角度指纹采集，在身份验证方面取得了良好的效果。太阳能逆变并网功能使用了传统的可控硅源逆变技术，可靠性高、成本较低且技术成熟，实现了节能环保。</w:t>
      </w:r>
    </w:p>
    <w:p w14:paraId="551F71D7" w14:textId="77777777" w:rsidR="000E7101" w:rsidRDefault="00000000">
      <w:pPr>
        <w:wordWrap w:val="0"/>
        <w:spacing w:line="360" w:lineRule="auto"/>
        <w:ind w:firstLineChars="200" w:firstLine="480"/>
        <w:rPr>
          <w:sz w:val="24"/>
        </w:rPr>
      </w:pPr>
      <w:r>
        <w:rPr>
          <w:rFonts w:hint="eastAsia"/>
          <w:sz w:val="24"/>
        </w:rPr>
        <w:t>尽管当前系统在有源逆变技术、网络连接方式、人脸识别技术等方面仍有提升空间，例如使用了市面上几乎被淘汰的晶闸管源逆变技术，并且没用使用</w:t>
      </w:r>
      <w:r>
        <w:rPr>
          <w:rFonts w:hint="eastAsia"/>
          <w:sz w:val="24"/>
        </w:rPr>
        <w:t>MPPT</w:t>
      </w:r>
      <w:r>
        <w:rPr>
          <w:rFonts w:hint="eastAsia"/>
          <w:sz w:val="24"/>
        </w:rPr>
        <w:t>功率点追踪，</w:t>
      </w:r>
      <w:r>
        <w:rPr>
          <w:rFonts w:hint="eastAsia"/>
          <w:sz w:val="24"/>
        </w:rPr>
        <w:t>AIR780E</w:t>
      </w:r>
      <w:r>
        <w:rPr>
          <w:rFonts w:hint="eastAsia"/>
          <w:sz w:val="24"/>
        </w:rPr>
        <w:t>目前也未实现流量上网功能，系统依然依赖</w:t>
      </w:r>
      <w:r>
        <w:rPr>
          <w:rFonts w:hint="eastAsia"/>
          <w:sz w:val="24"/>
        </w:rPr>
        <w:t>Wi-Fi</w:t>
      </w:r>
      <w:r>
        <w:rPr>
          <w:rFonts w:hint="eastAsia"/>
          <w:sz w:val="24"/>
        </w:rPr>
        <w:t>网络，在某些保密公司有被不法之人入侵的可能，人脸识别并未采用活体检测系统，使用照片也能识别通过，无法抵御照片欺骗。但本研究的成果已充分验证了系统的可行性和实用性。未来，我们将继续优化系统设计，攻克现有技术瓶颈，并探索电话报警等功能的实现，以期打造更加智能、高效、可靠的楼宇管理系统，为智慧城市建设贡献力量。</w:t>
      </w:r>
    </w:p>
    <w:p w14:paraId="325F179A" w14:textId="77777777" w:rsidR="000E7101" w:rsidRDefault="00000000">
      <w:pPr>
        <w:pageBreakBefore/>
        <w:tabs>
          <w:tab w:val="left" w:pos="1319"/>
        </w:tabs>
        <w:wordWrap w:val="0"/>
        <w:spacing w:line="360" w:lineRule="auto"/>
        <w:jc w:val="center"/>
        <w:outlineLvl w:val="0"/>
      </w:pPr>
      <w:bookmarkStart w:id="137" w:name="_Toc17009"/>
      <w:bookmarkStart w:id="138" w:name="_Toc7273"/>
      <w:bookmarkStart w:id="139" w:name="_Toc199448596"/>
      <w:bookmarkStart w:id="140" w:name="_Toc18102"/>
      <w:r>
        <w:rPr>
          <w:rFonts w:ascii="黑体" w:eastAsia="黑体" w:hAnsi="黑体" w:cs="黑体" w:hint="eastAsia"/>
          <w:sz w:val="32"/>
          <w:szCs w:val="32"/>
        </w:rPr>
        <w:lastRenderedPageBreak/>
        <w:t>致　　谢</w:t>
      </w:r>
      <w:bookmarkStart w:id="141" w:name="_Toc10576"/>
      <w:bookmarkEnd w:id="137"/>
      <w:bookmarkEnd w:id="138"/>
      <w:bookmarkEnd w:id="139"/>
    </w:p>
    <w:p w14:paraId="05194844" w14:textId="77777777" w:rsidR="000E7101" w:rsidRDefault="00000000">
      <w:pPr>
        <w:wordWrap w:val="0"/>
        <w:spacing w:line="360" w:lineRule="auto"/>
        <w:ind w:firstLineChars="200" w:firstLine="480"/>
        <w:rPr>
          <w:sz w:val="24"/>
        </w:rPr>
      </w:pPr>
      <w:r>
        <w:rPr>
          <w:rFonts w:hint="eastAsia"/>
          <w:sz w:val="24"/>
        </w:rPr>
        <w:t>时光飞逝，大学四年，一转眼就过去了，在这四年呢，遇到了很多很多很多的事情，想说的话有很多，却不知从何说起。</w:t>
      </w:r>
    </w:p>
    <w:p w14:paraId="35F5F999" w14:textId="77777777" w:rsidR="000E7101" w:rsidRDefault="00000000">
      <w:pPr>
        <w:wordWrap w:val="0"/>
        <w:spacing w:line="360" w:lineRule="auto"/>
        <w:ind w:firstLineChars="200" w:firstLine="480"/>
        <w:rPr>
          <w:sz w:val="24"/>
        </w:rPr>
      </w:pPr>
      <w:r>
        <w:rPr>
          <w:rFonts w:hint="eastAsia"/>
          <w:sz w:val="24"/>
        </w:rPr>
        <w:t>大一刚来的时候挂了科，一直都在摆烂。后来疫情期间在电子协会梁骜驹等学长带领一下，打了一场校赛，得了第二名，这激起了我对电子方面的爱好，也和我的校赛队友们结下了深厚的友谊。虽然补考没有过，但至少每天都很快乐，保持着积极向上的心态面对疫情和封校。</w:t>
      </w:r>
    </w:p>
    <w:p w14:paraId="38753275" w14:textId="77777777" w:rsidR="000E7101" w:rsidRDefault="00000000">
      <w:pPr>
        <w:wordWrap w:val="0"/>
        <w:spacing w:line="360" w:lineRule="auto"/>
        <w:ind w:firstLineChars="200" w:firstLine="480"/>
        <w:rPr>
          <w:sz w:val="24"/>
        </w:rPr>
      </w:pPr>
      <w:r>
        <w:rPr>
          <w:rFonts w:hint="eastAsia"/>
          <w:sz w:val="24"/>
        </w:rPr>
        <w:t>直到大二上学期开始了，碰到了李思雨，遇到他是我人生中的转折点，在他的陪伴和鼓励下，我精通了</w:t>
      </w:r>
      <w:r>
        <w:rPr>
          <w:rFonts w:hint="eastAsia"/>
          <w:sz w:val="24"/>
        </w:rPr>
        <w:t>51</w:t>
      </w:r>
      <w:r>
        <w:rPr>
          <w:rFonts w:hint="eastAsia"/>
          <w:sz w:val="24"/>
        </w:rPr>
        <w:t>单片机并浅学了</w:t>
      </w:r>
      <w:r>
        <w:rPr>
          <w:rFonts w:hint="eastAsia"/>
          <w:sz w:val="24"/>
        </w:rPr>
        <w:t>STM32</w:t>
      </w:r>
      <w:r>
        <w:rPr>
          <w:rFonts w:hint="eastAsia"/>
          <w:sz w:val="24"/>
        </w:rPr>
        <w:t>。由于技术不佳，下半年仍然没有得到什么好的成绩，电赛也弄得一团糟。很感谢张雨佳和鲁秋，我们一同参加了</w:t>
      </w:r>
      <w:r>
        <w:rPr>
          <w:rFonts w:hint="eastAsia"/>
          <w:sz w:val="24"/>
        </w:rPr>
        <w:t>2023</w:t>
      </w:r>
      <w:r>
        <w:rPr>
          <w:rFonts w:hint="eastAsia"/>
          <w:sz w:val="24"/>
        </w:rPr>
        <w:t>年的物理竞赛，得了省三，从此打开了参加竞赛的大门。这也是我人生中参加的第一个比赛。剩下的时光里，和李思雨一起顶过了疫情，熬过了寒假，结下了深厚的友谊。在我心里，除了我的父母家人，他比任何人都重要，我也真的很喜欢他，也在认真的陪着他度过大学的时光。</w:t>
      </w:r>
    </w:p>
    <w:p w14:paraId="031D7E1C" w14:textId="77777777" w:rsidR="000E7101" w:rsidRDefault="00000000">
      <w:pPr>
        <w:wordWrap w:val="0"/>
        <w:spacing w:line="360" w:lineRule="auto"/>
        <w:ind w:firstLineChars="200" w:firstLine="480"/>
        <w:rPr>
          <w:sz w:val="24"/>
        </w:rPr>
      </w:pPr>
      <w:r>
        <w:rPr>
          <w:rFonts w:hint="eastAsia"/>
          <w:sz w:val="24"/>
        </w:rPr>
        <w:t>2023</w:t>
      </w:r>
      <w:r>
        <w:rPr>
          <w:rFonts w:hint="eastAsia"/>
          <w:sz w:val="24"/>
        </w:rPr>
        <w:t>年是大学四年中最美好的一年，这一年打了好几个比赛，拿了好几个省一。秉承着传承的精神，在这一学期我也带了电子协会的校赛，很幸运带的学弟学妹绝大多数都进了最后的大活决赛，同时我的技术也突飞猛进，钻研着各种比赛。</w:t>
      </w:r>
    </w:p>
    <w:p w14:paraId="1D7BB637" w14:textId="77777777" w:rsidR="000E7101" w:rsidRDefault="00000000">
      <w:pPr>
        <w:wordWrap w:val="0"/>
        <w:spacing w:line="360" w:lineRule="auto"/>
        <w:ind w:firstLineChars="200" w:firstLine="480"/>
        <w:rPr>
          <w:sz w:val="24"/>
        </w:rPr>
      </w:pPr>
      <w:r>
        <w:rPr>
          <w:rFonts w:hint="eastAsia"/>
          <w:sz w:val="24"/>
        </w:rPr>
        <w:t>在这一年中，我要感谢我的系主任李福云老师和我的仿真设计大赛指导老师常凤筠。李福云老师教会了我</w:t>
      </w:r>
      <w:r>
        <w:rPr>
          <w:rFonts w:hint="eastAsia"/>
          <w:sz w:val="24"/>
        </w:rPr>
        <w:t>PLC</w:t>
      </w:r>
      <w:r>
        <w:rPr>
          <w:rFonts w:hint="eastAsia"/>
          <w:sz w:val="24"/>
        </w:rPr>
        <w:t>、变频器、</w:t>
      </w:r>
      <w:r>
        <w:rPr>
          <w:rFonts w:hint="eastAsia"/>
          <w:sz w:val="24"/>
        </w:rPr>
        <w:t>HMI</w:t>
      </w:r>
      <w:r>
        <w:rPr>
          <w:rFonts w:hint="eastAsia"/>
          <w:sz w:val="24"/>
        </w:rPr>
        <w:t>、</w:t>
      </w:r>
      <w:r>
        <w:rPr>
          <w:rFonts w:hint="eastAsia"/>
          <w:sz w:val="24"/>
        </w:rPr>
        <w:t>WINCC</w:t>
      </w:r>
      <w:r>
        <w:rPr>
          <w:rFonts w:hint="eastAsia"/>
          <w:sz w:val="24"/>
        </w:rPr>
        <w:t>技术，这些技术在我后来的面试中发挥了很大的作用。常凤筠老师带领我在仿真大赛上获得了一等奖，这也是我人生中的第一个一等奖。张庆思老师带领的伯努利杯发电机大赛让我见到了其他的学校环境，也激起了我对发电机运维方面的兴趣。</w:t>
      </w:r>
      <w:r>
        <w:rPr>
          <w:rFonts w:hint="eastAsia"/>
          <w:sz w:val="24"/>
        </w:rPr>
        <w:t>11</w:t>
      </w:r>
      <w:r>
        <w:rPr>
          <w:rFonts w:hint="eastAsia"/>
          <w:sz w:val="24"/>
        </w:rPr>
        <w:t>月打了一场华为</w:t>
      </w:r>
      <w:r>
        <w:rPr>
          <w:rFonts w:hint="eastAsia"/>
          <w:sz w:val="24"/>
        </w:rPr>
        <w:t>ICT</w:t>
      </w:r>
      <w:r>
        <w:rPr>
          <w:rFonts w:hint="eastAsia"/>
          <w:sz w:val="24"/>
        </w:rPr>
        <w:t>，又拿到了第二个一等奖。</w:t>
      </w:r>
    </w:p>
    <w:p w14:paraId="2E0A1EBF" w14:textId="77777777" w:rsidR="000E7101" w:rsidRDefault="00000000">
      <w:pPr>
        <w:wordWrap w:val="0"/>
        <w:spacing w:line="360" w:lineRule="auto"/>
        <w:ind w:firstLineChars="200" w:firstLine="480"/>
        <w:rPr>
          <w:sz w:val="24"/>
        </w:rPr>
      </w:pPr>
      <w:r>
        <w:rPr>
          <w:rFonts w:hint="eastAsia"/>
          <w:sz w:val="24"/>
        </w:rPr>
        <w:t>时光飞逝，</w:t>
      </w:r>
      <w:r>
        <w:rPr>
          <w:rFonts w:hint="eastAsia"/>
          <w:sz w:val="24"/>
        </w:rPr>
        <w:t>2024</w:t>
      </w:r>
      <w:r>
        <w:rPr>
          <w:rFonts w:hint="eastAsia"/>
          <w:sz w:val="24"/>
        </w:rPr>
        <w:t>年仿佛因为太过平静而没有什么波澜。暑假电赛，破天荒选择的电源题：</w:t>
      </w:r>
      <w:r>
        <w:rPr>
          <w:rFonts w:hint="eastAsia"/>
          <w:sz w:val="24"/>
        </w:rPr>
        <w:t>AC-AC</w:t>
      </w:r>
      <w:r>
        <w:rPr>
          <w:rFonts w:hint="eastAsia"/>
          <w:sz w:val="24"/>
        </w:rPr>
        <w:t>变换器，这次由李思雨主打，我当辅助，很感谢王玉峰老师为我们提出的方案和支持，可惜由于对电源题的储备不够，只是拿了个二等奖，遗憾收场。</w:t>
      </w:r>
    </w:p>
    <w:p w14:paraId="554A49CC" w14:textId="77777777" w:rsidR="000E7101" w:rsidRDefault="00000000">
      <w:pPr>
        <w:wordWrap w:val="0"/>
        <w:spacing w:line="360" w:lineRule="auto"/>
        <w:ind w:firstLineChars="200" w:firstLine="480"/>
        <w:rPr>
          <w:sz w:val="24"/>
        </w:rPr>
      </w:pPr>
      <w:r>
        <w:rPr>
          <w:rFonts w:hint="eastAsia"/>
          <w:sz w:val="24"/>
        </w:rPr>
        <w:t>大四上学期意料之中，仿真设计大赛和李思雨并肩作战，又再次拿了一等奖，伯努利发电机大赛将我大学中的比赛做了一个收尾。真的很感谢常凤筠、李福云、王玉峰、张庆思等老师在大学期间对我的帮忙和指导。</w:t>
      </w:r>
    </w:p>
    <w:p w14:paraId="1DFDEABB" w14:textId="77777777" w:rsidR="000E7101" w:rsidRDefault="00000000">
      <w:pPr>
        <w:wordWrap w:val="0"/>
        <w:spacing w:line="360" w:lineRule="auto"/>
        <w:ind w:firstLineChars="200" w:firstLine="480"/>
        <w:rPr>
          <w:sz w:val="24"/>
        </w:rPr>
      </w:pPr>
      <w:r>
        <w:rPr>
          <w:rFonts w:hint="eastAsia"/>
          <w:sz w:val="24"/>
        </w:rPr>
        <w:t>在临毕业之前，又带出了一批学弟学妹，曾经带过的蔡婷婷、冯岚清、王菲、杨杰、</w:t>
      </w:r>
      <w:r>
        <w:rPr>
          <w:rFonts w:hint="eastAsia"/>
          <w:sz w:val="24"/>
        </w:rPr>
        <w:lastRenderedPageBreak/>
        <w:t>董佳琪、李莹、刘芮良、赵平等很多很多的学弟学妹，以及曾经并肩作战过的马茁铭、于海滨、余胤翔、包若彤、董立鑫、李丽鑫、李银银、尹烁茗、郑昌威等。很感谢你们在大学期间对我的帮助，遇到你们真好。</w:t>
      </w:r>
    </w:p>
    <w:p w14:paraId="3122D6AF" w14:textId="77777777" w:rsidR="000E7101" w:rsidRDefault="00000000">
      <w:pPr>
        <w:wordWrap w:val="0"/>
        <w:spacing w:line="360" w:lineRule="auto"/>
        <w:ind w:firstLineChars="200" w:firstLine="480"/>
        <w:rPr>
          <w:sz w:val="24"/>
        </w:rPr>
      </w:pPr>
      <w:r>
        <w:rPr>
          <w:rFonts w:hint="eastAsia"/>
          <w:sz w:val="24"/>
        </w:rPr>
        <w:t>在班级里面，我最感谢我的两个学委，李昊狄和许少繁，他们在大学四年里尽了学委的职，尤其是李昊狄，我愿称之他为最称职的学委。最后他们俩一个去了国家电网，一个考上了研究生。其他的同学在我学习方面和生活方面也帮助了很多，虽然就此分别，从此天各一方，但又永不相忘。</w:t>
      </w:r>
    </w:p>
    <w:p w14:paraId="2092CDBE" w14:textId="77777777" w:rsidR="000E7101" w:rsidRDefault="00000000">
      <w:pPr>
        <w:wordWrap w:val="0"/>
        <w:spacing w:line="360" w:lineRule="auto"/>
        <w:ind w:firstLineChars="200" w:firstLine="480"/>
        <w:rPr>
          <w:sz w:val="24"/>
        </w:rPr>
      </w:pPr>
      <w:r>
        <w:rPr>
          <w:rFonts w:hint="eastAsia"/>
          <w:sz w:val="24"/>
        </w:rPr>
        <w:t>在大学期间也要感谢我的导员王冰老师，从大一的时候，王老师就一直在帮我调节情绪，解决我生活和学习上的问题，对我无微不至的关心和照顾。有了王冰老师，我才能平安的度过大学四年，突然分别也很舍不得。</w:t>
      </w:r>
    </w:p>
    <w:p w14:paraId="3AEBC784" w14:textId="77777777" w:rsidR="000E7101" w:rsidRDefault="00000000">
      <w:pPr>
        <w:wordWrap w:val="0"/>
        <w:spacing w:line="360" w:lineRule="auto"/>
        <w:ind w:firstLineChars="200" w:firstLine="480"/>
        <w:rPr>
          <w:sz w:val="24"/>
        </w:rPr>
      </w:pPr>
      <w:r>
        <w:rPr>
          <w:rFonts w:hint="eastAsia"/>
          <w:sz w:val="24"/>
        </w:rPr>
        <w:t>如果有人问：宋楠，你大学的遗憾是什么呢？也许是落榜电网考试？也许是平平淡淡的生活？也许是</w:t>
      </w:r>
      <w:r>
        <w:rPr>
          <w:rFonts w:hint="eastAsia"/>
          <w:sz w:val="24"/>
        </w:rPr>
        <w:t>2024</w:t>
      </w:r>
      <w:r>
        <w:rPr>
          <w:rFonts w:hint="eastAsia"/>
          <w:sz w:val="24"/>
        </w:rPr>
        <w:t>年的电赛？和小李思雨呆的每一天，每一月？还是和学弟学妹们的点点滴滴？说不难过那是假的。舍不得离开学校，舍不得同学，舍不得电子协会。但是只要岁月静好，看着他们发展越来越好，我也就放心的去工作了。</w:t>
      </w:r>
    </w:p>
    <w:p w14:paraId="0251F676" w14:textId="77777777" w:rsidR="000E7101" w:rsidRDefault="00000000">
      <w:pPr>
        <w:wordWrap w:val="0"/>
        <w:spacing w:line="360" w:lineRule="auto"/>
        <w:ind w:firstLineChars="200" w:firstLine="480"/>
        <w:rPr>
          <w:sz w:val="24"/>
        </w:rPr>
      </w:pPr>
      <w:r>
        <w:rPr>
          <w:rFonts w:hint="eastAsia"/>
          <w:sz w:val="24"/>
        </w:rPr>
        <w:t>曾经带过的学妹李莹对我说：“从大一开始认识的学长现在要工作了，要天天开心鸭，遇到不开心的就去吃喝玩乐，总有事情会让你变得开心，从大一开始就一直找你问问题哈哈哈，我也不知道我哪来这么多问题，不过俺现在已经不是之前的我了，出师了哈哈哈，以后问题都能自己面对了，楠哥不用担心协会还有我们，不会让协会倒了的，剩下的就交给我们啦，毕业快乐！”</w:t>
      </w:r>
    </w:p>
    <w:p w14:paraId="1D68C8BD" w14:textId="77777777" w:rsidR="000E7101" w:rsidRDefault="00000000">
      <w:pPr>
        <w:wordWrap w:val="0"/>
        <w:spacing w:line="360" w:lineRule="auto"/>
        <w:ind w:firstLineChars="200" w:firstLine="480"/>
        <w:rPr>
          <w:sz w:val="24"/>
        </w:rPr>
      </w:pPr>
      <w:r>
        <w:rPr>
          <w:rFonts w:hint="eastAsia"/>
          <w:sz w:val="24"/>
        </w:rPr>
        <w:t>总而言之，很感谢大学四年来陪伴我的学长学姐学弟学妹们，有你们的陪伴，我才能一直支撑到现在，尤其是要感谢李思雨，如果没有他，我可能还是一个平平无奇，每天混日子的差生。如果没有他，我甚至有可能早早就退出电子协会，也没有办法找到好工作，甚至毕业证都有可能没有。也要感谢常老师，如果不是那一个一等奖说不定我都坚持不下来对这方面的热爱。还要感谢李老师，是她让我在</w:t>
      </w:r>
      <w:r>
        <w:rPr>
          <w:rFonts w:hint="eastAsia"/>
          <w:sz w:val="24"/>
        </w:rPr>
        <w:t>PLC</w:t>
      </w:r>
      <w:r>
        <w:rPr>
          <w:rFonts w:hint="eastAsia"/>
          <w:sz w:val="24"/>
        </w:rPr>
        <w:t>和变频器方面有了那么大的造化，虽然未能从事相关的工作，但是这份技术会永远记在我心里。</w:t>
      </w:r>
    </w:p>
    <w:p w14:paraId="57E9B328" w14:textId="77777777" w:rsidR="000E7101" w:rsidRDefault="00000000">
      <w:pPr>
        <w:wordWrap w:val="0"/>
        <w:spacing w:line="360" w:lineRule="auto"/>
        <w:ind w:firstLineChars="200" w:firstLine="480"/>
        <w:rPr>
          <w:sz w:val="24"/>
        </w:rPr>
      </w:pPr>
      <w:r>
        <w:rPr>
          <w:rFonts w:hint="eastAsia"/>
          <w:sz w:val="24"/>
        </w:rPr>
        <w:t>光阴似箭，日月如梭，工作的日子不好熬，愿以后的日子越来越好，只要朝着目标走，我们就会越来越亮。轻舟总会过万重山的，加油！</w:t>
      </w:r>
    </w:p>
    <w:p w14:paraId="3B8AF4BA" w14:textId="77777777" w:rsidR="000E7101" w:rsidRDefault="00000000">
      <w:pPr>
        <w:pageBreakBefore/>
        <w:tabs>
          <w:tab w:val="left" w:pos="1319"/>
        </w:tabs>
        <w:wordWrap w:val="0"/>
        <w:spacing w:line="360" w:lineRule="auto"/>
        <w:jc w:val="center"/>
        <w:outlineLvl w:val="0"/>
        <w:rPr>
          <w:rFonts w:ascii="黑体" w:eastAsia="黑体" w:hAnsi="黑体" w:cs="黑体" w:hint="eastAsia"/>
          <w:sz w:val="32"/>
          <w:szCs w:val="32"/>
        </w:rPr>
      </w:pPr>
      <w:bookmarkStart w:id="142" w:name="_Toc199448597"/>
      <w:bookmarkStart w:id="143" w:name="_Toc15396"/>
      <w:r>
        <w:rPr>
          <w:rFonts w:ascii="黑体" w:eastAsia="黑体" w:hAnsi="黑体" w:cs="黑体" w:hint="eastAsia"/>
          <w:sz w:val="32"/>
          <w:szCs w:val="32"/>
        </w:rPr>
        <w:lastRenderedPageBreak/>
        <w:t>参考文献</w:t>
      </w:r>
      <w:bookmarkEnd w:id="141"/>
      <w:bookmarkEnd w:id="142"/>
      <w:bookmarkEnd w:id="143"/>
    </w:p>
    <w:p w14:paraId="5CDB4C53" w14:textId="77777777" w:rsidR="000E7101" w:rsidRDefault="00000000">
      <w:pPr>
        <w:pStyle w:val="af8"/>
        <w:numPr>
          <w:ilvl w:val="0"/>
          <w:numId w:val="1"/>
        </w:numPr>
        <w:wordWrap w:val="0"/>
        <w:spacing w:line="360" w:lineRule="auto"/>
        <w:ind w:left="0" w:firstLineChars="0" w:firstLine="0"/>
        <w:jc w:val="left"/>
        <w:rPr>
          <w:sz w:val="24"/>
        </w:rPr>
      </w:pPr>
      <w:bookmarkStart w:id="144" w:name="_Ref198675178"/>
      <w:bookmarkStart w:id="145" w:name="_Toc17866"/>
      <w:bookmarkStart w:id="146" w:name="_Toc167741181"/>
      <w:bookmarkEnd w:id="140"/>
      <w:r>
        <w:rPr>
          <w:sz w:val="24"/>
        </w:rPr>
        <w:t>秦健勇</w:t>
      </w:r>
      <w:r>
        <w:rPr>
          <w:sz w:val="24"/>
        </w:rPr>
        <w:t>,</w:t>
      </w:r>
      <w:r>
        <w:rPr>
          <w:sz w:val="24"/>
        </w:rPr>
        <w:t>杨丽君</w:t>
      </w:r>
      <w:r>
        <w:rPr>
          <w:sz w:val="24"/>
        </w:rPr>
        <w:t>.</w:t>
      </w:r>
      <w:r>
        <w:rPr>
          <w:sz w:val="24"/>
        </w:rPr>
        <w:t>基于物联网技术的楼宇智能化综合安防监控系统设计</w:t>
      </w:r>
      <w:r>
        <w:rPr>
          <w:sz w:val="24"/>
        </w:rPr>
        <w:t>[J].</w:t>
      </w:r>
      <w:r>
        <w:rPr>
          <w:sz w:val="24"/>
        </w:rPr>
        <w:t>自动化与仪器仪表</w:t>
      </w:r>
      <w:r>
        <w:rPr>
          <w:sz w:val="24"/>
        </w:rPr>
        <w:t>,2021,(05):82-86.</w:t>
      </w:r>
      <w:bookmarkEnd w:id="144"/>
    </w:p>
    <w:p w14:paraId="640BF44D" w14:textId="77777777" w:rsidR="000E7101" w:rsidRDefault="00000000">
      <w:pPr>
        <w:pStyle w:val="af8"/>
        <w:numPr>
          <w:ilvl w:val="0"/>
          <w:numId w:val="1"/>
        </w:numPr>
        <w:wordWrap w:val="0"/>
        <w:spacing w:line="360" w:lineRule="auto"/>
        <w:ind w:left="0" w:firstLineChars="0" w:firstLine="0"/>
        <w:jc w:val="left"/>
        <w:rPr>
          <w:sz w:val="24"/>
        </w:rPr>
      </w:pPr>
      <w:bookmarkStart w:id="147" w:name="_Ref198675217"/>
      <w:r>
        <w:rPr>
          <w:sz w:val="24"/>
        </w:rPr>
        <w:t>郭晋</w:t>
      </w:r>
      <w:r>
        <w:rPr>
          <w:sz w:val="24"/>
        </w:rPr>
        <w:t>.</w:t>
      </w:r>
      <w:r>
        <w:rPr>
          <w:sz w:val="24"/>
        </w:rPr>
        <w:t>物联网技术在楼宇智能化系统中的应用</w:t>
      </w:r>
      <w:r>
        <w:rPr>
          <w:sz w:val="24"/>
        </w:rPr>
        <w:t>[J].</w:t>
      </w:r>
      <w:r>
        <w:rPr>
          <w:sz w:val="24"/>
        </w:rPr>
        <w:t>大众标准化</w:t>
      </w:r>
      <w:r>
        <w:rPr>
          <w:sz w:val="24"/>
        </w:rPr>
        <w:t>,2022,(15):54-56.</w:t>
      </w:r>
      <w:bookmarkEnd w:id="147"/>
    </w:p>
    <w:p w14:paraId="39A81A3F" w14:textId="77777777" w:rsidR="000E7101" w:rsidRDefault="00000000">
      <w:pPr>
        <w:pStyle w:val="af8"/>
        <w:numPr>
          <w:ilvl w:val="0"/>
          <w:numId w:val="1"/>
        </w:numPr>
        <w:wordWrap w:val="0"/>
        <w:spacing w:line="360" w:lineRule="auto"/>
        <w:ind w:left="0" w:firstLineChars="0" w:firstLine="0"/>
        <w:jc w:val="left"/>
        <w:rPr>
          <w:sz w:val="24"/>
        </w:rPr>
      </w:pPr>
      <w:bookmarkStart w:id="148" w:name="_Ref198675236"/>
      <w:r>
        <w:rPr>
          <w:sz w:val="24"/>
        </w:rPr>
        <w:t>刘文浩</w:t>
      </w:r>
      <w:r>
        <w:rPr>
          <w:sz w:val="24"/>
        </w:rPr>
        <w:t>.</w:t>
      </w:r>
      <w:r>
        <w:rPr>
          <w:sz w:val="24"/>
        </w:rPr>
        <w:t>智慧楼宇消防应急与联动控制系统研究</w:t>
      </w:r>
      <w:r>
        <w:rPr>
          <w:sz w:val="24"/>
        </w:rPr>
        <w:t>[D].</w:t>
      </w:r>
      <w:r>
        <w:rPr>
          <w:sz w:val="24"/>
        </w:rPr>
        <w:t>西安</w:t>
      </w:r>
      <w:r>
        <w:rPr>
          <w:sz w:val="24"/>
        </w:rPr>
        <w:t>:</w:t>
      </w:r>
      <w:r>
        <w:rPr>
          <w:sz w:val="24"/>
        </w:rPr>
        <w:t>西安理工大学</w:t>
      </w:r>
      <w:r>
        <w:rPr>
          <w:sz w:val="24"/>
        </w:rPr>
        <w:t>,2024.</w:t>
      </w:r>
      <w:bookmarkEnd w:id="148"/>
    </w:p>
    <w:p w14:paraId="0103A86D" w14:textId="77777777" w:rsidR="000E7101" w:rsidRDefault="00000000">
      <w:pPr>
        <w:pStyle w:val="af8"/>
        <w:numPr>
          <w:ilvl w:val="0"/>
          <w:numId w:val="1"/>
        </w:numPr>
        <w:wordWrap w:val="0"/>
        <w:spacing w:line="360" w:lineRule="auto"/>
        <w:ind w:left="0" w:firstLineChars="0" w:firstLine="0"/>
        <w:jc w:val="left"/>
        <w:rPr>
          <w:sz w:val="24"/>
        </w:rPr>
      </w:pPr>
      <w:bookmarkStart w:id="149" w:name="_Ref198675711"/>
      <w:r>
        <w:rPr>
          <w:sz w:val="24"/>
        </w:rPr>
        <w:t>叶子</w:t>
      </w:r>
      <w:r>
        <w:rPr>
          <w:sz w:val="24"/>
        </w:rPr>
        <w:t>,</w:t>
      </w:r>
      <w:r>
        <w:rPr>
          <w:sz w:val="24"/>
        </w:rPr>
        <w:t>李铁</w:t>
      </w:r>
      <w:r>
        <w:rPr>
          <w:sz w:val="24"/>
        </w:rPr>
        <w:t>,</w:t>
      </w:r>
      <w:r>
        <w:rPr>
          <w:sz w:val="24"/>
        </w:rPr>
        <w:t>袁北哲</w:t>
      </w:r>
      <w:r>
        <w:rPr>
          <w:sz w:val="24"/>
        </w:rPr>
        <w:t>.</w:t>
      </w:r>
      <w:r>
        <w:rPr>
          <w:sz w:val="24"/>
        </w:rPr>
        <w:t>人脸识别门禁产品质量安全现状与风险监测分析</w:t>
      </w:r>
      <w:r>
        <w:rPr>
          <w:sz w:val="24"/>
        </w:rPr>
        <w:t>[J].</w:t>
      </w:r>
      <w:r>
        <w:rPr>
          <w:sz w:val="24"/>
        </w:rPr>
        <w:t>标准科学</w:t>
      </w:r>
      <w:r>
        <w:rPr>
          <w:sz w:val="24"/>
        </w:rPr>
        <w:t>,2024,(09):138-142.</w:t>
      </w:r>
      <w:bookmarkEnd w:id="149"/>
    </w:p>
    <w:p w14:paraId="0461004B" w14:textId="77777777" w:rsidR="000E7101" w:rsidRDefault="00000000">
      <w:pPr>
        <w:pStyle w:val="af8"/>
        <w:numPr>
          <w:ilvl w:val="0"/>
          <w:numId w:val="1"/>
        </w:numPr>
        <w:wordWrap w:val="0"/>
        <w:spacing w:line="360" w:lineRule="auto"/>
        <w:ind w:left="0" w:firstLineChars="0" w:firstLine="0"/>
        <w:jc w:val="left"/>
        <w:rPr>
          <w:sz w:val="24"/>
        </w:rPr>
      </w:pPr>
      <w:bookmarkStart w:id="150" w:name="_Ref198675728"/>
      <w:r>
        <w:rPr>
          <w:sz w:val="24"/>
        </w:rPr>
        <w:t>Gao W ,Jiang N ,Guo Q .Facial recognition payment is cool: coolness, inspiration, and customer continuance intention to use facial recognition payment[J].Financial Innovation,2025,11(1):31-31.</w:t>
      </w:r>
      <w:bookmarkEnd w:id="150"/>
    </w:p>
    <w:p w14:paraId="1854F48C" w14:textId="77777777" w:rsidR="000E7101" w:rsidRDefault="00000000">
      <w:pPr>
        <w:pStyle w:val="af8"/>
        <w:numPr>
          <w:ilvl w:val="0"/>
          <w:numId w:val="1"/>
        </w:numPr>
        <w:wordWrap w:val="0"/>
        <w:spacing w:line="360" w:lineRule="auto"/>
        <w:ind w:left="0" w:firstLineChars="0" w:firstLine="0"/>
        <w:jc w:val="left"/>
        <w:rPr>
          <w:sz w:val="24"/>
        </w:rPr>
      </w:pPr>
      <w:bookmarkStart w:id="151" w:name="_Ref198675791"/>
      <w:r>
        <w:rPr>
          <w:sz w:val="24"/>
        </w:rPr>
        <w:t>雷鸣远</w:t>
      </w:r>
      <w:r>
        <w:rPr>
          <w:sz w:val="24"/>
        </w:rPr>
        <w:t>.</w:t>
      </w:r>
      <w:r>
        <w:rPr>
          <w:sz w:val="24"/>
        </w:rPr>
        <w:t>户用光伏并网系统及其控制方法的研究</w:t>
      </w:r>
      <w:r>
        <w:rPr>
          <w:sz w:val="24"/>
        </w:rPr>
        <w:t>[J].</w:t>
      </w:r>
      <w:r>
        <w:rPr>
          <w:sz w:val="24"/>
        </w:rPr>
        <w:t>电工技术</w:t>
      </w:r>
      <w:r>
        <w:rPr>
          <w:sz w:val="24"/>
        </w:rPr>
        <w:t>,2023,(S1):283-285.</w:t>
      </w:r>
      <w:bookmarkEnd w:id="151"/>
    </w:p>
    <w:p w14:paraId="0E365FC9" w14:textId="77777777" w:rsidR="000E7101" w:rsidRDefault="00000000">
      <w:pPr>
        <w:pStyle w:val="af8"/>
        <w:numPr>
          <w:ilvl w:val="0"/>
          <w:numId w:val="1"/>
        </w:numPr>
        <w:wordWrap w:val="0"/>
        <w:spacing w:line="360" w:lineRule="auto"/>
        <w:ind w:left="0" w:firstLineChars="0" w:firstLine="0"/>
        <w:jc w:val="left"/>
        <w:rPr>
          <w:sz w:val="24"/>
        </w:rPr>
      </w:pPr>
      <w:bookmarkStart w:id="152" w:name="_Ref198675800"/>
      <w:r>
        <w:rPr>
          <w:sz w:val="24"/>
        </w:rPr>
        <w:t>黄圆明</w:t>
      </w:r>
      <w:r>
        <w:rPr>
          <w:sz w:val="24"/>
        </w:rPr>
        <w:t>,</w:t>
      </w:r>
      <w:r>
        <w:rPr>
          <w:sz w:val="24"/>
        </w:rPr>
        <w:t>徐泽</w:t>
      </w:r>
      <w:r>
        <w:rPr>
          <w:sz w:val="24"/>
        </w:rPr>
        <w:t>.</w:t>
      </w:r>
      <w:r>
        <w:rPr>
          <w:sz w:val="24"/>
        </w:rPr>
        <w:t>基于整流</w:t>
      </w:r>
      <w:r>
        <w:rPr>
          <w:sz w:val="24"/>
        </w:rPr>
        <w:t>-</w:t>
      </w:r>
      <w:r>
        <w:rPr>
          <w:sz w:val="24"/>
        </w:rPr>
        <w:t>有源逆变电路的电力机车节能调速系统</w:t>
      </w:r>
      <w:r>
        <w:rPr>
          <w:sz w:val="24"/>
        </w:rPr>
        <w:t>[J].</w:t>
      </w:r>
      <w:r>
        <w:rPr>
          <w:sz w:val="24"/>
        </w:rPr>
        <w:t>科学技术创新</w:t>
      </w:r>
      <w:r>
        <w:rPr>
          <w:sz w:val="24"/>
        </w:rPr>
        <w:t>,2020,(12):41-42.</w:t>
      </w:r>
      <w:bookmarkEnd w:id="152"/>
    </w:p>
    <w:p w14:paraId="570549B6" w14:textId="77777777" w:rsidR="000E7101" w:rsidRDefault="00000000">
      <w:pPr>
        <w:pStyle w:val="af8"/>
        <w:numPr>
          <w:ilvl w:val="0"/>
          <w:numId w:val="1"/>
        </w:numPr>
        <w:wordWrap w:val="0"/>
        <w:spacing w:line="360" w:lineRule="auto"/>
        <w:ind w:left="0" w:firstLineChars="0" w:firstLine="0"/>
        <w:jc w:val="left"/>
        <w:rPr>
          <w:sz w:val="24"/>
        </w:rPr>
      </w:pPr>
      <w:bookmarkStart w:id="153" w:name="_Ref198675809"/>
      <w:r>
        <w:rPr>
          <w:sz w:val="24"/>
        </w:rPr>
        <w:t>Almohammadi K ,Allouhi A .Techno-economic assessment and optimization of grid-connected solar PV systems in Saudi Arabia's building sector[J].Utilities Policy,2025,93101885-101885.</w:t>
      </w:r>
      <w:bookmarkEnd w:id="153"/>
    </w:p>
    <w:p w14:paraId="00E9B726" w14:textId="77777777" w:rsidR="000E7101" w:rsidRDefault="00000000">
      <w:pPr>
        <w:pStyle w:val="af8"/>
        <w:numPr>
          <w:ilvl w:val="0"/>
          <w:numId w:val="1"/>
        </w:numPr>
        <w:wordWrap w:val="0"/>
        <w:spacing w:line="360" w:lineRule="auto"/>
        <w:ind w:left="0" w:firstLineChars="0" w:firstLine="0"/>
        <w:jc w:val="left"/>
        <w:rPr>
          <w:sz w:val="24"/>
        </w:rPr>
      </w:pPr>
      <w:bookmarkStart w:id="154" w:name="_Ref198675838"/>
      <w:r>
        <w:rPr>
          <w:sz w:val="24"/>
        </w:rPr>
        <w:t>沈金聪</w:t>
      </w:r>
      <w:r>
        <w:rPr>
          <w:sz w:val="24"/>
        </w:rPr>
        <w:t>,</w:t>
      </w:r>
      <w:r>
        <w:rPr>
          <w:sz w:val="24"/>
        </w:rPr>
        <w:t>杨飒</w:t>
      </w:r>
      <w:r>
        <w:rPr>
          <w:sz w:val="24"/>
        </w:rPr>
        <w:t>,</w:t>
      </w:r>
      <w:r>
        <w:rPr>
          <w:sz w:val="24"/>
        </w:rPr>
        <w:t>梁可婷</w:t>
      </w:r>
      <w:r>
        <w:rPr>
          <w:sz w:val="24"/>
        </w:rPr>
        <w:t>,</w:t>
      </w:r>
      <w:r>
        <w:rPr>
          <w:sz w:val="24"/>
        </w:rPr>
        <w:t>等</w:t>
      </w:r>
      <w:r>
        <w:rPr>
          <w:sz w:val="24"/>
        </w:rPr>
        <w:t>.</w:t>
      </w:r>
      <w:r>
        <w:rPr>
          <w:sz w:val="24"/>
        </w:rPr>
        <w:t>基于</w:t>
      </w:r>
      <w:r>
        <w:rPr>
          <w:sz w:val="24"/>
        </w:rPr>
        <w:t>STM32</w:t>
      </w:r>
      <w:r>
        <w:rPr>
          <w:sz w:val="24"/>
        </w:rPr>
        <w:t>和巴法云的多功能拐杖设计</w:t>
      </w:r>
      <w:r>
        <w:rPr>
          <w:sz w:val="24"/>
        </w:rPr>
        <w:t>[J].</w:t>
      </w:r>
      <w:r>
        <w:rPr>
          <w:sz w:val="24"/>
        </w:rPr>
        <w:t>工业控制计算机</w:t>
      </w:r>
      <w:r>
        <w:rPr>
          <w:sz w:val="24"/>
        </w:rPr>
        <w:t>,2023,36(08):151-153.</w:t>
      </w:r>
      <w:bookmarkEnd w:id="154"/>
    </w:p>
    <w:p w14:paraId="2123E54E" w14:textId="77777777" w:rsidR="000E7101" w:rsidRDefault="00000000">
      <w:pPr>
        <w:pStyle w:val="af8"/>
        <w:numPr>
          <w:ilvl w:val="0"/>
          <w:numId w:val="1"/>
        </w:numPr>
        <w:wordWrap w:val="0"/>
        <w:spacing w:line="360" w:lineRule="auto"/>
        <w:ind w:left="0" w:firstLineChars="0" w:firstLine="0"/>
        <w:jc w:val="left"/>
        <w:rPr>
          <w:sz w:val="24"/>
        </w:rPr>
      </w:pPr>
      <w:bookmarkStart w:id="155" w:name="_Ref198675879"/>
      <w:r>
        <w:rPr>
          <w:sz w:val="24"/>
        </w:rPr>
        <w:t>邹平吉</w:t>
      </w:r>
      <w:r>
        <w:rPr>
          <w:sz w:val="24"/>
        </w:rPr>
        <w:t>.</w:t>
      </w:r>
      <w:r>
        <w:rPr>
          <w:sz w:val="24"/>
        </w:rPr>
        <w:t>基于嵌入式平台的深度学习人脸识别关键技术研究</w:t>
      </w:r>
      <w:r>
        <w:rPr>
          <w:sz w:val="24"/>
        </w:rPr>
        <w:t>[J].</w:t>
      </w:r>
      <w:r>
        <w:rPr>
          <w:sz w:val="24"/>
        </w:rPr>
        <w:t>科学技术创新</w:t>
      </w:r>
      <w:r>
        <w:rPr>
          <w:sz w:val="24"/>
        </w:rPr>
        <w:t>,2025,(01):92-95.</w:t>
      </w:r>
      <w:bookmarkEnd w:id="155"/>
    </w:p>
    <w:p w14:paraId="79209329" w14:textId="77777777" w:rsidR="000E7101" w:rsidRDefault="00000000">
      <w:pPr>
        <w:pStyle w:val="af8"/>
        <w:numPr>
          <w:ilvl w:val="0"/>
          <w:numId w:val="1"/>
        </w:numPr>
        <w:wordWrap w:val="0"/>
        <w:spacing w:line="360" w:lineRule="auto"/>
        <w:ind w:left="0" w:firstLineChars="0" w:firstLine="0"/>
        <w:jc w:val="left"/>
        <w:rPr>
          <w:sz w:val="24"/>
        </w:rPr>
      </w:pPr>
      <w:bookmarkStart w:id="156" w:name="_Ref198675902"/>
      <w:r>
        <w:rPr>
          <w:sz w:val="24"/>
        </w:rPr>
        <w:t>王可</w:t>
      </w:r>
      <w:r>
        <w:rPr>
          <w:sz w:val="24"/>
        </w:rPr>
        <w:t>,</w:t>
      </w:r>
      <w:r>
        <w:rPr>
          <w:sz w:val="24"/>
        </w:rPr>
        <w:t>邹佳鸥</w:t>
      </w:r>
      <w:r>
        <w:rPr>
          <w:sz w:val="24"/>
        </w:rPr>
        <w:t>,</w:t>
      </w:r>
      <w:r>
        <w:rPr>
          <w:sz w:val="24"/>
        </w:rPr>
        <w:t>刘佳</w:t>
      </w:r>
      <w:r>
        <w:rPr>
          <w:sz w:val="24"/>
        </w:rPr>
        <w:t>.</w:t>
      </w:r>
      <w:r>
        <w:rPr>
          <w:sz w:val="24"/>
        </w:rPr>
        <w:t>基于</w:t>
      </w:r>
      <w:r>
        <w:rPr>
          <w:sz w:val="24"/>
        </w:rPr>
        <w:t>STM32</w:t>
      </w:r>
      <w:r>
        <w:rPr>
          <w:sz w:val="24"/>
        </w:rPr>
        <w:t>的家庭安防报警设计</w:t>
      </w:r>
      <w:r>
        <w:rPr>
          <w:sz w:val="24"/>
        </w:rPr>
        <w:t>[J].</w:t>
      </w:r>
      <w:r>
        <w:rPr>
          <w:sz w:val="24"/>
        </w:rPr>
        <w:t>电子制作</w:t>
      </w:r>
      <w:r>
        <w:rPr>
          <w:sz w:val="24"/>
        </w:rPr>
        <w:t>,2024,32(09):94-97.</w:t>
      </w:r>
      <w:bookmarkEnd w:id="156"/>
    </w:p>
    <w:p w14:paraId="71BA8F94" w14:textId="77777777" w:rsidR="000E7101" w:rsidRDefault="00000000">
      <w:pPr>
        <w:pStyle w:val="12"/>
        <w:numPr>
          <w:ilvl w:val="0"/>
          <w:numId w:val="1"/>
        </w:numPr>
        <w:wordWrap w:val="0"/>
        <w:spacing w:line="360" w:lineRule="auto"/>
        <w:ind w:left="0" w:firstLine="0"/>
        <w:jc w:val="left"/>
        <w:rPr>
          <w:rFonts w:ascii="Times New Roman" w:hAnsi="Times New Roman" w:cs="Times New Roman"/>
          <w:sz w:val="24"/>
          <w:szCs w:val="24"/>
        </w:rPr>
      </w:pPr>
      <w:bookmarkStart w:id="157" w:name="_Ref198676621"/>
      <w:r>
        <w:rPr>
          <w:rFonts w:ascii="Times New Roman" w:hAnsi="Times New Roman" w:cs="Times New Roman" w:hint="eastAsia"/>
          <w:sz w:val="24"/>
          <w:szCs w:val="24"/>
        </w:rPr>
        <w:t>霍宇宏</w:t>
      </w:r>
      <w:r>
        <w:rPr>
          <w:rFonts w:ascii="Times New Roman" w:hAnsi="Times New Roman" w:cs="Times New Roman" w:hint="eastAsia"/>
          <w:sz w:val="24"/>
          <w:szCs w:val="24"/>
        </w:rPr>
        <w:t>.</w:t>
      </w:r>
      <w:r>
        <w:rPr>
          <w:rFonts w:ascii="Times New Roman" w:hAnsi="Times New Roman" w:cs="Times New Roman" w:hint="eastAsia"/>
          <w:sz w:val="24"/>
          <w:szCs w:val="24"/>
        </w:rPr>
        <w:t>物联网楼宇智能化综合安防监控系统设计</w:t>
      </w:r>
      <w:r>
        <w:rPr>
          <w:rFonts w:ascii="Times New Roman" w:hAnsi="Times New Roman" w:cs="Times New Roman" w:hint="eastAsia"/>
          <w:sz w:val="24"/>
          <w:szCs w:val="24"/>
        </w:rPr>
        <w:t>[J].</w:t>
      </w:r>
      <w:r>
        <w:rPr>
          <w:rFonts w:ascii="Times New Roman" w:hAnsi="Times New Roman" w:cs="Times New Roman" w:hint="eastAsia"/>
          <w:sz w:val="24"/>
          <w:szCs w:val="24"/>
        </w:rPr>
        <w:t>中国科技信息</w:t>
      </w:r>
      <w:r>
        <w:rPr>
          <w:rFonts w:ascii="Times New Roman" w:hAnsi="Times New Roman" w:cs="Times New Roman" w:hint="eastAsia"/>
          <w:sz w:val="24"/>
          <w:szCs w:val="24"/>
        </w:rPr>
        <w:t>,2022,(24):75-77.</w:t>
      </w:r>
      <w:bookmarkEnd w:id="157"/>
    </w:p>
    <w:p w14:paraId="1D2316C8" w14:textId="77777777" w:rsidR="000E7101" w:rsidRDefault="00000000">
      <w:pPr>
        <w:pStyle w:val="af8"/>
        <w:numPr>
          <w:ilvl w:val="0"/>
          <w:numId w:val="1"/>
        </w:numPr>
        <w:wordWrap w:val="0"/>
        <w:spacing w:line="360" w:lineRule="auto"/>
        <w:ind w:left="0" w:firstLineChars="0" w:firstLine="0"/>
        <w:jc w:val="left"/>
        <w:rPr>
          <w:sz w:val="24"/>
        </w:rPr>
      </w:pPr>
      <w:bookmarkStart w:id="158" w:name="_Ref198667643"/>
      <w:r>
        <w:rPr>
          <w:sz w:val="24"/>
        </w:rPr>
        <w:t>朱壮</w:t>
      </w:r>
      <w:r>
        <w:rPr>
          <w:sz w:val="24"/>
        </w:rPr>
        <w:t>,</w:t>
      </w:r>
      <w:r>
        <w:rPr>
          <w:sz w:val="24"/>
        </w:rPr>
        <w:t>胡绍林</w:t>
      </w:r>
      <w:r>
        <w:rPr>
          <w:sz w:val="24"/>
        </w:rPr>
        <w:t>,</w:t>
      </w:r>
      <w:r>
        <w:rPr>
          <w:sz w:val="24"/>
        </w:rPr>
        <w:t>柯烨</w:t>
      </w:r>
      <w:r>
        <w:rPr>
          <w:sz w:val="24"/>
        </w:rPr>
        <w:t>.</w:t>
      </w:r>
      <w:r>
        <w:rPr>
          <w:sz w:val="24"/>
        </w:rPr>
        <w:t>基于</w:t>
      </w:r>
      <w:r>
        <w:rPr>
          <w:sz w:val="24"/>
        </w:rPr>
        <w:t>STM32</w:t>
      </w:r>
      <w:r>
        <w:rPr>
          <w:sz w:val="24"/>
        </w:rPr>
        <w:t>与机智云的楼宇火灾监测系统设计</w:t>
      </w:r>
      <w:r>
        <w:rPr>
          <w:sz w:val="24"/>
        </w:rPr>
        <w:t>[J].</w:t>
      </w:r>
      <w:r>
        <w:rPr>
          <w:sz w:val="24"/>
        </w:rPr>
        <w:t>物联网技术</w:t>
      </w:r>
      <w:r>
        <w:rPr>
          <w:sz w:val="24"/>
        </w:rPr>
        <w:t>,2025,15(02):24-28.</w:t>
      </w:r>
      <w:bookmarkEnd w:id="158"/>
    </w:p>
    <w:p w14:paraId="662DAD6D" w14:textId="77777777" w:rsidR="000E7101" w:rsidRDefault="00000000">
      <w:pPr>
        <w:pStyle w:val="af8"/>
        <w:numPr>
          <w:ilvl w:val="0"/>
          <w:numId w:val="1"/>
        </w:numPr>
        <w:wordWrap w:val="0"/>
        <w:spacing w:line="360" w:lineRule="auto"/>
        <w:ind w:left="0" w:firstLineChars="0" w:firstLine="0"/>
        <w:jc w:val="left"/>
        <w:rPr>
          <w:sz w:val="24"/>
        </w:rPr>
      </w:pPr>
      <w:bookmarkStart w:id="159" w:name="_Ref198675978"/>
      <w:r>
        <w:rPr>
          <w:sz w:val="24"/>
        </w:rPr>
        <w:t>Ma G ,Chen L ,Wang Y , et al.Design and Implementation of Smart Home System Based on STM32 Microcomputer[J].International Journal of Advanced Network, Monitoring and Controls,2023,8(4):11-19.</w:t>
      </w:r>
      <w:bookmarkEnd w:id="159"/>
    </w:p>
    <w:p w14:paraId="01632656" w14:textId="77777777" w:rsidR="000E7101" w:rsidRDefault="00000000">
      <w:pPr>
        <w:pStyle w:val="af8"/>
        <w:numPr>
          <w:ilvl w:val="0"/>
          <w:numId w:val="1"/>
        </w:numPr>
        <w:wordWrap w:val="0"/>
        <w:spacing w:line="360" w:lineRule="auto"/>
        <w:ind w:left="0" w:firstLineChars="0" w:firstLine="0"/>
        <w:jc w:val="left"/>
        <w:rPr>
          <w:sz w:val="24"/>
        </w:rPr>
      </w:pPr>
      <w:bookmarkStart w:id="160" w:name="_Ref198676003"/>
      <w:r>
        <w:rPr>
          <w:sz w:val="24"/>
        </w:rPr>
        <w:t>黄昌盛</w:t>
      </w:r>
      <w:r>
        <w:rPr>
          <w:sz w:val="24"/>
        </w:rPr>
        <w:t>.</w:t>
      </w:r>
      <w:r>
        <w:rPr>
          <w:sz w:val="24"/>
        </w:rPr>
        <w:t>基于电子标签</w:t>
      </w:r>
      <w:r>
        <w:rPr>
          <w:sz w:val="24"/>
        </w:rPr>
        <w:t>(RFID)</w:t>
      </w:r>
      <w:r>
        <w:rPr>
          <w:sz w:val="24"/>
        </w:rPr>
        <w:t>的智能一体式无线仓位识别系统设计</w:t>
      </w:r>
      <w:r>
        <w:rPr>
          <w:sz w:val="24"/>
        </w:rPr>
        <w:t>[J].</w:t>
      </w:r>
      <w:r>
        <w:rPr>
          <w:sz w:val="24"/>
        </w:rPr>
        <w:t>石油库与加油站</w:t>
      </w:r>
      <w:r>
        <w:rPr>
          <w:sz w:val="24"/>
        </w:rPr>
        <w:t>,2024,33(06):8-11+56-57.</w:t>
      </w:r>
      <w:bookmarkEnd w:id="160"/>
    </w:p>
    <w:p w14:paraId="53C26EC2" w14:textId="77777777" w:rsidR="000E7101" w:rsidRDefault="00000000">
      <w:pPr>
        <w:pStyle w:val="af8"/>
        <w:numPr>
          <w:ilvl w:val="0"/>
          <w:numId w:val="1"/>
        </w:numPr>
        <w:wordWrap w:val="0"/>
        <w:spacing w:line="360" w:lineRule="auto"/>
        <w:ind w:left="0" w:firstLineChars="0" w:firstLine="0"/>
        <w:jc w:val="left"/>
        <w:rPr>
          <w:sz w:val="24"/>
        </w:rPr>
      </w:pPr>
      <w:bookmarkStart w:id="161" w:name="_Ref198676091"/>
      <w:r>
        <w:rPr>
          <w:sz w:val="24"/>
        </w:rPr>
        <w:lastRenderedPageBreak/>
        <w:t>张桂莲</w:t>
      </w:r>
      <w:r>
        <w:rPr>
          <w:sz w:val="24"/>
        </w:rPr>
        <w:t>,</w:t>
      </w:r>
      <w:r>
        <w:rPr>
          <w:sz w:val="24"/>
        </w:rPr>
        <w:t>石宜金</w:t>
      </w:r>
      <w:r>
        <w:rPr>
          <w:sz w:val="24"/>
        </w:rPr>
        <w:t>,</w:t>
      </w:r>
      <w:r>
        <w:rPr>
          <w:sz w:val="24"/>
        </w:rPr>
        <w:t>谭贵生</w:t>
      </w:r>
      <w:r>
        <w:rPr>
          <w:sz w:val="24"/>
        </w:rPr>
        <w:t>,</w:t>
      </w:r>
      <w:r>
        <w:rPr>
          <w:sz w:val="24"/>
        </w:rPr>
        <w:t>等</w:t>
      </w:r>
      <w:r>
        <w:rPr>
          <w:sz w:val="24"/>
        </w:rPr>
        <w:t>.</w:t>
      </w:r>
      <w:r>
        <w:rPr>
          <w:sz w:val="24"/>
        </w:rPr>
        <w:t>基于点灯科技的智能家居控制系统设计</w:t>
      </w:r>
      <w:r>
        <w:rPr>
          <w:sz w:val="24"/>
        </w:rPr>
        <w:t>[J].</w:t>
      </w:r>
      <w:r>
        <w:rPr>
          <w:sz w:val="24"/>
        </w:rPr>
        <w:t>现代信息科技</w:t>
      </w:r>
      <w:r>
        <w:rPr>
          <w:sz w:val="24"/>
        </w:rPr>
        <w:t>,2023,7(08):185-188.</w:t>
      </w:r>
      <w:bookmarkEnd w:id="161"/>
    </w:p>
    <w:p w14:paraId="651FE72F" w14:textId="77777777" w:rsidR="000E7101" w:rsidRDefault="00000000">
      <w:pPr>
        <w:pStyle w:val="af8"/>
        <w:numPr>
          <w:ilvl w:val="0"/>
          <w:numId w:val="1"/>
        </w:numPr>
        <w:wordWrap w:val="0"/>
        <w:spacing w:line="360" w:lineRule="auto"/>
        <w:ind w:left="0" w:firstLineChars="0" w:firstLine="0"/>
        <w:jc w:val="left"/>
        <w:rPr>
          <w:sz w:val="24"/>
        </w:rPr>
      </w:pPr>
      <w:bookmarkStart w:id="162" w:name="_Ref198676121"/>
      <w:r>
        <w:rPr>
          <w:sz w:val="24"/>
        </w:rPr>
        <w:t>杨振杰</w:t>
      </w:r>
      <w:r>
        <w:rPr>
          <w:sz w:val="24"/>
        </w:rPr>
        <w:t>.</w:t>
      </w:r>
      <w:r>
        <w:rPr>
          <w:sz w:val="24"/>
        </w:rPr>
        <w:t>基于深度学习的人脸检测与遮挡行人重识别算法研究</w:t>
      </w:r>
      <w:r>
        <w:rPr>
          <w:sz w:val="24"/>
        </w:rPr>
        <w:t>[D].</w:t>
      </w:r>
      <w:r>
        <w:rPr>
          <w:sz w:val="24"/>
        </w:rPr>
        <w:t>厦门</w:t>
      </w:r>
      <w:r>
        <w:rPr>
          <w:sz w:val="24"/>
        </w:rPr>
        <w:t>:</w:t>
      </w:r>
      <w:r>
        <w:rPr>
          <w:sz w:val="24"/>
        </w:rPr>
        <w:t>厦门大学</w:t>
      </w:r>
      <w:r>
        <w:rPr>
          <w:sz w:val="24"/>
        </w:rPr>
        <w:t>,2021.</w:t>
      </w:r>
      <w:bookmarkEnd w:id="162"/>
    </w:p>
    <w:p w14:paraId="13F4F229" w14:textId="77777777" w:rsidR="000E7101" w:rsidRDefault="00000000">
      <w:pPr>
        <w:pStyle w:val="af8"/>
        <w:numPr>
          <w:ilvl w:val="0"/>
          <w:numId w:val="1"/>
        </w:numPr>
        <w:wordWrap w:val="0"/>
        <w:spacing w:line="360" w:lineRule="auto"/>
        <w:ind w:left="0" w:firstLineChars="0" w:firstLine="0"/>
        <w:jc w:val="left"/>
        <w:rPr>
          <w:sz w:val="24"/>
        </w:rPr>
      </w:pPr>
      <w:bookmarkStart w:id="163" w:name="_Ref198676148"/>
      <w:r>
        <w:rPr>
          <w:sz w:val="24"/>
        </w:rPr>
        <w:t>方谦</w:t>
      </w:r>
      <w:r>
        <w:rPr>
          <w:sz w:val="24"/>
        </w:rPr>
        <w:t>.</w:t>
      </w:r>
      <w:r>
        <w:rPr>
          <w:sz w:val="24"/>
        </w:rPr>
        <w:t>光伏并网对电能质量影响的仿真分析及治理对策</w:t>
      </w:r>
      <w:r>
        <w:rPr>
          <w:sz w:val="24"/>
        </w:rPr>
        <w:t>[J].</w:t>
      </w:r>
      <w:r>
        <w:rPr>
          <w:sz w:val="24"/>
        </w:rPr>
        <w:t>机电信息</w:t>
      </w:r>
      <w:r>
        <w:rPr>
          <w:sz w:val="24"/>
        </w:rPr>
        <w:t>,2023,(22):14-20.</w:t>
      </w:r>
      <w:bookmarkEnd w:id="163"/>
    </w:p>
    <w:p w14:paraId="36FABA94" w14:textId="77777777" w:rsidR="000E7101" w:rsidRDefault="00000000">
      <w:pPr>
        <w:pStyle w:val="af8"/>
        <w:numPr>
          <w:ilvl w:val="0"/>
          <w:numId w:val="1"/>
        </w:numPr>
        <w:wordWrap w:val="0"/>
        <w:spacing w:line="360" w:lineRule="auto"/>
        <w:ind w:left="0" w:firstLineChars="0" w:firstLine="0"/>
        <w:jc w:val="left"/>
        <w:rPr>
          <w:sz w:val="24"/>
        </w:rPr>
      </w:pPr>
      <w:bookmarkStart w:id="164" w:name="_Ref198676164"/>
      <w:r>
        <w:rPr>
          <w:sz w:val="24"/>
        </w:rPr>
        <w:t>冼世豪</w:t>
      </w:r>
      <w:r>
        <w:rPr>
          <w:sz w:val="24"/>
        </w:rPr>
        <w:t>,</w:t>
      </w:r>
      <w:r>
        <w:rPr>
          <w:sz w:val="24"/>
        </w:rPr>
        <w:t>姚光业</w:t>
      </w:r>
      <w:r>
        <w:rPr>
          <w:sz w:val="24"/>
        </w:rPr>
        <w:t>,</w:t>
      </w:r>
      <w:r>
        <w:rPr>
          <w:sz w:val="24"/>
        </w:rPr>
        <w:t>何佳鑫</w:t>
      </w:r>
      <w:r>
        <w:rPr>
          <w:sz w:val="24"/>
        </w:rPr>
        <w:t>,</w:t>
      </w:r>
      <w:r>
        <w:rPr>
          <w:sz w:val="24"/>
        </w:rPr>
        <w:t>等</w:t>
      </w:r>
      <w:r>
        <w:rPr>
          <w:sz w:val="24"/>
        </w:rPr>
        <w:t>.</w:t>
      </w:r>
      <w:r>
        <w:rPr>
          <w:sz w:val="24"/>
        </w:rPr>
        <w:t>基于</w:t>
      </w:r>
      <w:r>
        <w:rPr>
          <w:sz w:val="24"/>
        </w:rPr>
        <w:t>STM32</w:t>
      </w:r>
      <w:r>
        <w:rPr>
          <w:sz w:val="24"/>
        </w:rPr>
        <w:t>的单相并网逆变器设计</w:t>
      </w:r>
      <w:r>
        <w:rPr>
          <w:sz w:val="24"/>
        </w:rPr>
        <w:t>[J].</w:t>
      </w:r>
      <w:r>
        <w:rPr>
          <w:sz w:val="24"/>
        </w:rPr>
        <w:t>电子制作</w:t>
      </w:r>
      <w:r>
        <w:rPr>
          <w:sz w:val="24"/>
        </w:rPr>
        <w:t>,2024,32(14):11-14+22.</w:t>
      </w:r>
      <w:bookmarkEnd w:id="164"/>
    </w:p>
    <w:p w14:paraId="4BD495A2" w14:textId="77777777" w:rsidR="000E7101" w:rsidRDefault="00000000">
      <w:pPr>
        <w:pageBreakBefore/>
        <w:tabs>
          <w:tab w:val="left" w:pos="1319"/>
        </w:tabs>
        <w:wordWrap w:val="0"/>
        <w:spacing w:line="360" w:lineRule="auto"/>
        <w:jc w:val="center"/>
        <w:outlineLvl w:val="0"/>
        <w:rPr>
          <w:rFonts w:ascii="黑体" w:eastAsia="黑体" w:hAnsi="黑体" w:cs="黑体" w:hint="eastAsia"/>
          <w:sz w:val="32"/>
          <w:szCs w:val="32"/>
        </w:rPr>
      </w:pPr>
      <w:bookmarkStart w:id="165" w:name="_Toc199448598"/>
      <w:bookmarkEnd w:id="145"/>
      <w:bookmarkEnd w:id="146"/>
      <w:r>
        <w:rPr>
          <w:rFonts w:ascii="黑体" w:eastAsia="黑体" w:hAnsi="黑体" w:cs="黑体" w:hint="eastAsia"/>
          <w:sz w:val="32"/>
          <w:szCs w:val="32"/>
        </w:rPr>
        <w:lastRenderedPageBreak/>
        <w:t>附录A 本设计全部资料链接</w:t>
      </w:r>
      <w:bookmarkEnd w:id="165"/>
    </w:p>
    <w:p w14:paraId="357D47D6" w14:textId="77777777" w:rsidR="000E7101" w:rsidRDefault="00000000">
      <w:pPr>
        <w:tabs>
          <w:tab w:val="left" w:pos="1319"/>
        </w:tabs>
        <w:wordWrap w:val="0"/>
        <w:spacing w:line="360" w:lineRule="auto"/>
        <w:ind w:firstLineChars="200" w:firstLine="480"/>
        <w:jc w:val="left"/>
        <w:rPr>
          <w:color w:val="000000" w:themeColor="text1"/>
          <w:sz w:val="24"/>
        </w:rPr>
      </w:pPr>
      <w:r>
        <w:rPr>
          <w:rFonts w:hint="eastAsia"/>
          <w:color w:val="000000" w:themeColor="text1"/>
          <w:sz w:val="24"/>
        </w:rPr>
        <w:t>本项目全部代码、资料、内容及任务书和声明见</w:t>
      </w:r>
      <w:r>
        <w:rPr>
          <w:rFonts w:hint="eastAsia"/>
          <w:color w:val="000000" w:themeColor="text1"/>
          <w:sz w:val="24"/>
        </w:rPr>
        <w:t xml:space="preserve">: </w:t>
      </w:r>
      <w:hyperlink r:id="rId140" w:history="1">
        <w:r w:rsidR="000E7101">
          <w:rPr>
            <w:rStyle w:val="af5"/>
            <w:color w:val="000000" w:themeColor="text1"/>
            <w:sz w:val="24"/>
          </w:rPr>
          <w:t>https://pan.baidu.com/s/14adpxFCur_xxOLNARxWtFw</w:t>
        </w:r>
      </w:hyperlink>
    </w:p>
    <w:p w14:paraId="2239AA5F" w14:textId="77777777" w:rsidR="000E7101" w:rsidRDefault="00000000">
      <w:pPr>
        <w:tabs>
          <w:tab w:val="left" w:pos="1319"/>
        </w:tabs>
        <w:wordWrap w:val="0"/>
        <w:spacing w:line="360" w:lineRule="auto"/>
        <w:ind w:firstLineChars="200" w:firstLine="480"/>
        <w:jc w:val="left"/>
        <w:rPr>
          <w:sz w:val="24"/>
        </w:rPr>
      </w:pPr>
      <w:r>
        <w:rPr>
          <w:rFonts w:hint="eastAsia"/>
          <w:sz w:val="24"/>
        </w:rPr>
        <w:t>Github</w:t>
      </w:r>
      <w:r>
        <w:rPr>
          <w:rFonts w:hint="eastAsia"/>
          <w:sz w:val="24"/>
        </w:rPr>
        <w:t>项目链接：</w:t>
      </w:r>
      <w:hyperlink r:id="rId141" w:history="1">
        <w:r w:rsidR="000E7101">
          <w:rPr>
            <w:rStyle w:val="af5"/>
            <w:color w:val="auto"/>
            <w:sz w:val="24"/>
          </w:rPr>
          <w:t>https://github.com/hfcteac/Graduation-project-Design-of-intelligent-building-security-system-based-on-STM32-cloud-platform.git</w:t>
        </w:r>
      </w:hyperlink>
    </w:p>
    <w:p w14:paraId="1949B8E2" w14:textId="77777777" w:rsidR="000E7101" w:rsidRDefault="00000000">
      <w:pPr>
        <w:pageBreakBefore/>
        <w:tabs>
          <w:tab w:val="left" w:pos="1319"/>
        </w:tabs>
        <w:wordWrap w:val="0"/>
        <w:spacing w:line="360" w:lineRule="auto"/>
        <w:jc w:val="center"/>
        <w:outlineLvl w:val="0"/>
        <w:rPr>
          <w:rFonts w:ascii="黑体" w:eastAsia="黑体" w:hAnsi="黑体" w:cs="黑体" w:hint="eastAsia"/>
          <w:sz w:val="32"/>
          <w:szCs w:val="32"/>
        </w:rPr>
      </w:pPr>
      <w:bookmarkStart w:id="166" w:name="_Toc199448599"/>
      <w:r>
        <w:rPr>
          <w:rFonts w:ascii="黑体" w:eastAsia="黑体" w:hAnsi="黑体" w:cs="黑体" w:hint="eastAsia"/>
          <w:sz w:val="32"/>
          <w:szCs w:val="32"/>
        </w:rPr>
        <w:lastRenderedPageBreak/>
        <w:t>附录B 系统核心板STM32的代码</w:t>
      </w:r>
      <w:bookmarkEnd w:id="166"/>
    </w:p>
    <w:p w14:paraId="3C467CAF" w14:textId="77777777" w:rsidR="000E7101" w:rsidRDefault="00000000">
      <w:pPr>
        <w:tabs>
          <w:tab w:val="left" w:pos="1319"/>
        </w:tabs>
        <w:wordWrap w:val="0"/>
        <w:spacing w:line="360" w:lineRule="auto"/>
        <w:jc w:val="left"/>
        <w:rPr>
          <w:sz w:val="24"/>
        </w:rPr>
      </w:pPr>
      <w:r>
        <w:rPr>
          <w:rFonts w:hint="eastAsia"/>
          <w:noProof/>
          <w:sz w:val="24"/>
        </w:rPr>
        <w:drawing>
          <wp:inline distT="0" distB="0" distL="114300" distR="114300" wp14:anchorId="26CB4FA2" wp14:editId="60BAAFE0">
            <wp:extent cx="5755005" cy="8138160"/>
            <wp:effectExtent l="0" t="0" r="17145" b="15240"/>
            <wp:docPr id="15" name="图片 15" descr="核心板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核心板_00"/>
                    <pic:cNvPicPr>
                      <a:picLocks noChangeAspect="1"/>
                    </pic:cNvPicPr>
                  </pic:nvPicPr>
                  <pic:blipFill>
                    <a:blip r:embed="rId142"/>
                    <a:stretch>
                      <a:fillRect/>
                    </a:stretch>
                  </pic:blipFill>
                  <pic:spPr>
                    <a:xfrm>
                      <a:off x="0" y="0"/>
                      <a:ext cx="5755005" cy="8138160"/>
                    </a:xfrm>
                    <a:prstGeom prst="rect">
                      <a:avLst/>
                    </a:prstGeom>
                  </pic:spPr>
                </pic:pic>
              </a:graphicData>
            </a:graphic>
          </wp:inline>
        </w:drawing>
      </w:r>
      <w:r>
        <w:rPr>
          <w:rFonts w:hint="eastAsia"/>
          <w:noProof/>
          <w:sz w:val="24"/>
        </w:rPr>
        <w:lastRenderedPageBreak/>
        <w:drawing>
          <wp:inline distT="0" distB="0" distL="114300" distR="114300" wp14:anchorId="74F9FCCA" wp14:editId="3563B81C">
            <wp:extent cx="5755005" cy="8138160"/>
            <wp:effectExtent l="0" t="0" r="17145" b="15240"/>
            <wp:docPr id="14" name="图片 14" descr="核心板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核心板_01"/>
                    <pic:cNvPicPr>
                      <a:picLocks noChangeAspect="1"/>
                    </pic:cNvPicPr>
                  </pic:nvPicPr>
                  <pic:blipFill>
                    <a:blip r:embed="rId143"/>
                    <a:stretch>
                      <a:fillRect/>
                    </a:stretch>
                  </pic:blipFill>
                  <pic:spPr>
                    <a:xfrm>
                      <a:off x="0" y="0"/>
                      <a:ext cx="5755005" cy="8138160"/>
                    </a:xfrm>
                    <a:prstGeom prst="rect">
                      <a:avLst/>
                    </a:prstGeom>
                  </pic:spPr>
                </pic:pic>
              </a:graphicData>
            </a:graphic>
          </wp:inline>
        </w:drawing>
      </w:r>
      <w:r>
        <w:rPr>
          <w:rFonts w:hint="eastAsia"/>
          <w:noProof/>
          <w:sz w:val="24"/>
        </w:rPr>
        <w:lastRenderedPageBreak/>
        <w:drawing>
          <wp:inline distT="0" distB="0" distL="114300" distR="114300" wp14:anchorId="4D9AE536" wp14:editId="4A5816B1">
            <wp:extent cx="5755005" cy="8138160"/>
            <wp:effectExtent l="0" t="0" r="17145" b="15240"/>
            <wp:docPr id="13" name="图片 13" descr="核心板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核心板_02"/>
                    <pic:cNvPicPr>
                      <a:picLocks noChangeAspect="1"/>
                    </pic:cNvPicPr>
                  </pic:nvPicPr>
                  <pic:blipFill>
                    <a:blip r:embed="rId144"/>
                    <a:stretch>
                      <a:fillRect/>
                    </a:stretch>
                  </pic:blipFill>
                  <pic:spPr>
                    <a:xfrm>
                      <a:off x="0" y="0"/>
                      <a:ext cx="5755005" cy="8138160"/>
                    </a:xfrm>
                    <a:prstGeom prst="rect">
                      <a:avLst/>
                    </a:prstGeom>
                  </pic:spPr>
                </pic:pic>
              </a:graphicData>
            </a:graphic>
          </wp:inline>
        </w:drawing>
      </w:r>
      <w:r>
        <w:rPr>
          <w:rFonts w:hint="eastAsia"/>
          <w:noProof/>
          <w:sz w:val="24"/>
        </w:rPr>
        <w:lastRenderedPageBreak/>
        <w:drawing>
          <wp:inline distT="0" distB="0" distL="114300" distR="114300" wp14:anchorId="306B687B" wp14:editId="23940AE8">
            <wp:extent cx="5755005" cy="8138160"/>
            <wp:effectExtent l="0" t="0" r="17145" b="15240"/>
            <wp:docPr id="12" name="图片 12" descr="核心板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核心板_03"/>
                    <pic:cNvPicPr>
                      <a:picLocks noChangeAspect="1"/>
                    </pic:cNvPicPr>
                  </pic:nvPicPr>
                  <pic:blipFill>
                    <a:blip r:embed="rId145"/>
                    <a:stretch>
                      <a:fillRect/>
                    </a:stretch>
                  </pic:blipFill>
                  <pic:spPr>
                    <a:xfrm>
                      <a:off x="0" y="0"/>
                      <a:ext cx="5755005" cy="8138160"/>
                    </a:xfrm>
                    <a:prstGeom prst="rect">
                      <a:avLst/>
                    </a:prstGeom>
                  </pic:spPr>
                </pic:pic>
              </a:graphicData>
            </a:graphic>
          </wp:inline>
        </w:drawing>
      </w:r>
      <w:r>
        <w:rPr>
          <w:rFonts w:hint="eastAsia"/>
          <w:noProof/>
          <w:sz w:val="24"/>
        </w:rPr>
        <w:lastRenderedPageBreak/>
        <w:drawing>
          <wp:inline distT="0" distB="0" distL="114300" distR="114300" wp14:anchorId="0173200E" wp14:editId="38A16E49">
            <wp:extent cx="5755005" cy="8138160"/>
            <wp:effectExtent l="0" t="0" r="17145" b="15240"/>
            <wp:docPr id="11" name="图片 11" descr="核心板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核心板_04"/>
                    <pic:cNvPicPr>
                      <a:picLocks noChangeAspect="1"/>
                    </pic:cNvPicPr>
                  </pic:nvPicPr>
                  <pic:blipFill>
                    <a:blip r:embed="rId146"/>
                    <a:stretch>
                      <a:fillRect/>
                    </a:stretch>
                  </pic:blipFill>
                  <pic:spPr>
                    <a:xfrm>
                      <a:off x="0" y="0"/>
                      <a:ext cx="5755005" cy="8138160"/>
                    </a:xfrm>
                    <a:prstGeom prst="rect">
                      <a:avLst/>
                    </a:prstGeom>
                  </pic:spPr>
                </pic:pic>
              </a:graphicData>
            </a:graphic>
          </wp:inline>
        </w:drawing>
      </w:r>
      <w:r>
        <w:rPr>
          <w:rFonts w:hint="eastAsia"/>
          <w:noProof/>
          <w:sz w:val="24"/>
        </w:rPr>
        <w:lastRenderedPageBreak/>
        <w:drawing>
          <wp:inline distT="0" distB="0" distL="114300" distR="114300" wp14:anchorId="2410BF03" wp14:editId="317CA8E3">
            <wp:extent cx="5755005" cy="8138160"/>
            <wp:effectExtent l="0" t="0" r="17145" b="15240"/>
            <wp:docPr id="10" name="图片 10" descr="核心板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核心板_05"/>
                    <pic:cNvPicPr>
                      <a:picLocks noChangeAspect="1"/>
                    </pic:cNvPicPr>
                  </pic:nvPicPr>
                  <pic:blipFill>
                    <a:blip r:embed="rId147"/>
                    <a:stretch>
                      <a:fillRect/>
                    </a:stretch>
                  </pic:blipFill>
                  <pic:spPr>
                    <a:xfrm>
                      <a:off x="0" y="0"/>
                      <a:ext cx="5755005" cy="8138160"/>
                    </a:xfrm>
                    <a:prstGeom prst="rect">
                      <a:avLst/>
                    </a:prstGeom>
                  </pic:spPr>
                </pic:pic>
              </a:graphicData>
            </a:graphic>
          </wp:inline>
        </w:drawing>
      </w:r>
    </w:p>
    <w:p w14:paraId="772A2375" w14:textId="77777777" w:rsidR="000E7101" w:rsidRDefault="00000000">
      <w:pPr>
        <w:pageBreakBefore/>
        <w:tabs>
          <w:tab w:val="left" w:pos="1319"/>
        </w:tabs>
        <w:wordWrap w:val="0"/>
        <w:spacing w:line="360" w:lineRule="auto"/>
        <w:jc w:val="center"/>
        <w:outlineLvl w:val="0"/>
        <w:rPr>
          <w:rFonts w:ascii="黑体" w:eastAsia="黑体" w:hAnsi="黑体" w:cs="黑体" w:hint="eastAsia"/>
          <w:sz w:val="32"/>
          <w:szCs w:val="32"/>
        </w:rPr>
      </w:pPr>
      <w:bookmarkStart w:id="167" w:name="_Toc199448600"/>
      <w:r>
        <w:rPr>
          <w:rFonts w:ascii="黑体" w:eastAsia="黑体" w:hAnsi="黑体" w:cs="黑体" w:hint="eastAsia"/>
          <w:sz w:val="32"/>
          <w:szCs w:val="32"/>
        </w:rPr>
        <w:lastRenderedPageBreak/>
        <w:t>附录C 心知天气和云平台部分的代码</w:t>
      </w:r>
      <w:bookmarkEnd w:id="167"/>
    </w:p>
    <w:p w14:paraId="269F3033" w14:textId="77777777" w:rsidR="000E7101" w:rsidRDefault="00000000">
      <w:pPr>
        <w:tabs>
          <w:tab w:val="left" w:pos="1319"/>
        </w:tabs>
        <w:wordWrap w:val="0"/>
        <w:spacing w:line="360" w:lineRule="auto"/>
        <w:jc w:val="left"/>
        <w:rPr>
          <w:sz w:val="24"/>
        </w:rPr>
      </w:pPr>
      <w:r>
        <w:rPr>
          <w:rFonts w:hint="eastAsia"/>
          <w:noProof/>
          <w:sz w:val="24"/>
        </w:rPr>
        <w:drawing>
          <wp:inline distT="0" distB="0" distL="114300" distR="114300" wp14:anchorId="1667DB4B" wp14:editId="29548305">
            <wp:extent cx="5758815" cy="8145780"/>
            <wp:effectExtent l="0" t="0" r="13335" b="7620"/>
            <wp:docPr id="17" name="图片 17" descr="天气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天气_00"/>
                    <pic:cNvPicPr>
                      <a:picLocks noChangeAspect="1"/>
                    </pic:cNvPicPr>
                  </pic:nvPicPr>
                  <pic:blipFill>
                    <a:blip r:embed="rId148"/>
                    <a:stretch>
                      <a:fillRect/>
                    </a:stretch>
                  </pic:blipFill>
                  <pic:spPr>
                    <a:xfrm>
                      <a:off x="0" y="0"/>
                      <a:ext cx="5758815" cy="8145780"/>
                    </a:xfrm>
                    <a:prstGeom prst="rect">
                      <a:avLst/>
                    </a:prstGeom>
                  </pic:spPr>
                </pic:pic>
              </a:graphicData>
            </a:graphic>
          </wp:inline>
        </w:drawing>
      </w:r>
      <w:r>
        <w:rPr>
          <w:rFonts w:hint="eastAsia"/>
          <w:noProof/>
          <w:sz w:val="24"/>
        </w:rPr>
        <w:lastRenderedPageBreak/>
        <w:drawing>
          <wp:inline distT="0" distB="0" distL="114300" distR="114300" wp14:anchorId="2A332831" wp14:editId="07999D52">
            <wp:extent cx="5758815" cy="8145780"/>
            <wp:effectExtent l="0" t="0" r="13335" b="7620"/>
            <wp:docPr id="16" name="图片 16" descr="天气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天气_01"/>
                    <pic:cNvPicPr>
                      <a:picLocks noChangeAspect="1"/>
                    </pic:cNvPicPr>
                  </pic:nvPicPr>
                  <pic:blipFill>
                    <a:blip r:embed="rId149"/>
                    <a:stretch>
                      <a:fillRect/>
                    </a:stretch>
                  </pic:blipFill>
                  <pic:spPr>
                    <a:xfrm>
                      <a:off x="0" y="0"/>
                      <a:ext cx="5758815" cy="8145780"/>
                    </a:xfrm>
                    <a:prstGeom prst="rect">
                      <a:avLst/>
                    </a:prstGeom>
                  </pic:spPr>
                </pic:pic>
              </a:graphicData>
            </a:graphic>
          </wp:inline>
        </w:drawing>
      </w:r>
    </w:p>
    <w:p w14:paraId="4408CF32" w14:textId="77777777" w:rsidR="000E7101" w:rsidRDefault="00000000">
      <w:pPr>
        <w:pageBreakBefore/>
        <w:tabs>
          <w:tab w:val="left" w:pos="1319"/>
        </w:tabs>
        <w:wordWrap w:val="0"/>
        <w:spacing w:line="360" w:lineRule="auto"/>
        <w:jc w:val="center"/>
        <w:outlineLvl w:val="0"/>
        <w:rPr>
          <w:rFonts w:ascii="黑体" w:eastAsia="黑体" w:hAnsi="黑体" w:cs="黑体" w:hint="eastAsia"/>
          <w:sz w:val="32"/>
          <w:szCs w:val="32"/>
        </w:rPr>
      </w:pPr>
      <w:bookmarkStart w:id="168" w:name="_Toc199448601"/>
      <w:r>
        <w:rPr>
          <w:rFonts w:ascii="黑体" w:eastAsia="黑体" w:hAnsi="黑体" w:cs="黑体" w:hint="eastAsia"/>
          <w:sz w:val="32"/>
          <w:szCs w:val="32"/>
        </w:rPr>
        <w:lastRenderedPageBreak/>
        <w:t>附录D 太阳能逆变并网STM32的代码</w:t>
      </w:r>
      <w:bookmarkEnd w:id="168"/>
    </w:p>
    <w:p w14:paraId="2101939F" w14:textId="77777777" w:rsidR="000E7101" w:rsidRDefault="00000000">
      <w:pPr>
        <w:tabs>
          <w:tab w:val="left" w:pos="1319"/>
        </w:tabs>
        <w:wordWrap w:val="0"/>
        <w:spacing w:line="360" w:lineRule="auto"/>
        <w:jc w:val="left"/>
        <w:rPr>
          <w:sz w:val="24"/>
        </w:rPr>
      </w:pPr>
      <w:r>
        <w:rPr>
          <w:rFonts w:hint="eastAsia"/>
          <w:noProof/>
          <w:sz w:val="24"/>
        </w:rPr>
        <w:drawing>
          <wp:inline distT="0" distB="0" distL="114300" distR="114300" wp14:anchorId="2B350B23" wp14:editId="2CF907F8">
            <wp:extent cx="5758815" cy="8145780"/>
            <wp:effectExtent l="0" t="0" r="13335" b="7620"/>
            <wp:docPr id="20" name="图片 20" descr="太阳能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太阳能_00"/>
                    <pic:cNvPicPr>
                      <a:picLocks noChangeAspect="1"/>
                    </pic:cNvPicPr>
                  </pic:nvPicPr>
                  <pic:blipFill>
                    <a:blip r:embed="rId150"/>
                    <a:stretch>
                      <a:fillRect/>
                    </a:stretch>
                  </pic:blipFill>
                  <pic:spPr>
                    <a:xfrm>
                      <a:off x="0" y="0"/>
                      <a:ext cx="5758815" cy="8145780"/>
                    </a:xfrm>
                    <a:prstGeom prst="rect">
                      <a:avLst/>
                    </a:prstGeom>
                  </pic:spPr>
                </pic:pic>
              </a:graphicData>
            </a:graphic>
          </wp:inline>
        </w:drawing>
      </w:r>
      <w:r>
        <w:rPr>
          <w:rFonts w:hint="eastAsia"/>
          <w:noProof/>
          <w:sz w:val="24"/>
        </w:rPr>
        <w:lastRenderedPageBreak/>
        <w:drawing>
          <wp:inline distT="0" distB="0" distL="114300" distR="114300" wp14:anchorId="68B38F28" wp14:editId="4B87D81C">
            <wp:extent cx="5758815" cy="8145780"/>
            <wp:effectExtent l="0" t="0" r="13335" b="7620"/>
            <wp:docPr id="19" name="图片 19" descr="太阳能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太阳能_01"/>
                    <pic:cNvPicPr>
                      <a:picLocks noChangeAspect="1"/>
                    </pic:cNvPicPr>
                  </pic:nvPicPr>
                  <pic:blipFill>
                    <a:blip r:embed="rId151"/>
                    <a:stretch>
                      <a:fillRect/>
                    </a:stretch>
                  </pic:blipFill>
                  <pic:spPr>
                    <a:xfrm>
                      <a:off x="0" y="0"/>
                      <a:ext cx="5758815" cy="8145780"/>
                    </a:xfrm>
                    <a:prstGeom prst="rect">
                      <a:avLst/>
                    </a:prstGeom>
                  </pic:spPr>
                </pic:pic>
              </a:graphicData>
            </a:graphic>
          </wp:inline>
        </w:drawing>
      </w:r>
      <w:r>
        <w:rPr>
          <w:rFonts w:hint="eastAsia"/>
          <w:noProof/>
          <w:sz w:val="24"/>
        </w:rPr>
        <w:lastRenderedPageBreak/>
        <w:drawing>
          <wp:inline distT="0" distB="0" distL="114300" distR="114300" wp14:anchorId="357A7733" wp14:editId="363BAEE1">
            <wp:extent cx="5758815" cy="8145780"/>
            <wp:effectExtent l="0" t="0" r="13335" b="7620"/>
            <wp:docPr id="18" name="图片 18" descr="太阳能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太阳能_02"/>
                    <pic:cNvPicPr>
                      <a:picLocks noChangeAspect="1"/>
                    </pic:cNvPicPr>
                  </pic:nvPicPr>
                  <pic:blipFill>
                    <a:blip r:embed="rId152"/>
                    <a:stretch>
                      <a:fillRect/>
                    </a:stretch>
                  </pic:blipFill>
                  <pic:spPr>
                    <a:xfrm>
                      <a:off x="0" y="0"/>
                      <a:ext cx="5758815" cy="8145780"/>
                    </a:xfrm>
                    <a:prstGeom prst="rect">
                      <a:avLst/>
                    </a:prstGeom>
                  </pic:spPr>
                </pic:pic>
              </a:graphicData>
            </a:graphic>
          </wp:inline>
        </w:drawing>
      </w:r>
    </w:p>
    <w:p w14:paraId="54890829" w14:textId="77777777" w:rsidR="000E7101" w:rsidRDefault="000E7101">
      <w:pPr>
        <w:tabs>
          <w:tab w:val="left" w:pos="1319"/>
        </w:tabs>
        <w:wordWrap w:val="0"/>
        <w:spacing w:line="360" w:lineRule="auto"/>
        <w:jc w:val="left"/>
        <w:rPr>
          <w:sz w:val="24"/>
        </w:rPr>
      </w:pPr>
    </w:p>
    <w:p w14:paraId="280AFF16" w14:textId="77777777" w:rsidR="000E7101" w:rsidRDefault="00000000">
      <w:pPr>
        <w:pageBreakBefore/>
        <w:tabs>
          <w:tab w:val="left" w:pos="1319"/>
        </w:tabs>
        <w:wordWrap w:val="0"/>
        <w:spacing w:line="360" w:lineRule="auto"/>
        <w:jc w:val="center"/>
        <w:outlineLvl w:val="0"/>
        <w:rPr>
          <w:rFonts w:ascii="黑体" w:eastAsia="黑体" w:hAnsi="黑体" w:cs="黑体" w:hint="eastAsia"/>
          <w:sz w:val="32"/>
          <w:szCs w:val="32"/>
        </w:rPr>
      </w:pPr>
      <w:r>
        <w:rPr>
          <w:rFonts w:ascii="黑体" w:eastAsia="黑体" w:hAnsi="黑体" w:cs="黑体" w:hint="eastAsia"/>
          <w:sz w:val="32"/>
          <w:szCs w:val="32"/>
        </w:rPr>
        <w:lastRenderedPageBreak/>
        <w:t>附录E 关于人脸识别实现的技术细节和指令</w:t>
      </w:r>
    </w:p>
    <w:p w14:paraId="48E8C1F0" w14:textId="77777777" w:rsidR="000E7101" w:rsidRDefault="00000000">
      <w:pPr>
        <w:tabs>
          <w:tab w:val="left" w:pos="1319"/>
        </w:tabs>
        <w:wordWrap w:val="0"/>
        <w:spacing w:line="360" w:lineRule="auto"/>
        <w:ind w:firstLineChars="177" w:firstLine="425"/>
        <w:jc w:val="left"/>
        <w:rPr>
          <w:sz w:val="24"/>
        </w:rPr>
      </w:pPr>
      <w:r>
        <w:rPr>
          <w:rFonts w:hint="eastAsia"/>
          <w:sz w:val="24"/>
        </w:rPr>
        <w:t>RDK-X5</w:t>
      </w:r>
      <w:r>
        <w:rPr>
          <w:rFonts w:hint="eastAsia"/>
          <w:sz w:val="24"/>
        </w:rPr>
        <w:t>与树莓派都是</w:t>
      </w:r>
      <w:r>
        <w:rPr>
          <w:rFonts w:hint="eastAsia"/>
          <w:sz w:val="24"/>
        </w:rPr>
        <w:t>Linux</w:t>
      </w:r>
      <w:r>
        <w:rPr>
          <w:rFonts w:hint="eastAsia"/>
          <w:sz w:val="24"/>
        </w:rPr>
        <w:t>系统开发板，这里我展示</w:t>
      </w:r>
      <w:r>
        <w:rPr>
          <w:rFonts w:hint="eastAsia"/>
          <w:sz w:val="24"/>
        </w:rPr>
        <w:t>Linux</w:t>
      </w:r>
      <w:r>
        <w:rPr>
          <w:rFonts w:hint="eastAsia"/>
          <w:sz w:val="24"/>
        </w:rPr>
        <w:t>的指令。</w:t>
      </w:r>
    </w:p>
    <w:p w14:paraId="2464F0F3" w14:textId="77777777" w:rsidR="000E7101" w:rsidRDefault="00000000">
      <w:pPr>
        <w:tabs>
          <w:tab w:val="left" w:pos="1319"/>
        </w:tabs>
        <w:wordWrap w:val="0"/>
        <w:spacing w:line="360" w:lineRule="auto"/>
        <w:ind w:firstLineChars="177" w:firstLine="425"/>
        <w:jc w:val="left"/>
        <w:rPr>
          <w:sz w:val="24"/>
        </w:rPr>
      </w:pPr>
      <w:r>
        <w:rPr>
          <w:rFonts w:hint="eastAsia"/>
          <w:sz w:val="24"/>
        </w:rPr>
        <w:t>完整的</w:t>
      </w:r>
      <w:r>
        <w:rPr>
          <w:rFonts w:hint="eastAsia"/>
          <w:sz w:val="24"/>
        </w:rPr>
        <w:t>.img</w:t>
      </w:r>
      <w:r>
        <w:rPr>
          <w:rFonts w:hint="eastAsia"/>
          <w:sz w:val="24"/>
        </w:rPr>
        <w:t>镜像见附录</w:t>
      </w:r>
      <w:r>
        <w:rPr>
          <w:rFonts w:hint="eastAsia"/>
          <w:sz w:val="24"/>
        </w:rPr>
        <w:t>A</w:t>
      </w:r>
      <w:r>
        <w:rPr>
          <w:rFonts w:hint="eastAsia"/>
          <w:sz w:val="24"/>
        </w:rPr>
        <w:t>的资料。</w:t>
      </w:r>
    </w:p>
    <w:p w14:paraId="4F7C6F2C" w14:textId="77777777" w:rsidR="000E7101" w:rsidRDefault="00000000">
      <w:pPr>
        <w:tabs>
          <w:tab w:val="left" w:pos="1319"/>
        </w:tabs>
        <w:wordWrap w:val="0"/>
        <w:spacing w:line="360" w:lineRule="auto"/>
        <w:ind w:firstLineChars="177" w:firstLine="425"/>
        <w:jc w:val="left"/>
        <w:rPr>
          <w:sz w:val="24"/>
        </w:rPr>
      </w:pPr>
      <w:r>
        <w:rPr>
          <w:rFonts w:hint="eastAsia"/>
          <w:sz w:val="24"/>
        </w:rPr>
        <w:t>安装依赖库可以选择清华园的镜像或者使用树莓派本身的镜像也可以。使用</w:t>
      </w:r>
      <w:r>
        <w:rPr>
          <w:rFonts w:hint="eastAsia"/>
          <w:sz w:val="24"/>
        </w:rPr>
        <w:t>RDK X5</w:t>
      </w:r>
      <w:r>
        <w:rPr>
          <w:rFonts w:hint="eastAsia"/>
          <w:sz w:val="24"/>
        </w:rPr>
        <w:t>时需要注意清华园镜像的</w:t>
      </w:r>
      <w:r>
        <w:rPr>
          <w:rFonts w:hint="eastAsia"/>
          <w:sz w:val="24"/>
        </w:rPr>
        <w:t>GPS</w:t>
      </w:r>
      <w:r>
        <w:rPr>
          <w:rFonts w:hint="eastAsia"/>
          <w:sz w:val="24"/>
        </w:rPr>
        <w:t>密钥问题和系统版本，有一些系统版本可能不可靠，容易造成死机或者安装失败。如果安装的纯净系统可能需要补充很多库。</w:t>
      </w:r>
    </w:p>
    <w:p w14:paraId="73C1BD1A" w14:textId="77777777" w:rsidR="000E7101" w:rsidRDefault="00000000">
      <w:pPr>
        <w:tabs>
          <w:tab w:val="left" w:pos="1319"/>
        </w:tabs>
        <w:wordWrap w:val="0"/>
        <w:spacing w:line="360" w:lineRule="auto"/>
        <w:ind w:firstLineChars="177" w:firstLine="425"/>
        <w:jc w:val="left"/>
        <w:rPr>
          <w:sz w:val="24"/>
        </w:rPr>
      </w:pPr>
      <w:r>
        <w:rPr>
          <w:rFonts w:hint="eastAsia"/>
          <w:sz w:val="24"/>
        </w:rPr>
        <w:t>1</w:t>
      </w:r>
      <w:r>
        <w:rPr>
          <w:rFonts w:hint="eastAsia"/>
          <w:sz w:val="24"/>
        </w:rPr>
        <w:t>、首先需要检查一下</w:t>
      </w:r>
      <w:r>
        <w:rPr>
          <w:rFonts w:hint="eastAsia"/>
          <w:sz w:val="24"/>
        </w:rPr>
        <w:t>Python</w:t>
      </w:r>
      <w:r>
        <w:rPr>
          <w:rFonts w:hint="eastAsia"/>
          <w:sz w:val="24"/>
        </w:rPr>
        <w:t>有关的安装库，请运行：</w:t>
      </w:r>
    </w:p>
    <w:p w14:paraId="6A8091A4" w14:textId="77777777" w:rsidR="000E7101" w:rsidRDefault="00000000">
      <w:pPr>
        <w:tabs>
          <w:tab w:val="left" w:pos="1319"/>
        </w:tabs>
        <w:wordWrap w:val="0"/>
        <w:spacing w:line="360" w:lineRule="auto"/>
        <w:ind w:firstLineChars="177" w:firstLine="425"/>
        <w:jc w:val="left"/>
        <w:rPr>
          <w:sz w:val="24"/>
        </w:rPr>
      </w:pPr>
      <w:r>
        <w:rPr>
          <w:sz w:val="24"/>
        </w:rPr>
        <w:t>sudo apt-get update</w:t>
      </w:r>
    </w:p>
    <w:p w14:paraId="616042E0" w14:textId="77777777" w:rsidR="000E7101" w:rsidRDefault="00000000">
      <w:pPr>
        <w:tabs>
          <w:tab w:val="left" w:pos="1319"/>
        </w:tabs>
        <w:wordWrap w:val="0"/>
        <w:spacing w:line="360" w:lineRule="auto"/>
        <w:ind w:firstLineChars="177" w:firstLine="425"/>
        <w:jc w:val="left"/>
        <w:rPr>
          <w:sz w:val="24"/>
        </w:rPr>
      </w:pPr>
      <w:r>
        <w:rPr>
          <w:sz w:val="24"/>
        </w:rPr>
        <w:t>sudo apt-get install -y build-essential cmake libopenblas-dev liblapack-dev libx11-dev libgtk-3-dev</w:t>
      </w:r>
    </w:p>
    <w:p w14:paraId="44F286B5" w14:textId="77777777" w:rsidR="000E7101" w:rsidRDefault="00000000">
      <w:pPr>
        <w:tabs>
          <w:tab w:val="left" w:pos="1319"/>
        </w:tabs>
        <w:wordWrap w:val="0"/>
        <w:spacing w:line="360" w:lineRule="auto"/>
        <w:ind w:firstLineChars="177" w:firstLine="425"/>
        <w:jc w:val="left"/>
        <w:rPr>
          <w:sz w:val="24"/>
        </w:rPr>
      </w:pPr>
      <w:r>
        <w:rPr>
          <w:sz w:val="24"/>
        </w:rPr>
        <w:t>sudo apt-get install -y python3-dev python3-setuptools</w:t>
      </w:r>
    </w:p>
    <w:p w14:paraId="2726A6D8" w14:textId="77777777" w:rsidR="000E7101" w:rsidRDefault="00000000">
      <w:pPr>
        <w:tabs>
          <w:tab w:val="left" w:pos="1319"/>
        </w:tabs>
        <w:wordWrap w:val="0"/>
        <w:spacing w:line="360" w:lineRule="auto"/>
        <w:ind w:firstLineChars="177" w:firstLine="425"/>
        <w:jc w:val="left"/>
        <w:rPr>
          <w:sz w:val="24"/>
        </w:rPr>
      </w:pPr>
      <w:r>
        <w:rPr>
          <w:rFonts w:hint="eastAsia"/>
          <w:sz w:val="24"/>
        </w:rPr>
        <w:t>#</w:t>
      </w:r>
      <w:r>
        <w:rPr>
          <w:rFonts w:hint="eastAsia"/>
          <w:sz w:val="24"/>
        </w:rPr>
        <w:t>最重要的是</w:t>
      </w:r>
      <w:r>
        <w:rPr>
          <w:rFonts w:hint="eastAsia"/>
          <w:sz w:val="24"/>
        </w:rPr>
        <w:t>Python</w:t>
      </w:r>
      <w:r>
        <w:rPr>
          <w:rFonts w:hint="eastAsia"/>
          <w:sz w:val="24"/>
        </w:rPr>
        <w:t>。</w:t>
      </w:r>
    </w:p>
    <w:p w14:paraId="10DB8530" w14:textId="77777777" w:rsidR="000E7101" w:rsidRDefault="00000000">
      <w:pPr>
        <w:tabs>
          <w:tab w:val="left" w:pos="1319"/>
        </w:tabs>
        <w:wordWrap w:val="0"/>
        <w:spacing w:line="360" w:lineRule="auto"/>
        <w:ind w:firstLineChars="177" w:firstLine="425"/>
        <w:jc w:val="left"/>
        <w:rPr>
          <w:sz w:val="24"/>
        </w:rPr>
      </w:pPr>
      <w:r>
        <w:rPr>
          <w:rFonts w:hint="eastAsia"/>
          <w:sz w:val="24"/>
        </w:rPr>
        <w:t>2</w:t>
      </w:r>
      <w:r>
        <w:rPr>
          <w:rFonts w:hint="eastAsia"/>
          <w:sz w:val="24"/>
        </w:rPr>
        <w:t>、使用脚本安装</w:t>
      </w:r>
      <w:r>
        <w:rPr>
          <w:rFonts w:hint="eastAsia"/>
          <w:sz w:val="24"/>
        </w:rPr>
        <w:t>dlib</w:t>
      </w:r>
      <w:r>
        <w:rPr>
          <w:rFonts w:hint="eastAsia"/>
          <w:sz w:val="24"/>
        </w:rPr>
        <w:t>库：</w:t>
      </w:r>
    </w:p>
    <w:p w14:paraId="5091384F" w14:textId="77777777" w:rsidR="000E7101" w:rsidRDefault="00000000">
      <w:pPr>
        <w:tabs>
          <w:tab w:val="left" w:pos="1319"/>
        </w:tabs>
        <w:wordWrap w:val="0"/>
        <w:spacing w:line="360" w:lineRule="auto"/>
        <w:ind w:firstLineChars="177" w:firstLine="425"/>
        <w:jc w:val="left"/>
        <w:rPr>
          <w:sz w:val="24"/>
        </w:rPr>
      </w:pPr>
      <w:r>
        <w:rPr>
          <w:rFonts w:hint="eastAsia"/>
          <w:sz w:val="24"/>
        </w:rPr>
        <w:t>将附录</w:t>
      </w:r>
      <w:r>
        <w:rPr>
          <w:rFonts w:hint="eastAsia"/>
          <w:sz w:val="24"/>
        </w:rPr>
        <w:t>A</w:t>
      </w:r>
      <w:r>
        <w:rPr>
          <w:rFonts w:hint="eastAsia"/>
          <w:sz w:val="24"/>
        </w:rPr>
        <w:t>程序中的</w:t>
      </w:r>
      <w:r>
        <w:rPr>
          <w:sz w:val="24"/>
        </w:rPr>
        <w:t>install_dlib.sh</w:t>
      </w:r>
      <w:r>
        <w:rPr>
          <w:rFonts w:hint="eastAsia"/>
          <w:sz w:val="24"/>
        </w:rPr>
        <w:t>复制粘贴到树莓派桌面，运行下面的指令，将</w:t>
      </w:r>
      <w:r>
        <w:rPr>
          <w:rFonts w:hint="eastAsia"/>
          <w:sz w:val="24"/>
        </w:rPr>
        <w:t>xxx</w:t>
      </w:r>
      <w:r>
        <w:rPr>
          <w:rFonts w:hint="eastAsia"/>
          <w:sz w:val="24"/>
        </w:rPr>
        <w:t>改为实际的命名：</w:t>
      </w:r>
    </w:p>
    <w:p w14:paraId="6E2A1F8A" w14:textId="77777777" w:rsidR="000E7101" w:rsidRDefault="00000000">
      <w:pPr>
        <w:tabs>
          <w:tab w:val="left" w:pos="1319"/>
        </w:tabs>
        <w:wordWrap w:val="0"/>
        <w:spacing w:line="360" w:lineRule="auto"/>
        <w:ind w:firstLineChars="177" w:firstLine="425"/>
        <w:jc w:val="left"/>
        <w:rPr>
          <w:sz w:val="24"/>
        </w:rPr>
      </w:pPr>
      <w:r>
        <w:rPr>
          <w:sz w:val="24"/>
        </w:rPr>
        <w:t>cd /home/</w:t>
      </w:r>
      <w:r>
        <w:rPr>
          <w:rFonts w:hint="eastAsia"/>
          <w:sz w:val="24"/>
        </w:rPr>
        <w:t>xxx</w:t>
      </w:r>
      <w:r>
        <w:rPr>
          <w:sz w:val="24"/>
        </w:rPr>
        <w:t>/Desktop</w:t>
      </w:r>
    </w:p>
    <w:p w14:paraId="6108E01A" w14:textId="77777777" w:rsidR="000E7101" w:rsidRDefault="00000000">
      <w:pPr>
        <w:tabs>
          <w:tab w:val="left" w:pos="1319"/>
        </w:tabs>
        <w:wordWrap w:val="0"/>
        <w:spacing w:line="360" w:lineRule="auto"/>
        <w:ind w:firstLineChars="177" w:firstLine="425"/>
        <w:jc w:val="left"/>
        <w:rPr>
          <w:sz w:val="24"/>
        </w:rPr>
      </w:pPr>
      <w:r>
        <w:rPr>
          <w:sz w:val="24"/>
        </w:rPr>
        <w:t>chmod +x install_dlib.sh</w:t>
      </w:r>
    </w:p>
    <w:p w14:paraId="2C8A1FBC" w14:textId="77777777" w:rsidR="000E7101" w:rsidRDefault="00000000">
      <w:pPr>
        <w:tabs>
          <w:tab w:val="left" w:pos="1319"/>
        </w:tabs>
        <w:wordWrap w:val="0"/>
        <w:spacing w:line="360" w:lineRule="auto"/>
        <w:ind w:firstLineChars="177" w:firstLine="425"/>
        <w:jc w:val="left"/>
        <w:rPr>
          <w:sz w:val="24"/>
        </w:rPr>
      </w:pPr>
      <w:r>
        <w:rPr>
          <w:sz w:val="24"/>
        </w:rPr>
        <w:t>./install_dlib.sh</w:t>
      </w:r>
    </w:p>
    <w:p w14:paraId="49F0446A" w14:textId="77777777" w:rsidR="000E7101" w:rsidRDefault="00000000">
      <w:pPr>
        <w:tabs>
          <w:tab w:val="left" w:pos="1319"/>
        </w:tabs>
        <w:wordWrap w:val="0"/>
        <w:spacing w:line="360" w:lineRule="auto"/>
        <w:ind w:firstLineChars="177" w:firstLine="425"/>
        <w:jc w:val="left"/>
        <w:rPr>
          <w:sz w:val="24"/>
        </w:rPr>
      </w:pPr>
      <w:r>
        <w:rPr>
          <w:rFonts w:hint="eastAsia"/>
          <w:sz w:val="24"/>
        </w:rPr>
        <w:t>安装时间较长，并且可能需要按需补库。</w:t>
      </w:r>
    </w:p>
    <w:p w14:paraId="217D7D89" w14:textId="77777777" w:rsidR="000E7101" w:rsidRDefault="00000000">
      <w:pPr>
        <w:tabs>
          <w:tab w:val="left" w:pos="1319"/>
        </w:tabs>
        <w:wordWrap w:val="0"/>
        <w:spacing w:line="360" w:lineRule="auto"/>
        <w:ind w:firstLineChars="177" w:firstLine="425"/>
        <w:jc w:val="left"/>
      </w:pPr>
      <w:r>
        <w:rPr>
          <w:rFonts w:hint="eastAsia"/>
          <w:sz w:val="24"/>
        </w:rPr>
        <w:t>3</w:t>
      </w:r>
      <w:r>
        <w:rPr>
          <w:rFonts w:hint="eastAsia"/>
          <w:sz w:val="24"/>
        </w:rPr>
        <w:t>、创建一个</w:t>
      </w:r>
      <w:r>
        <w:rPr>
          <w:rFonts w:hint="eastAsia"/>
          <w:sz w:val="24"/>
        </w:rPr>
        <w:t>Python</w:t>
      </w:r>
      <w:r>
        <w:rPr>
          <w:rFonts w:hint="eastAsia"/>
          <w:sz w:val="24"/>
        </w:rPr>
        <w:t>虚拟环境，执行：</w:t>
      </w:r>
    </w:p>
    <w:p w14:paraId="6645C13E" w14:textId="77777777" w:rsidR="000E7101" w:rsidRDefault="00000000">
      <w:pPr>
        <w:tabs>
          <w:tab w:val="left" w:pos="1319"/>
        </w:tabs>
        <w:wordWrap w:val="0"/>
        <w:spacing w:line="360" w:lineRule="auto"/>
        <w:ind w:firstLineChars="177" w:firstLine="425"/>
        <w:jc w:val="left"/>
        <w:rPr>
          <w:sz w:val="24"/>
        </w:rPr>
      </w:pPr>
      <w:r>
        <w:rPr>
          <w:sz w:val="24"/>
        </w:rPr>
        <w:t>sudo apt install python3-venv python3-full</w:t>
      </w:r>
    </w:p>
    <w:p w14:paraId="1D134483" w14:textId="77777777" w:rsidR="000E7101" w:rsidRDefault="00000000">
      <w:pPr>
        <w:tabs>
          <w:tab w:val="left" w:pos="1319"/>
        </w:tabs>
        <w:wordWrap w:val="0"/>
        <w:spacing w:line="360" w:lineRule="auto"/>
        <w:ind w:firstLineChars="177" w:firstLine="425"/>
        <w:jc w:val="left"/>
        <w:rPr>
          <w:sz w:val="24"/>
        </w:rPr>
      </w:pPr>
      <w:r>
        <w:rPr>
          <w:sz w:val="24"/>
        </w:rPr>
        <w:t>python3 -m venv ~/face_env</w:t>
      </w:r>
    </w:p>
    <w:p w14:paraId="07381907" w14:textId="77777777" w:rsidR="000E7101" w:rsidRDefault="00000000">
      <w:pPr>
        <w:tabs>
          <w:tab w:val="left" w:pos="1319"/>
        </w:tabs>
        <w:wordWrap w:val="0"/>
        <w:spacing w:line="360" w:lineRule="auto"/>
        <w:ind w:firstLineChars="177" w:firstLine="425"/>
        <w:jc w:val="left"/>
        <w:rPr>
          <w:sz w:val="24"/>
        </w:rPr>
      </w:pPr>
      <w:r>
        <w:rPr>
          <w:sz w:val="24"/>
        </w:rPr>
        <w:t>source ~/face_env/bin/activate</w:t>
      </w:r>
    </w:p>
    <w:p w14:paraId="0E24E74E" w14:textId="77777777" w:rsidR="000E7101" w:rsidRDefault="00000000">
      <w:pPr>
        <w:tabs>
          <w:tab w:val="left" w:pos="1319"/>
        </w:tabs>
        <w:wordWrap w:val="0"/>
        <w:spacing w:line="360" w:lineRule="auto"/>
        <w:ind w:firstLineChars="177" w:firstLine="425"/>
        <w:jc w:val="left"/>
        <w:rPr>
          <w:sz w:val="24"/>
        </w:rPr>
      </w:pPr>
      <w:r>
        <w:rPr>
          <w:sz w:val="24"/>
        </w:rPr>
        <w:t>pip install opencv-python numpy dlib imutils</w:t>
      </w:r>
    </w:p>
    <w:p w14:paraId="38CA52EF" w14:textId="77777777" w:rsidR="000E7101" w:rsidRDefault="00000000">
      <w:pPr>
        <w:tabs>
          <w:tab w:val="left" w:pos="1319"/>
        </w:tabs>
        <w:wordWrap w:val="0"/>
        <w:spacing w:line="360" w:lineRule="auto"/>
        <w:ind w:firstLineChars="177" w:firstLine="425"/>
        <w:jc w:val="left"/>
        <w:rPr>
          <w:sz w:val="24"/>
        </w:rPr>
      </w:pPr>
      <w:r>
        <w:rPr>
          <w:rFonts w:hint="eastAsia"/>
          <w:sz w:val="24"/>
        </w:rPr>
        <w:t>4</w:t>
      </w:r>
      <w:r>
        <w:rPr>
          <w:rFonts w:hint="eastAsia"/>
          <w:sz w:val="24"/>
        </w:rPr>
        <w:t>、激活虚拟环境</w:t>
      </w:r>
    </w:p>
    <w:p w14:paraId="44DC6C1F" w14:textId="77777777" w:rsidR="000E7101" w:rsidRDefault="00000000">
      <w:pPr>
        <w:tabs>
          <w:tab w:val="left" w:pos="1319"/>
        </w:tabs>
        <w:wordWrap w:val="0"/>
        <w:spacing w:line="360" w:lineRule="auto"/>
        <w:ind w:firstLineChars="177" w:firstLine="425"/>
        <w:jc w:val="left"/>
        <w:rPr>
          <w:sz w:val="24"/>
        </w:rPr>
      </w:pPr>
      <w:r>
        <w:rPr>
          <w:rFonts w:hint="eastAsia"/>
          <w:sz w:val="24"/>
        </w:rPr>
        <w:t>要进入创建的虚拟环境，执行以下命令：</w:t>
      </w:r>
    </w:p>
    <w:p w14:paraId="572CBE2C" w14:textId="77777777" w:rsidR="000E7101" w:rsidRDefault="00000000">
      <w:pPr>
        <w:tabs>
          <w:tab w:val="left" w:pos="1319"/>
        </w:tabs>
        <w:wordWrap w:val="0"/>
        <w:spacing w:line="360" w:lineRule="auto"/>
        <w:ind w:firstLineChars="177" w:firstLine="425"/>
        <w:jc w:val="left"/>
        <w:rPr>
          <w:sz w:val="24"/>
        </w:rPr>
      </w:pPr>
      <w:r>
        <w:rPr>
          <w:sz w:val="24"/>
        </w:rPr>
        <w:t>source ~/face_env/bin/activate</w:t>
      </w:r>
    </w:p>
    <w:p w14:paraId="6A8880D0" w14:textId="77777777" w:rsidR="000E7101" w:rsidRDefault="00000000">
      <w:pPr>
        <w:tabs>
          <w:tab w:val="left" w:pos="1319"/>
        </w:tabs>
        <w:wordWrap w:val="0"/>
        <w:spacing w:line="360" w:lineRule="auto"/>
        <w:ind w:firstLineChars="177" w:firstLine="425"/>
        <w:jc w:val="left"/>
        <w:rPr>
          <w:sz w:val="24"/>
        </w:rPr>
      </w:pPr>
      <w:r>
        <w:rPr>
          <w:rFonts w:hint="eastAsia"/>
          <w:sz w:val="24"/>
        </w:rPr>
        <w:t>成功激活后，你会看到命令提示符前面出现</w:t>
      </w:r>
      <w:r>
        <w:rPr>
          <w:rFonts w:hint="eastAsia"/>
          <w:sz w:val="24"/>
        </w:rPr>
        <w:t xml:space="preserve"> (face_env)</w:t>
      </w:r>
      <w:r>
        <w:rPr>
          <w:rFonts w:hint="eastAsia"/>
          <w:sz w:val="24"/>
        </w:rPr>
        <w:t>，表示当前已在虚拟环境中。</w:t>
      </w:r>
    </w:p>
    <w:p w14:paraId="11C29BCF" w14:textId="77777777" w:rsidR="000E7101" w:rsidRDefault="00000000">
      <w:pPr>
        <w:tabs>
          <w:tab w:val="left" w:pos="1319"/>
        </w:tabs>
        <w:wordWrap w:val="0"/>
        <w:spacing w:line="360" w:lineRule="auto"/>
        <w:ind w:firstLineChars="177" w:firstLine="425"/>
        <w:jc w:val="left"/>
        <w:rPr>
          <w:sz w:val="24"/>
        </w:rPr>
      </w:pPr>
      <w:r>
        <w:rPr>
          <w:rFonts w:hint="eastAsia"/>
          <w:sz w:val="24"/>
        </w:rPr>
        <w:t>5</w:t>
      </w:r>
      <w:r>
        <w:rPr>
          <w:rFonts w:hint="eastAsia"/>
          <w:sz w:val="24"/>
        </w:rPr>
        <w:t>、激活环境后，可以安装项目所需的包：</w:t>
      </w:r>
    </w:p>
    <w:p w14:paraId="71E00B6B" w14:textId="77777777" w:rsidR="000E7101" w:rsidRDefault="00000000">
      <w:pPr>
        <w:tabs>
          <w:tab w:val="left" w:pos="1319"/>
        </w:tabs>
        <w:wordWrap w:val="0"/>
        <w:spacing w:line="360" w:lineRule="auto"/>
        <w:ind w:firstLineChars="177" w:firstLine="425"/>
        <w:jc w:val="left"/>
        <w:rPr>
          <w:sz w:val="24"/>
        </w:rPr>
      </w:pPr>
      <w:r>
        <w:rPr>
          <w:sz w:val="24"/>
        </w:rPr>
        <w:lastRenderedPageBreak/>
        <w:t>pip install opencv-python numpy dlib imutils pyserial</w:t>
      </w:r>
    </w:p>
    <w:p w14:paraId="3B23030E" w14:textId="77777777" w:rsidR="000E7101" w:rsidRDefault="00000000">
      <w:pPr>
        <w:tabs>
          <w:tab w:val="left" w:pos="1319"/>
        </w:tabs>
        <w:wordWrap w:val="0"/>
        <w:spacing w:line="360" w:lineRule="auto"/>
        <w:ind w:firstLineChars="177" w:firstLine="425"/>
        <w:jc w:val="left"/>
        <w:rPr>
          <w:sz w:val="24"/>
        </w:rPr>
      </w:pPr>
      <w:r>
        <w:rPr>
          <w:rFonts w:hint="eastAsia"/>
          <w:sz w:val="24"/>
        </w:rPr>
        <w:t>6</w:t>
      </w:r>
      <w:r>
        <w:rPr>
          <w:rFonts w:hint="eastAsia"/>
          <w:sz w:val="24"/>
        </w:rPr>
        <w:t>、安装完依赖后，可以在虚拟环境中运行脚本，我的树莓派名字是</w:t>
      </w:r>
      <w:r>
        <w:rPr>
          <w:rFonts w:hint="eastAsia"/>
          <w:sz w:val="24"/>
        </w:rPr>
        <w:t>pi</w:t>
      </w:r>
      <w:r>
        <w:rPr>
          <w:rFonts w:hint="eastAsia"/>
          <w:sz w:val="24"/>
        </w:rPr>
        <w:t>，实际需要修改：</w:t>
      </w:r>
    </w:p>
    <w:p w14:paraId="4938FB3D" w14:textId="77777777" w:rsidR="000E7101" w:rsidRDefault="00000000">
      <w:pPr>
        <w:tabs>
          <w:tab w:val="left" w:pos="1319"/>
        </w:tabs>
        <w:wordWrap w:val="0"/>
        <w:spacing w:line="360" w:lineRule="auto"/>
        <w:ind w:firstLineChars="177" w:firstLine="425"/>
        <w:jc w:val="left"/>
        <w:rPr>
          <w:sz w:val="24"/>
        </w:rPr>
      </w:pPr>
      <w:r>
        <w:rPr>
          <w:sz w:val="24"/>
        </w:rPr>
        <w:t>source ~/face_env/bin/activate</w:t>
      </w:r>
    </w:p>
    <w:p w14:paraId="2A0B341E" w14:textId="77777777" w:rsidR="000E7101" w:rsidRDefault="00000000">
      <w:pPr>
        <w:tabs>
          <w:tab w:val="left" w:pos="1319"/>
        </w:tabs>
        <w:wordWrap w:val="0"/>
        <w:spacing w:line="360" w:lineRule="auto"/>
        <w:ind w:firstLineChars="177" w:firstLine="425"/>
        <w:jc w:val="left"/>
        <w:rPr>
          <w:sz w:val="24"/>
        </w:rPr>
      </w:pPr>
      <w:r>
        <w:rPr>
          <w:sz w:val="24"/>
        </w:rPr>
        <w:t>python /home/pi/Desktop/face/eye_detect.py</w:t>
      </w:r>
    </w:p>
    <w:p w14:paraId="0ADB3E64" w14:textId="77777777" w:rsidR="000E7101" w:rsidRDefault="00000000">
      <w:pPr>
        <w:tabs>
          <w:tab w:val="left" w:pos="1319"/>
        </w:tabs>
        <w:wordWrap w:val="0"/>
        <w:spacing w:line="360" w:lineRule="auto"/>
        <w:ind w:firstLineChars="177" w:firstLine="425"/>
        <w:jc w:val="left"/>
        <w:rPr>
          <w:sz w:val="24"/>
        </w:rPr>
      </w:pPr>
      <w:r>
        <w:rPr>
          <w:rFonts w:hint="eastAsia"/>
          <w:sz w:val="24"/>
        </w:rPr>
        <w:t>如果一切没问题的话就会弹出运行界面。如果有其他问题就需要按需补库，确保执行成功。（有可能会报</w:t>
      </w:r>
      <w:r>
        <w:rPr>
          <w:rFonts w:hint="eastAsia"/>
          <w:sz w:val="24"/>
        </w:rPr>
        <w:t>GPIO</w:t>
      </w:r>
      <w:r>
        <w:rPr>
          <w:rFonts w:hint="eastAsia"/>
          <w:sz w:val="24"/>
        </w:rPr>
        <w:t>或者</w:t>
      </w:r>
      <w:r>
        <w:rPr>
          <w:rFonts w:hint="eastAsia"/>
          <w:sz w:val="24"/>
        </w:rPr>
        <w:t>I2S</w:t>
      </w:r>
      <w:r>
        <w:rPr>
          <w:rFonts w:hint="eastAsia"/>
          <w:sz w:val="24"/>
        </w:rPr>
        <w:t>音频的错误）</w:t>
      </w:r>
    </w:p>
    <w:p w14:paraId="17F52D7D" w14:textId="77777777" w:rsidR="000E7101" w:rsidRDefault="00000000">
      <w:pPr>
        <w:tabs>
          <w:tab w:val="left" w:pos="1319"/>
        </w:tabs>
        <w:wordWrap w:val="0"/>
        <w:spacing w:line="360" w:lineRule="auto"/>
        <w:ind w:firstLineChars="177" w:firstLine="425"/>
        <w:jc w:val="left"/>
        <w:rPr>
          <w:sz w:val="24"/>
        </w:rPr>
      </w:pPr>
      <w:r>
        <w:rPr>
          <w:rFonts w:hint="eastAsia"/>
          <w:sz w:val="24"/>
        </w:rPr>
        <w:t>在树莓派中，我还使用了操控底层的方法进行</w:t>
      </w:r>
      <w:r>
        <w:rPr>
          <w:rFonts w:hint="eastAsia"/>
          <w:sz w:val="24"/>
        </w:rPr>
        <w:t>GPIO</w:t>
      </w:r>
      <w:r>
        <w:rPr>
          <w:rFonts w:hint="eastAsia"/>
          <w:sz w:val="24"/>
        </w:rPr>
        <w:t>的控制，这与</w:t>
      </w:r>
      <w:r>
        <w:rPr>
          <w:rFonts w:hint="eastAsia"/>
          <w:sz w:val="24"/>
        </w:rPr>
        <w:t>RDK X5</w:t>
      </w:r>
      <w:r>
        <w:rPr>
          <w:rFonts w:hint="eastAsia"/>
          <w:sz w:val="24"/>
        </w:rPr>
        <w:t>的方法不同，</w:t>
      </w:r>
      <w:r>
        <w:rPr>
          <w:rFonts w:hint="eastAsia"/>
          <w:sz w:val="24"/>
        </w:rPr>
        <w:t>RDK</w:t>
      </w:r>
      <w:r>
        <w:rPr>
          <w:rFonts w:hint="eastAsia"/>
          <w:sz w:val="24"/>
        </w:rPr>
        <w:t>使用的是</w:t>
      </w:r>
      <w:r>
        <w:rPr>
          <w:sz w:val="24"/>
        </w:rPr>
        <w:t>Hobot.GPIO as GPIO</w:t>
      </w:r>
      <w:r>
        <w:rPr>
          <w:rFonts w:hint="eastAsia"/>
          <w:sz w:val="24"/>
        </w:rPr>
        <w:t>，一些树莓派也可以使用</w:t>
      </w:r>
      <w:r>
        <w:rPr>
          <w:rFonts w:hint="eastAsia"/>
          <w:sz w:val="24"/>
        </w:rPr>
        <w:t>import RPi.GPIO as GPIO</w:t>
      </w:r>
      <w:r>
        <w:rPr>
          <w:rFonts w:hint="eastAsia"/>
          <w:sz w:val="24"/>
        </w:rPr>
        <w:t>。如果使用底层地址控制方法，需要注意树莓派的版本，例如</w:t>
      </w:r>
      <w:r>
        <w:rPr>
          <w:rFonts w:hint="eastAsia"/>
          <w:sz w:val="24"/>
        </w:rPr>
        <w:t>RaspberryPi4</w:t>
      </w:r>
      <w:r>
        <w:rPr>
          <w:rFonts w:hint="eastAsia"/>
          <w:sz w:val="24"/>
        </w:rPr>
        <w:t>和</w:t>
      </w:r>
      <w:r>
        <w:rPr>
          <w:rFonts w:hint="eastAsia"/>
          <w:sz w:val="24"/>
        </w:rPr>
        <w:t>5</w:t>
      </w:r>
      <w:r>
        <w:rPr>
          <w:rFonts w:hint="eastAsia"/>
          <w:sz w:val="24"/>
        </w:rPr>
        <w:t>地址不同。并且需要</w:t>
      </w:r>
      <w:r>
        <w:rPr>
          <w:rFonts w:hint="eastAsia"/>
          <w:sz w:val="24"/>
        </w:rPr>
        <w:t>sudo</w:t>
      </w:r>
      <w:r>
        <w:rPr>
          <w:rFonts w:hint="eastAsia"/>
          <w:sz w:val="24"/>
        </w:rPr>
        <w:t>指令：</w:t>
      </w:r>
    </w:p>
    <w:p w14:paraId="33DEDFDD" w14:textId="77777777" w:rsidR="000E7101" w:rsidRDefault="00000000">
      <w:pPr>
        <w:tabs>
          <w:tab w:val="left" w:pos="1319"/>
        </w:tabs>
        <w:wordWrap w:val="0"/>
        <w:spacing w:line="360" w:lineRule="auto"/>
        <w:ind w:firstLineChars="177" w:firstLine="425"/>
        <w:jc w:val="left"/>
        <w:rPr>
          <w:sz w:val="24"/>
        </w:rPr>
      </w:pPr>
      <w:r>
        <w:rPr>
          <w:sz w:val="24"/>
        </w:rPr>
        <w:t>source ~/face_env/bin/activate</w:t>
      </w:r>
    </w:p>
    <w:p w14:paraId="083EF7C2" w14:textId="77777777" w:rsidR="000E7101" w:rsidRDefault="00000000">
      <w:pPr>
        <w:tabs>
          <w:tab w:val="left" w:pos="1319"/>
        </w:tabs>
        <w:wordWrap w:val="0"/>
        <w:spacing w:line="360" w:lineRule="auto"/>
        <w:ind w:firstLineChars="177" w:firstLine="425"/>
        <w:jc w:val="left"/>
        <w:rPr>
          <w:sz w:val="24"/>
        </w:rPr>
      </w:pPr>
      <w:r>
        <w:rPr>
          <w:sz w:val="24"/>
        </w:rPr>
        <w:t>sudo ~/face_env/bin/python /home/pi/Desktop/face/eye_detect.py</w:t>
      </w:r>
    </w:p>
    <w:p w14:paraId="72B3721D" w14:textId="77777777" w:rsidR="000E7101" w:rsidRDefault="00000000">
      <w:pPr>
        <w:tabs>
          <w:tab w:val="left" w:pos="1319"/>
        </w:tabs>
        <w:wordWrap w:val="0"/>
        <w:spacing w:line="360" w:lineRule="auto"/>
        <w:ind w:firstLineChars="177" w:firstLine="425"/>
        <w:jc w:val="left"/>
        <w:rPr>
          <w:sz w:val="24"/>
        </w:rPr>
      </w:pPr>
      <w:r>
        <w:rPr>
          <w:rFonts w:hint="eastAsia"/>
          <w:sz w:val="24"/>
        </w:rPr>
        <w:t>退出按‘</w:t>
      </w:r>
      <w:r>
        <w:rPr>
          <w:rFonts w:hint="eastAsia"/>
          <w:sz w:val="24"/>
        </w:rPr>
        <w:t>q</w:t>
      </w:r>
      <w:r>
        <w:rPr>
          <w:rFonts w:hint="eastAsia"/>
          <w:sz w:val="24"/>
        </w:rPr>
        <w:t>’即可。</w:t>
      </w:r>
    </w:p>
    <w:p w14:paraId="692DBBEB" w14:textId="77777777" w:rsidR="000E7101" w:rsidRDefault="00000000">
      <w:pPr>
        <w:tabs>
          <w:tab w:val="left" w:pos="1319"/>
        </w:tabs>
        <w:wordWrap w:val="0"/>
        <w:spacing w:line="360" w:lineRule="auto"/>
        <w:ind w:firstLineChars="177" w:firstLine="425"/>
        <w:jc w:val="left"/>
        <w:rPr>
          <w:sz w:val="24"/>
        </w:rPr>
      </w:pPr>
      <w:r>
        <w:rPr>
          <w:rFonts w:hint="eastAsia"/>
          <w:sz w:val="24"/>
        </w:rPr>
        <w:t>7</w:t>
      </w:r>
      <w:r>
        <w:rPr>
          <w:rFonts w:hint="eastAsia"/>
          <w:sz w:val="24"/>
        </w:rPr>
        <w:t>、关于创建桌面快捷方式：</w:t>
      </w:r>
    </w:p>
    <w:p w14:paraId="1A8F0A1A" w14:textId="77777777" w:rsidR="000E7101" w:rsidRDefault="00000000">
      <w:pPr>
        <w:tabs>
          <w:tab w:val="left" w:pos="1319"/>
        </w:tabs>
        <w:wordWrap w:val="0"/>
        <w:spacing w:line="360" w:lineRule="auto"/>
        <w:ind w:firstLineChars="177" w:firstLine="425"/>
        <w:jc w:val="left"/>
        <w:rPr>
          <w:sz w:val="24"/>
        </w:rPr>
      </w:pPr>
      <w:r>
        <w:rPr>
          <w:rFonts w:hint="eastAsia"/>
          <w:sz w:val="24"/>
        </w:rPr>
        <w:t>步骤</w:t>
      </w:r>
      <w:r>
        <w:rPr>
          <w:rFonts w:hint="eastAsia"/>
          <w:sz w:val="24"/>
        </w:rPr>
        <w:t>1</w:t>
      </w:r>
      <w:r>
        <w:rPr>
          <w:rFonts w:hint="eastAsia"/>
          <w:sz w:val="24"/>
        </w:rPr>
        <w:t>：首先需要创建一个脚本：</w:t>
      </w:r>
    </w:p>
    <w:p w14:paraId="7C835837" w14:textId="77777777" w:rsidR="000E7101" w:rsidRDefault="00000000">
      <w:pPr>
        <w:tabs>
          <w:tab w:val="left" w:pos="1319"/>
        </w:tabs>
        <w:wordWrap w:val="0"/>
        <w:spacing w:line="360" w:lineRule="auto"/>
        <w:ind w:firstLineChars="177" w:firstLine="425"/>
        <w:jc w:val="left"/>
        <w:rPr>
          <w:sz w:val="24"/>
        </w:rPr>
      </w:pPr>
      <w:r>
        <w:rPr>
          <w:sz w:val="24"/>
        </w:rPr>
        <w:t>nano ~/face_recognition_launcher.sh</w:t>
      </w:r>
    </w:p>
    <w:p w14:paraId="55DC2ED7" w14:textId="77777777" w:rsidR="000E7101" w:rsidRDefault="00000000">
      <w:pPr>
        <w:tabs>
          <w:tab w:val="left" w:pos="1319"/>
        </w:tabs>
        <w:wordWrap w:val="0"/>
        <w:spacing w:line="360" w:lineRule="auto"/>
        <w:ind w:firstLineChars="177" w:firstLine="425"/>
        <w:jc w:val="left"/>
        <w:rPr>
          <w:sz w:val="24"/>
        </w:rPr>
      </w:pPr>
      <w:r>
        <w:rPr>
          <w:rFonts w:hint="eastAsia"/>
          <w:sz w:val="24"/>
        </w:rPr>
        <w:t>将下面的内容添加进去：</w:t>
      </w:r>
    </w:p>
    <w:p w14:paraId="7AFDC77E" w14:textId="77777777" w:rsidR="000E7101" w:rsidRDefault="00000000">
      <w:pPr>
        <w:tabs>
          <w:tab w:val="left" w:pos="1319"/>
        </w:tabs>
        <w:wordWrap w:val="0"/>
        <w:spacing w:line="360" w:lineRule="auto"/>
        <w:ind w:firstLineChars="177" w:firstLine="425"/>
        <w:jc w:val="left"/>
        <w:rPr>
          <w:sz w:val="24"/>
        </w:rPr>
      </w:pPr>
      <w:r>
        <w:rPr>
          <w:sz w:val="24"/>
        </w:rPr>
        <w:t>source ~/face_env/bin/activate</w:t>
      </w:r>
    </w:p>
    <w:p w14:paraId="74DB215C" w14:textId="77777777" w:rsidR="000E7101" w:rsidRDefault="00000000">
      <w:pPr>
        <w:tabs>
          <w:tab w:val="left" w:pos="1319"/>
        </w:tabs>
        <w:wordWrap w:val="0"/>
        <w:spacing w:line="360" w:lineRule="auto"/>
        <w:ind w:firstLineChars="177" w:firstLine="425"/>
        <w:jc w:val="left"/>
        <w:rPr>
          <w:sz w:val="24"/>
        </w:rPr>
      </w:pPr>
      <w:r>
        <w:rPr>
          <w:sz w:val="24"/>
        </w:rPr>
        <w:t>sudo ~/face_env/bin/python /home/pi/Desktop/face/eye_detect.py</w:t>
      </w:r>
    </w:p>
    <w:p w14:paraId="159BB88A" w14:textId="77777777" w:rsidR="000E7101" w:rsidRDefault="00000000">
      <w:pPr>
        <w:tabs>
          <w:tab w:val="left" w:pos="1319"/>
        </w:tabs>
        <w:wordWrap w:val="0"/>
        <w:spacing w:line="360" w:lineRule="auto"/>
        <w:ind w:firstLineChars="177" w:firstLine="425"/>
        <w:jc w:val="left"/>
        <w:rPr>
          <w:sz w:val="24"/>
        </w:rPr>
      </w:pPr>
      <w:r>
        <w:rPr>
          <w:rFonts w:hint="eastAsia"/>
          <w:sz w:val="24"/>
        </w:rPr>
        <w:t>按下</w:t>
      </w:r>
      <w:r>
        <w:rPr>
          <w:rFonts w:hint="eastAsia"/>
          <w:sz w:val="24"/>
        </w:rPr>
        <w:t>Ctrl+X</w:t>
      </w:r>
      <w:r>
        <w:rPr>
          <w:rFonts w:hint="eastAsia"/>
          <w:sz w:val="24"/>
        </w:rPr>
        <w:t>，然后按</w:t>
      </w:r>
      <w:r>
        <w:rPr>
          <w:rFonts w:hint="eastAsia"/>
          <w:sz w:val="24"/>
        </w:rPr>
        <w:t>Y</w:t>
      </w:r>
      <w:r>
        <w:rPr>
          <w:rFonts w:hint="eastAsia"/>
          <w:sz w:val="24"/>
        </w:rPr>
        <w:t>，最后按回车即可保存；</w:t>
      </w:r>
    </w:p>
    <w:p w14:paraId="12035230" w14:textId="77777777" w:rsidR="000E7101" w:rsidRDefault="00000000">
      <w:pPr>
        <w:tabs>
          <w:tab w:val="left" w:pos="1319"/>
        </w:tabs>
        <w:wordWrap w:val="0"/>
        <w:spacing w:line="360" w:lineRule="auto"/>
        <w:ind w:firstLineChars="177" w:firstLine="425"/>
        <w:jc w:val="left"/>
        <w:rPr>
          <w:sz w:val="24"/>
        </w:rPr>
      </w:pPr>
      <w:r>
        <w:rPr>
          <w:rFonts w:hint="eastAsia"/>
          <w:sz w:val="24"/>
        </w:rPr>
        <w:t>步骤</w:t>
      </w:r>
      <w:r>
        <w:rPr>
          <w:rFonts w:hint="eastAsia"/>
          <w:sz w:val="24"/>
        </w:rPr>
        <w:t>2</w:t>
      </w:r>
      <w:r>
        <w:rPr>
          <w:rFonts w:hint="eastAsia"/>
          <w:sz w:val="24"/>
        </w:rPr>
        <w:t>：设置脚本权限</w:t>
      </w:r>
    </w:p>
    <w:p w14:paraId="2474BCED" w14:textId="77777777" w:rsidR="000E7101" w:rsidRDefault="00000000">
      <w:pPr>
        <w:tabs>
          <w:tab w:val="left" w:pos="1319"/>
        </w:tabs>
        <w:wordWrap w:val="0"/>
        <w:spacing w:line="360" w:lineRule="auto"/>
        <w:ind w:firstLineChars="177" w:firstLine="425"/>
        <w:jc w:val="left"/>
        <w:rPr>
          <w:sz w:val="24"/>
        </w:rPr>
      </w:pPr>
      <w:r>
        <w:rPr>
          <w:sz w:val="24"/>
        </w:rPr>
        <w:t>chmod +x ~/face_recognition_launcher.sh</w:t>
      </w:r>
    </w:p>
    <w:p w14:paraId="2D80A07F" w14:textId="77777777" w:rsidR="000E7101" w:rsidRDefault="00000000">
      <w:pPr>
        <w:tabs>
          <w:tab w:val="left" w:pos="1319"/>
        </w:tabs>
        <w:wordWrap w:val="0"/>
        <w:spacing w:line="360" w:lineRule="auto"/>
        <w:ind w:firstLineChars="177" w:firstLine="425"/>
        <w:jc w:val="left"/>
        <w:rPr>
          <w:sz w:val="24"/>
        </w:rPr>
      </w:pPr>
      <w:r>
        <w:rPr>
          <w:rFonts w:hint="eastAsia"/>
          <w:sz w:val="24"/>
        </w:rPr>
        <w:t>步骤</w:t>
      </w:r>
      <w:r>
        <w:rPr>
          <w:rFonts w:hint="eastAsia"/>
          <w:sz w:val="24"/>
        </w:rPr>
        <w:t>3</w:t>
      </w:r>
      <w:r>
        <w:rPr>
          <w:rFonts w:hint="eastAsia"/>
          <w:sz w:val="24"/>
        </w:rPr>
        <w:t>：创建桌面快捷方式</w:t>
      </w:r>
    </w:p>
    <w:p w14:paraId="3A99FE28" w14:textId="77777777" w:rsidR="000E7101" w:rsidRDefault="00000000">
      <w:pPr>
        <w:tabs>
          <w:tab w:val="left" w:pos="1319"/>
        </w:tabs>
        <w:wordWrap w:val="0"/>
        <w:spacing w:line="360" w:lineRule="auto"/>
        <w:ind w:firstLineChars="177" w:firstLine="425"/>
        <w:jc w:val="left"/>
        <w:rPr>
          <w:sz w:val="24"/>
        </w:rPr>
      </w:pPr>
      <w:r>
        <w:rPr>
          <w:sz w:val="24"/>
        </w:rPr>
        <w:t>nano ~/Desktop/FaceRecognition.desktop</w:t>
      </w:r>
    </w:p>
    <w:p w14:paraId="40B80C17" w14:textId="77777777" w:rsidR="000E7101" w:rsidRDefault="00000000">
      <w:pPr>
        <w:tabs>
          <w:tab w:val="left" w:pos="1319"/>
        </w:tabs>
        <w:wordWrap w:val="0"/>
        <w:spacing w:line="360" w:lineRule="auto"/>
        <w:ind w:firstLineChars="177" w:firstLine="425"/>
        <w:jc w:val="left"/>
        <w:rPr>
          <w:sz w:val="24"/>
        </w:rPr>
      </w:pPr>
      <w:r>
        <w:rPr>
          <w:rFonts w:hint="eastAsia"/>
          <w:sz w:val="24"/>
        </w:rPr>
        <w:t>将以下内容添加到文件中：</w:t>
      </w:r>
    </w:p>
    <w:p w14:paraId="6FB493BD" w14:textId="77777777" w:rsidR="000E7101" w:rsidRDefault="00000000">
      <w:pPr>
        <w:tabs>
          <w:tab w:val="left" w:pos="1319"/>
        </w:tabs>
        <w:wordWrap w:val="0"/>
        <w:spacing w:line="360" w:lineRule="auto"/>
        <w:ind w:firstLineChars="177" w:firstLine="425"/>
        <w:jc w:val="left"/>
        <w:rPr>
          <w:sz w:val="24"/>
        </w:rPr>
      </w:pPr>
      <w:r>
        <w:rPr>
          <w:sz w:val="24"/>
        </w:rPr>
        <w:t>[Desktop Entry]</w:t>
      </w:r>
    </w:p>
    <w:p w14:paraId="7D949B23" w14:textId="77777777" w:rsidR="000E7101" w:rsidRDefault="00000000">
      <w:pPr>
        <w:tabs>
          <w:tab w:val="left" w:pos="1319"/>
        </w:tabs>
        <w:wordWrap w:val="0"/>
        <w:spacing w:line="360" w:lineRule="auto"/>
        <w:ind w:firstLineChars="177" w:firstLine="425"/>
        <w:jc w:val="left"/>
        <w:rPr>
          <w:sz w:val="24"/>
        </w:rPr>
      </w:pPr>
      <w:r>
        <w:rPr>
          <w:sz w:val="24"/>
        </w:rPr>
        <w:t>Type=Application</w:t>
      </w:r>
    </w:p>
    <w:p w14:paraId="49109A0E" w14:textId="77777777" w:rsidR="000E7101" w:rsidRDefault="00000000">
      <w:pPr>
        <w:tabs>
          <w:tab w:val="left" w:pos="1319"/>
        </w:tabs>
        <w:wordWrap w:val="0"/>
        <w:spacing w:line="360" w:lineRule="auto"/>
        <w:ind w:firstLineChars="177" w:firstLine="425"/>
        <w:jc w:val="left"/>
        <w:rPr>
          <w:sz w:val="24"/>
        </w:rPr>
      </w:pPr>
      <w:r>
        <w:rPr>
          <w:rFonts w:hint="eastAsia"/>
          <w:sz w:val="24"/>
        </w:rPr>
        <w:t>Name=</w:t>
      </w:r>
      <w:r>
        <w:rPr>
          <w:rFonts w:hint="eastAsia"/>
          <w:sz w:val="24"/>
        </w:rPr>
        <w:t>人脸识别门禁系统</w:t>
      </w:r>
    </w:p>
    <w:p w14:paraId="1CF2ED2B" w14:textId="77777777" w:rsidR="000E7101" w:rsidRDefault="00000000">
      <w:pPr>
        <w:tabs>
          <w:tab w:val="left" w:pos="1319"/>
        </w:tabs>
        <w:wordWrap w:val="0"/>
        <w:spacing w:line="360" w:lineRule="auto"/>
        <w:ind w:firstLineChars="177" w:firstLine="425"/>
        <w:jc w:val="left"/>
        <w:rPr>
          <w:sz w:val="24"/>
        </w:rPr>
      </w:pPr>
      <w:r>
        <w:rPr>
          <w:rFonts w:hint="eastAsia"/>
          <w:sz w:val="24"/>
        </w:rPr>
        <w:lastRenderedPageBreak/>
        <w:t>Comment=</w:t>
      </w:r>
      <w:r>
        <w:rPr>
          <w:rFonts w:hint="eastAsia"/>
          <w:sz w:val="24"/>
        </w:rPr>
        <w:t>运行人脸识别门禁控制系统</w:t>
      </w:r>
    </w:p>
    <w:p w14:paraId="2E815B8C" w14:textId="77777777" w:rsidR="000E7101" w:rsidRDefault="00000000">
      <w:pPr>
        <w:tabs>
          <w:tab w:val="left" w:pos="1319"/>
        </w:tabs>
        <w:wordWrap w:val="0"/>
        <w:spacing w:line="360" w:lineRule="auto"/>
        <w:ind w:firstLineChars="177" w:firstLine="425"/>
        <w:jc w:val="left"/>
        <w:rPr>
          <w:sz w:val="24"/>
        </w:rPr>
      </w:pPr>
      <w:r>
        <w:rPr>
          <w:rFonts w:hint="eastAsia"/>
          <w:sz w:val="24"/>
        </w:rPr>
        <w:t>Exec=lxterminal --working-directory=/home/pi -e "bash -c '~/face_recognition_launcher.sh; read -p \"</w:t>
      </w:r>
      <w:r>
        <w:rPr>
          <w:rFonts w:hint="eastAsia"/>
          <w:sz w:val="24"/>
        </w:rPr>
        <w:t>按</w:t>
      </w:r>
      <w:r>
        <w:rPr>
          <w:rFonts w:hint="eastAsia"/>
          <w:sz w:val="24"/>
        </w:rPr>
        <w:t>Enter</w:t>
      </w:r>
      <w:r>
        <w:rPr>
          <w:rFonts w:hint="eastAsia"/>
          <w:sz w:val="24"/>
        </w:rPr>
        <w:t>键退出</w:t>
      </w:r>
      <w:r>
        <w:rPr>
          <w:rFonts w:hint="eastAsia"/>
          <w:sz w:val="24"/>
        </w:rPr>
        <w:t>...\"'"</w:t>
      </w:r>
    </w:p>
    <w:p w14:paraId="33A1C3EE" w14:textId="77777777" w:rsidR="000E7101" w:rsidRDefault="00000000">
      <w:pPr>
        <w:tabs>
          <w:tab w:val="left" w:pos="1319"/>
        </w:tabs>
        <w:wordWrap w:val="0"/>
        <w:spacing w:line="360" w:lineRule="auto"/>
        <w:ind w:firstLineChars="177" w:firstLine="425"/>
        <w:jc w:val="left"/>
        <w:rPr>
          <w:sz w:val="24"/>
        </w:rPr>
      </w:pPr>
      <w:r>
        <w:rPr>
          <w:sz w:val="24"/>
        </w:rPr>
        <w:t>Icon=/usr/share/icons/Adwaita/scalable/devices/camera-web-symbolic.svg</w:t>
      </w:r>
    </w:p>
    <w:p w14:paraId="5FE65288" w14:textId="77777777" w:rsidR="000E7101" w:rsidRDefault="00000000">
      <w:pPr>
        <w:tabs>
          <w:tab w:val="left" w:pos="1319"/>
        </w:tabs>
        <w:wordWrap w:val="0"/>
        <w:spacing w:line="360" w:lineRule="auto"/>
        <w:ind w:firstLineChars="177" w:firstLine="425"/>
        <w:jc w:val="left"/>
        <w:rPr>
          <w:sz w:val="24"/>
        </w:rPr>
      </w:pPr>
      <w:r>
        <w:rPr>
          <w:sz w:val="24"/>
        </w:rPr>
        <w:t>Terminal=false</w:t>
      </w:r>
    </w:p>
    <w:p w14:paraId="21F919C7" w14:textId="77777777" w:rsidR="000E7101" w:rsidRDefault="00000000">
      <w:pPr>
        <w:tabs>
          <w:tab w:val="left" w:pos="1319"/>
        </w:tabs>
        <w:wordWrap w:val="0"/>
        <w:spacing w:line="360" w:lineRule="auto"/>
        <w:ind w:firstLineChars="177" w:firstLine="425"/>
        <w:jc w:val="left"/>
        <w:rPr>
          <w:sz w:val="24"/>
        </w:rPr>
      </w:pPr>
      <w:r>
        <w:rPr>
          <w:sz w:val="24"/>
        </w:rPr>
        <w:t>Categories=Utility;</w:t>
      </w:r>
    </w:p>
    <w:p w14:paraId="6C5EB01F" w14:textId="77777777" w:rsidR="000E7101" w:rsidRDefault="00000000">
      <w:pPr>
        <w:tabs>
          <w:tab w:val="left" w:pos="1319"/>
        </w:tabs>
        <w:wordWrap w:val="0"/>
        <w:spacing w:line="360" w:lineRule="auto"/>
        <w:ind w:firstLineChars="177" w:firstLine="425"/>
        <w:jc w:val="left"/>
        <w:rPr>
          <w:sz w:val="24"/>
        </w:rPr>
      </w:pPr>
      <w:r>
        <w:rPr>
          <w:rFonts w:hint="eastAsia"/>
          <w:sz w:val="24"/>
        </w:rPr>
        <w:t>保存</w:t>
      </w:r>
    </w:p>
    <w:p w14:paraId="07978462" w14:textId="77777777" w:rsidR="000E7101" w:rsidRDefault="00000000">
      <w:pPr>
        <w:tabs>
          <w:tab w:val="left" w:pos="1319"/>
        </w:tabs>
        <w:wordWrap w:val="0"/>
        <w:spacing w:line="360" w:lineRule="auto"/>
        <w:ind w:firstLineChars="177" w:firstLine="425"/>
        <w:jc w:val="left"/>
        <w:rPr>
          <w:sz w:val="24"/>
        </w:rPr>
      </w:pPr>
      <w:r>
        <w:rPr>
          <w:rFonts w:hint="eastAsia"/>
          <w:sz w:val="24"/>
        </w:rPr>
        <w:t>步骤</w:t>
      </w:r>
      <w:r>
        <w:rPr>
          <w:rFonts w:hint="eastAsia"/>
          <w:sz w:val="24"/>
        </w:rPr>
        <w:t>4</w:t>
      </w:r>
      <w:r>
        <w:rPr>
          <w:rFonts w:hint="eastAsia"/>
          <w:sz w:val="24"/>
        </w:rPr>
        <w:t>：让桌面图标可执行：</w:t>
      </w:r>
    </w:p>
    <w:p w14:paraId="5ABE6576" w14:textId="77777777" w:rsidR="000E7101" w:rsidRDefault="00000000">
      <w:pPr>
        <w:tabs>
          <w:tab w:val="left" w:pos="1319"/>
        </w:tabs>
        <w:wordWrap w:val="0"/>
        <w:spacing w:line="360" w:lineRule="auto"/>
        <w:ind w:firstLineChars="177" w:firstLine="425"/>
        <w:jc w:val="left"/>
        <w:rPr>
          <w:sz w:val="24"/>
        </w:rPr>
      </w:pPr>
      <w:r>
        <w:rPr>
          <w:sz w:val="24"/>
        </w:rPr>
        <w:t>chmod +x ~/Desktop/FaceRecognition.desktop</w:t>
      </w:r>
    </w:p>
    <w:p w14:paraId="5547531B" w14:textId="77777777" w:rsidR="000E7101" w:rsidRDefault="00000000">
      <w:pPr>
        <w:tabs>
          <w:tab w:val="left" w:pos="1319"/>
        </w:tabs>
        <w:wordWrap w:val="0"/>
        <w:spacing w:line="360" w:lineRule="auto"/>
        <w:ind w:firstLineChars="177" w:firstLine="425"/>
        <w:jc w:val="left"/>
        <w:rPr>
          <w:sz w:val="24"/>
        </w:rPr>
      </w:pPr>
      <w:r>
        <w:rPr>
          <w:rFonts w:hint="eastAsia"/>
          <w:sz w:val="24"/>
        </w:rPr>
        <w:t>然后就可以通过点击桌面上的快捷方式打开人脸识别功能了，如下图：</w:t>
      </w:r>
    </w:p>
    <w:p w14:paraId="2C4C1A96" w14:textId="77777777" w:rsidR="000E7101" w:rsidRDefault="00000000">
      <w:pPr>
        <w:tabs>
          <w:tab w:val="left" w:pos="1319"/>
        </w:tabs>
        <w:wordWrap w:val="0"/>
        <w:spacing w:line="360" w:lineRule="auto"/>
        <w:jc w:val="center"/>
        <w:rPr>
          <w:sz w:val="24"/>
        </w:rPr>
      </w:pPr>
      <w:r>
        <w:rPr>
          <w:rFonts w:hint="eastAsia"/>
          <w:noProof/>
          <w:sz w:val="24"/>
        </w:rPr>
        <w:drawing>
          <wp:inline distT="0" distB="0" distL="114300" distR="114300" wp14:anchorId="2AB0AEED" wp14:editId="573394FC">
            <wp:extent cx="5490845" cy="3116580"/>
            <wp:effectExtent l="0" t="0" r="14605" b="7620"/>
            <wp:docPr id="2" name="图片 2" descr="54bb75031820de0ddb8a1ac9195e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4bb75031820de0ddb8a1ac9195e32c"/>
                    <pic:cNvPicPr>
                      <a:picLocks noChangeAspect="1"/>
                    </pic:cNvPicPr>
                  </pic:nvPicPr>
                  <pic:blipFill>
                    <a:blip r:embed="rId153"/>
                    <a:srcRect l="10483" t="147" r="10362"/>
                    <a:stretch>
                      <a:fillRect/>
                    </a:stretch>
                  </pic:blipFill>
                  <pic:spPr>
                    <a:xfrm>
                      <a:off x="0" y="0"/>
                      <a:ext cx="5490845" cy="3116580"/>
                    </a:xfrm>
                    <a:prstGeom prst="rect">
                      <a:avLst/>
                    </a:prstGeom>
                  </pic:spPr>
                </pic:pic>
              </a:graphicData>
            </a:graphic>
          </wp:inline>
        </w:drawing>
      </w:r>
    </w:p>
    <w:sectPr w:rsidR="000E7101">
      <w:headerReference w:type="default" r:id="rId154"/>
      <w:pgSz w:w="11906" w:h="16838"/>
      <w:pgMar w:top="1701" w:right="1417" w:bottom="1417" w:left="1417"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A5D16" w14:textId="77777777" w:rsidR="004440D0" w:rsidRDefault="004440D0">
      <w:r>
        <w:separator/>
      </w:r>
    </w:p>
  </w:endnote>
  <w:endnote w:type="continuationSeparator" w:id="0">
    <w:p w14:paraId="2A5B3205" w14:textId="77777777" w:rsidR="004440D0" w:rsidRDefault="00444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63A5F16E-94F5-4D38-BA6B-B0CEB17B8FC1}"/>
    <w:embedBold r:id="rId2" w:subsetted="1" w:fontKey="{4FAD6960-A1F5-421D-B432-7065D6AA030E}"/>
  </w:font>
  <w:font w:name="Cambria">
    <w:panose1 w:val="02040503050406030204"/>
    <w:charset w:val="00"/>
    <w:family w:val="roman"/>
    <w:pitch w:val="variable"/>
    <w:sig w:usb0="E00006FF" w:usb1="420024FF" w:usb2="02000000" w:usb3="00000000" w:csb0="0000019F" w:csb1="00000000"/>
    <w:embedRegular r:id="rId3" w:fontKey="{9EE98263-8B87-49C7-AAE1-0E442A74005E}"/>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Dotum">
    <w:altName w:val="돋움"/>
    <w:panose1 w:val="020B0600000101010101"/>
    <w:charset w:val="81"/>
    <w:family w:val="swiss"/>
    <w:pitch w:val="variable"/>
    <w:sig w:usb0="B00002AF" w:usb1="69D77CFB" w:usb2="00000030" w:usb3="00000000" w:csb0="0008009F" w:csb1="00000000"/>
  </w:font>
  <w:font w:name="楷体">
    <w:panose1 w:val="02010609060101010101"/>
    <w:charset w:val="86"/>
    <w:family w:val="modern"/>
    <w:pitch w:val="fixed"/>
    <w:sig w:usb0="800002BF" w:usb1="38CF7CFA" w:usb2="00000016" w:usb3="00000000" w:csb0="00040001" w:csb1="00000000"/>
    <w:embedRegular r:id="rId4" w:subsetted="1" w:fontKey="{B52114B6-3A8B-4794-8528-30CBB928081E}"/>
  </w:font>
  <w:font w:name="PingFang SC">
    <w:altName w:val="Segoe Print"/>
    <w:charset w:val="00"/>
    <w:family w:val="auto"/>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7ADA5AFA-E4E5-4B96-A581-BF45FC8D23F1}"/>
    <w:embedItalic r:id="rId6" w:fontKey="{BB687E6A-8097-4298-B04F-55085D7F8C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8CDE1" w14:textId="77777777" w:rsidR="000E7101" w:rsidRDefault="000E7101">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8B5D0" w14:textId="77777777" w:rsidR="004440D0" w:rsidRDefault="004440D0">
      <w:r>
        <w:separator/>
      </w:r>
    </w:p>
  </w:footnote>
  <w:footnote w:type="continuationSeparator" w:id="0">
    <w:p w14:paraId="456928E2" w14:textId="77777777" w:rsidR="004440D0" w:rsidRDefault="00444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ED3F7" w14:textId="77777777" w:rsidR="000E7101" w:rsidRDefault="00000000">
    <w:pPr>
      <w:pStyle w:val="ac"/>
      <w:pBdr>
        <w:bottom w:val="none" w:sz="0" w:space="1" w:color="auto"/>
      </w:pBdr>
      <w:rPr>
        <w:sz w:val="21"/>
        <w:szCs w:val="21"/>
      </w:rPr>
    </w:pPr>
    <w:r>
      <w:rPr>
        <w:noProof/>
        <w:sz w:val="21"/>
        <w:szCs w:val="21"/>
      </w:rPr>
      <mc:AlternateContent>
        <mc:Choice Requires="wps">
          <w:drawing>
            <wp:anchor distT="0" distB="0" distL="114300" distR="114300" simplePos="0" relativeHeight="251660800" behindDoc="0" locked="0" layoutInCell="1" allowOverlap="1" wp14:anchorId="330ECF3D" wp14:editId="5A311473">
              <wp:simplePos x="0" y="0"/>
              <wp:positionH relativeFrom="margin">
                <wp:posOffset>5182870</wp:posOffset>
              </wp:positionH>
              <wp:positionV relativeFrom="paragraph">
                <wp:posOffset>40005</wp:posOffset>
              </wp:positionV>
              <wp:extent cx="641350" cy="147955"/>
              <wp:effectExtent l="0" t="0" r="0" b="0"/>
              <wp:wrapNone/>
              <wp:docPr id="57" name="文本框168"/>
              <wp:cNvGraphicFramePr/>
              <a:graphic xmlns:a="http://schemas.openxmlformats.org/drawingml/2006/main">
                <a:graphicData uri="http://schemas.microsoft.com/office/word/2010/wordprocessingShape">
                  <wps:wsp>
                    <wps:cNvSpPr txBox="1"/>
                    <wps:spPr>
                      <a:xfrm>
                        <a:off x="0" y="0"/>
                        <a:ext cx="641350" cy="147955"/>
                      </a:xfrm>
                      <a:prstGeom prst="rect">
                        <a:avLst/>
                      </a:prstGeom>
                      <a:noFill/>
                      <a:ln>
                        <a:noFill/>
                      </a:ln>
                    </wps:spPr>
                    <wps:txbx>
                      <w:txbxContent>
                        <w:p w14:paraId="4B0ADEC0" w14:textId="77777777" w:rsidR="000E7101" w:rsidRDefault="00000000">
                          <w:pPr>
                            <w:snapToGrid w:val="0"/>
                            <w:rPr>
                              <w:sz w:val="18"/>
                            </w:rPr>
                          </w:pPr>
                          <w:r>
                            <w:rPr>
                              <w:rFonts w:hint="eastAsia"/>
                              <w:sz w:val="18"/>
                            </w:rPr>
                            <w:t xml:space="preserve"> </w:t>
                          </w:r>
                        </w:p>
                      </w:txbxContent>
                    </wps:txbx>
                    <wps:bodyPr lIns="0" tIns="0" rIns="0" bIns="0"/>
                  </wps:wsp>
                </a:graphicData>
              </a:graphic>
            </wp:anchor>
          </w:drawing>
        </mc:Choice>
        <mc:Fallback>
          <w:pict>
            <v:shapetype w14:anchorId="330ECF3D" id="_x0000_t202" coordsize="21600,21600" o:spt="202" path="m,l,21600r21600,l21600,xe">
              <v:stroke joinstyle="miter"/>
              <v:path gradientshapeok="t" o:connecttype="rect"/>
            </v:shapetype>
            <v:shape id="文本框168" o:spid="_x0000_s1026" type="#_x0000_t202" style="position:absolute;left:0;text-align:left;margin-left:408.1pt;margin-top:3.15pt;width:50.5pt;height:11.65pt;z-index:2516608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" filled="f" stroked="f">
              <v:textbox inset="0,0,0,0">
                <w:txbxContent>
                  <w:p w14:paraId="4B0ADEC0" w14:textId="77777777" w:rsidR="000E7101" w:rsidRDefault="00000000">
                    <w:pPr>
                      <w:snapToGrid w:val="0"/>
                      <w:rPr>
                        <w:sz w:val="18"/>
                      </w:rPr>
                    </w:pPr>
                    <w:r>
                      <w:rPr>
                        <w:rFonts w:hint="eastAsia"/>
                        <w:sz w:val="18"/>
                      </w:rPr>
                      <w:t xml:space="preserve"> </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1376" w14:textId="77777777" w:rsidR="000E7101" w:rsidRDefault="00000000">
    <w:pPr>
      <w:pStyle w:val="ac"/>
      <w:rPr>
        <w:sz w:val="21"/>
        <w:szCs w:val="21"/>
      </w:rPr>
    </w:pPr>
    <w:r>
      <w:rPr>
        <w:noProof/>
        <w:sz w:val="21"/>
        <w:szCs w:val="21"/>
      </w:rPr>
      <mc:AlternateContent>
        <mc:Choice Requires="wps">
          <w:drawing>
            <wp:anchor distT="0" distB="0" distL="114300" distR="114300" simplePos="0" relativeHeight="251662848" behindDoc="0" locked="0" layoutInCell="1" allowOverlap="1" wp14:anchorId="27EA6FF2" wp14:editId="67D56D87">
              <wp:simplePos x="0" y="0"/>
              <wp:positionH relativeFrom="margin">
                <wp:align>right</wp:align>
              </wp:positionH>
              <wp:positionV relativeFrom="paragraph">
                <wp:posOffset>1905</wp:posOffset>
              </wp:positionV>
              <wp:extent cx="641350" cy="147955"/>
              <wp:effectExtent l="0" t="0" r="0" b="0"/>
              <wp:wrapNone/>
              <wp:docPr id="58" name="文本框 1026"/>
              <wp:cNvGraphicFramePr/>
              <a:graphic xmlns:a="http://schemas.openxmlformats.org/drawingml/2006/main">
                <a:graphicData uri="http://schemas.microsoft.com/office/word/2010/wordprocessingShape">
                  <wps:wsp>
                    <wps:cNvSpPr txBox="1"/>
                    <wps:spPr>
                      <a:xfrm>
                        <a:off x="0" y="0"/>
                        <a:ext cx="641350" cy="147955"/>
                      </a:xfrm>
                      <a:prstGeom prst="rect">
                        <a:avLst/>
                      </a:prstGeom>
                      <a:noFill/>
                      <a:ln>
                        <a:noFill/>
                      </a:ln>
                    </wps:spPr>
                    <wps:txbx>
                      <w:txbxContent>
                        <w:p w14:paraId="386D58FF" w14:textId="70D542B3" w:rsidR="000E7101" w:rsidRDefault="00000000">
                          <w:pPr>
                            <w:snapToGrid w:val="0"/>
                            <w:rPr>
                              <w:sz w:val="18"/>
                            </w:rPr>
                          </w:pPr>
                          <w:r>
                            <w:rPr>
                              <w:rFonts w:hint="eastAsia"/>
                              <w:sz w:val="18"/>
                            </w:rPr>
                            <w:t xml:space="preserve"> </w:t>
                          </w:r>
                          <w:r>
                            <w:rPr>
                              <w:rFonts w:hint="eastAsia"/>
                              <w:szCs w:val="21"/>
                            </w:rPr>
                            <w:t xml:space="preserve"> </w:t>
                          </w: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1 \* ROMAN \* MERGEFORMAT </w:instrText>
                          </w:r>
                          <w:r>
                            <w:rPr>
                              <w:rFonts w:hint="eastAsia"/>
                              <w:szCs w:val="21"/>
                            </w:rPr>
                            <w:fldChar w:fldCharType="separate"/>
                          </w:r>
                          <w:r w:rsidR="00466DD0">
                            <w:rPr>
                              <w:noProof/>
                              <w:szCs w:val="21"/>
                            </w:rPr>
                            <w:t>I</w:t>
                          </w:r>
                          <w:r>
                            <w:rPr>
                              <w:rFonts w:hint="eastAsia"/>
                              <w:szCs w:val="21"/>
                            </w:rPr>
                            <w:fldChar w:fldCharType="end"/>
                          </w:r>
                          <w:r>
                            <w:rPr>
                              <w:rFonts w:hint="eastAsia"/>
                              <w:szCs w:val="21"/>
                            </w:rPr>
                            <w:t xml:space="preserve"> </w:t>
                          </w:r>
                          <w:r>
                            <w:rPr>
                              <w:rFonts w:hint="eastAsia"/>
                              <w:szCs w:val="21"/>
                            </w:rPr>
                            <w:t>页</w:t>
                          </w:r>
                        </w:p>
                      </w:txbxContent>
                    </wps:txbx>
                    <wps:bodyPr lIns="0" tIns="0" rIns="0" bIns="0"/>
                  </wps:wsp>
                </a:graphicData>
              </a:graphic>
            </wp:anchor>
          </w:drawing>
        </mc:Choice>
        <mc:Fallback>
          <w:pict>
            <v:shapetype w14:anchorId="27EA6FF2" id="_x0000_t202" coordsize="21600,21600" o:spt="202" path="m,l,21600r21600,l21600,xe">
              <v:stroke joinstyle="miter"/>
              <v:path gradientshapeok="t" o:connecttype="rect"/>
            </v:shapetype>
            <v:shape id="文本框 1026" o:spid="_x0000_s1027" type="#_x0000_t202" style="position:absolute;left:0;text-align:left;margin-left:-.7pt;margin-top:.15pt;width:50.5pt;height:11.65pt;z-index:2516628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" filled="f" stroked="f">
              <v:textbox inset="0,0,0,0">
                <w:txbxContent>
                  <w:p w14:paraId="386D58FF" w14:textId="70D542B3" w:rsidR="000E7101" w:rsidRDefault="00000000">
                    <w:pPr>
                      <w:snapToGrid w:val="0"/>
                      <w:rPr>
                        <w:sz w:val="18"/>
                      </w:rPr>
                    </w:pPr>
                    <w:r>
                      <w:rPr>
                        <w:rFonts w:hint="eastAsia"/>
                        <w:sz w:val="18"/>
                      </w:rPr>
                      <w:t xml:space="preserve"> </w:t>
                    </w:r>
                    <w:r>
                      <w:rPr>
                        <w:rFonts w:hint="eastAsia"/>
                        <w:szCs w:val="21"/>
                      </w:rPr>
                      <w:t xml:space="preserve"> </w:t>
                    </w: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1 \* ROMAN \* MERGEFORMAT </w:instrText>
                    </w:r>
                    <w:r>
                      <w:rPr>
                        <w:rFonts w:hint="eastAsia"/>
                        <w:szCs w:val="21"/>
                      </w:rPr>
                      <w:fldChar w:fldCharType="separate"/>
                    </w:r>
                    <w:r w:rsidR="00466DD0">
                      <w:rPr>
                        <w:noProof/>
                        <w:szCs w:val="21"/>
                      </w:rPr>
                      <w:t>I</w:t>
                    </w:r>
                    <w:r>
                      <w:rPr>
                        <w:rFonts w:hint="eastAsia"/>
                        <w:szCs w:val="21"/>
                      </w:rPr>
                      <w:fldChar w:fldCharType="end"/>
                    </w:r>
                    <w:r>
                      <w:rPr>
                        <w:rFonts w:hint="eastAsia"/>
                        <w:szCs w:val="21"/>
                      </w:rPr>
                      <w:t xml:space="preserve"> </w:t>
                    </w:r>
                    <w:r>
                      <w:rPr>
                        <w:rFonts w:hint="eastAsia"/>
                        <w:szCs w:val="21"/>
                      </w:rPr>
                      <w:t>页</w:t>
                    </w:r>
                  </w:p>
                </w:txbxContent>
              </v:textbox>
              <w10:wrap anchorx="margin"/>
            </v:shape>
          </w:pict>
        </mc:Fallback>
      </mc:AlternateContent>
    </w:r>
    <w:r>
      <w:rPr>
        <w:rFonts w:hint="eastAsia"/>
        <w:sz w:val="21"/>
        <w:szCs w:val="21"/>
      </w:rPr>
      <w:t>辽宁科技大学本科生毕业（论文）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17C4B" w14:textId="77777777" w:rsidR="000E7101" w:rsidRDefault="00000000">
    <w:pPr>
      <w:pStyle w:val="ac"/>
      <w:rPr>
        <w:sz w:val="21"/>
        <w:szCs w:val="21"/>
      </w:rPr>
    </w:pPr>
    <w:r>
      <w:rPr>
        <w:noProof/>
        <w:sz w:val="21"/>
        <w:szCs w:val="21"/>
      </w:rPr>
      <mc:AlternateContent>
        <mc:Choice Requires="wps">
          <w:drawing>
            <wp:anchor distT="0" distB="0" distL="114300" distR="114300" simplePos="0" relativeHeight="251654656" behindDoc="0" locked="0" layoutInCell="1" allowOverlap="1" wp14:anchorId="01D7D35A" wp14:editId="075140E8">
              <wp:simplePos x="0" y="0"/>
              <wp:positionH relativeFrom="margin">
                <wp:align>right</wp:align>
              </wp:positionH>
              <wp:positionV relativeFrom="paragraph">
                <wp:posOffset>1270</wp:posOffset>
              </wp:positionV>
              <wp:extent cx="546735" cy="147955"/>
              <wp:effectExtent l="0" t="0" r="0" b="0"/>
              <wp:wrapNone/>
              <wp:docPr id="54" name="文本框183"/>
              <wp:cNvGraphicFramePr/>
              <a:graphic xmlns:a="http://schemas.openxmlformats.org/drawingml/2006/main">
                <a:graphicData uri="http://schemas.microsoft.com/office/word/2010/wordprocessingShape">
                  <wps:wsp>
                    <wps:cNvSpPr txBox="1"/>
                    <wps:spPr>
                      <a:xfrm>
                        <a:off x="0" y="0"/>
                        <a:ext cx="546735" cy="147955"/>
                      </a:xfrm>
                      <a:prstGeom prst="rect">
                        <a:avLst/>
                      </a:prstGeom>
                      <a:noFill/>
                      <a:ln>
                        <a:noFill/>
                      </a:ln>
                    </wps:spPr>
                    <wps:txbx>
                      <w:txbxContent>
                        <w:p w14:paraId="3FD58DE4" w14:textId="7A395CDE" w:rsidR="000E7101" w:rsidRDefault="00000000">
                          <w:pPr>
                            <w:snapToGrid w:val="0"/>
                            <w:rPr>
                              <w:szCs w:val="21"/>
                            </w:rPr>
                          </w:pPr>
                          <w:r>
                            <w:rPr>
                              <w:rFonts w:hint="eastAsia"/>
                              <w:szCs w:val="21"/>
                            </w:rPr>
                            <w:t>第</w:t>
                          </w:r>
                          <w:r>
                            <w:rPr>
                              <w:rFonts w:hint="eastAsia"/>
                              <w:szCs w:val="21"/>
                            </w:rPr>
                            <w:t xml:space="preserve"> </w:t>
                          </w:r>
                          <w:r w:rsidR="00081F3E">
                            <w:rPr>
                              <w:rFonts w:hint="eastAsia"/>
                              <w:szCs w:val="21"/>
                            </w:rPr>
                            <w:t>II</w:t>
                          </w:r>
                          <w:r>
                            <w:rPr>
                              <w:rFonts w:hint="eastAsia"/>
                              <w:szCs w:val="21"/>
                            </w:rPr>
                            <w:t xml:space="preserve"> </w:t>
                          </w:r>
                          <w:r>
                            <w:rPr>
                              <w:rFonts w:hint="eastAsia"/>
                              <w:szCs w:val="21"/>
                            </w:rPr>
                            <w:t>页</w:t>
                          </w:r>
                        </w:p>
                      </w:txbxContent>
                    </wps:txbx>
                    <wps:bodyPr lIns="0" tIns="0" rIns="0" bIns="0"/>
                  </wps:wsp>
                </a:graphicData>
              </a:graphic>
            </wp:anchor>
          </w:drawing>
        </mc:Choice>
        <mc:Fallback>
          <w:pict>
            <v:shapetype w14:anchorId="01D7D35A" id="_x0000_t202" coordsize="21600,21600" o:spt="202" path="m,l,21600r21600,l21600,xe">
              <v:stroke joinstyle="miter"/>
              <v:path gradientshapeok="t" o:connecttype="rect"/>
            </v:shapetype>
            <v:shape id="文本框183" o:spid="_x0000_s1028" type="#_x0000_t202" style="position:absolute;left:0;text-align:left;margin-left:-8.15pt;margin-top:.1pt;width:43.05pt;height:11.65pt;z-index:2516546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" filled="f" stroked="f">
              <v:textbox inset="0,0,0,0">
                <w:txbxContent>
                  <w:p w14:paraId="3FD58DE4" w14:textId="7A395CDE" w:rsidR="000E7101" w:rsidRDefault="00000000">
                    <w:pPr>
                      <w:snapToGrid w:val="0"/>
                      <w:rPr>
                        <w:szCs w:val="21"/>
                      </w:rPr>
                    </w:pPr>
                    <w:r>
                      <w:rPr>
                        <w:rFonts w:hint="eastAsia"/>
                        <w:szCs w:val="21"/>
                      </w:rPr>
                      <w:t>第</w:t>
                    </w:r>
                    <w:r>
                      <w:rPr>
                        <w:rFonts w:hint="eastAsia"/>
                        <w:szCs w:val="21"/>
                      </w:rPr>
                      <w:t xml:space="preserve"> </w:t>
                    </w:r>
                    <w:r w:rsidR="00081F3E">
                      <w:rPr>
                        <w:rFonts w:hint="eastAsia"/>
                        <w:szCs w:val="21"/>
                      </w:rPr>
                      <w:t>II</w:t>
                    </w:r>
                    <w:r>
                      <w:rPr>
                        <w:rFonts w:hint="eastAsia"/>
                        <w:szCs w:val="21"/>
                      </w:rPr>
                      <w:t xml:space="preserve"> </w:t>
                    </w:r>
                    <w:r>
                      <w:rPr>
                        <w:rFonts w:hint="eastAsia"/>
                        <w:szCs w:val="21"/>
                      </w:rPr>
                      <w:t>页</w:t>
                    </w:r>
                  </w:p>
                </w:txbxContent>
              </v:textbox>
              <w10:wrap anchorx="margin"/>
            </v:shape>
          </w:pict>
        </mc:Fallback>
      </mc:AlternateContent>
    </w:r>
    <w:r>
      <w:rPr>
        <w:rFonts w:hint="eastAsia"/>
        <w:sz w:val="21"/>
        <w:szCs w:val="21"/>
      </w:rPr>
      <w:t>辽宁科技大学本科生毕业（论文）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57A9D" w14:textId="77777777" w:rsidR="000E7101" w:rsidRDefault="00000000">
    <w:pPr>
      <w:pStyle w:val="ac"/>
    </w:pPr>
    <w:r>
      <w:rPr>
        <w:noProof/>
        <w:sz w:val="21"/>
      </w:rPr>
      <mc:AlternateContent>
        <mc:Choice Requires="wps">
          <w:drawing>
            <wp:anchor distT="0" distB="0" distL="114300" distR="114300" simplePos="0" relativeHeight="251658752" behindDoc="0" locked="0" layoutInCell="1" allowOverlap="1" wp14:anchorId="0AB0BEA8" wp14:editId="0256DC91">
              <wp:simplePos x="0" y="0"/>
              <wp:positionH relativeFrom="margin">
                <wp:align>right</wp:align>
              </wp:positionH>
              <wp:positionV relativeFrom="paragraph">
                <wp:posOffset>0</wp:posOffset>
              </wp:positionV>
              <wp:extent cx="1828800" cy="1828800"/>
              <wp:effectExtent l="0" t="0" r="0" b="0"/>
              <wp:wrapNone/>
              <wp:docPr id="56" name="文本框1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FD9E353" w14:textId="77777777" w:rsidR="000E7101" w:rsidRDefault="000E7101"/>
                      </w:txbxContent>
                    </wps:txbx>
                    <wps:bodyPr wrap="none" lIns="0" tIns="0" rIns="0" bIns="0">
                      <a:spAutoFit/>
                    </wps:bodyPr>
                  </wps:wsp>
                </a:graphicData>
              </a:graphic>
            </wp:anchor>
          </w:drawing>
        </mc:Choice>
        <mc:Fallback>
          <w:pict>
            <v:shapetype w14:anchorId="0AB0BEA8" id="_x0000_t202" coordsize="21600,21600" o:spt="202" path="m,l,21600r21600,l21600,xe">
              <v:stroke joinstyle="miter"/>
              <v:path gradientshapeok="t" o:connecttype="rect"/>
            </v:shapetype>
            <v:shape id="文本框179" o:spid="_x0000_s1029" type="#_x0000_t202" style="position:absolute;left:0;text-align:left;margin-left:92.8pt;margin-top:0;width:2in;height:2in;z-index:25165875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xWhzsYwBAAAgAwAADgAAAAAAAAAAAAAAAAAuAgAA&#10;ZHJzL2Uyb0RvYy54bWxQSwECLQAUAAYACAAAACEADErw7tYAAAAFAQAADwAAAAAAAAAAAAAAAADm&#10;AwAAZHJzL2Rvd25yZXYueG1sUEsFBgAAAAAEAAQA8wAAAOkEAAAAAA==&#10;" filled="f" stroked="f">
              <v:textbox style="mso-fit-shape-to-text:t" inset="0,0,0,0">
                <w:txbxContent>
                  <w:p w14:paraId="6FD9E353" w14:textId="77777777" w:rsidR="000E7101" w:rsidRDefault="000E7101"/>
                </w:txbxContent>
              </v:textbox>
              <w10:wrap anchorx="margin"/>
            </v:shape>
          </w:pict>
        </mc:Fallback>
      </mc:AlternateContent>
    </w:r>
    <w:r>
      <w:rPr>
        <w:noProof/>
        <w:sz w:val="21"/>
        <w:szCs w:val="21"/>
      </w:rPr>
      <mc:AlternateContent>
        <mc:Choice Requires="wps">
          <w:drawing>
            <wp:anchor distT="0" distB="0" distL="114300" distR="114300" simplePos="0" relativeHeight="251656704" behindDoc="0" locked="0" layoutInCell="1" allowOverlap="1" wp14:anchorId="3B364F00" wp14:editId="5333B941">
              <wp:simplePos x="0" y="0"/>
              <wp:positionH relativeFrom="margin">
                <wp:align>right</wp:align>
              </wp:positionH>
              <wp:positionV relativeFrom="paragraph">
                <wp:posOffset>0</wp:posOffset>
              </wp:positionV>
              <wp:extent cx="612140" cy="172720"/>
              <wp:effectExtent l="0" t="0" r="0" b="0"/>
              <wp:wrapNone/>
              <wp:docPr id="55" name="文本框184"/>
              <wp:cNvGraphicFramePr/>
              <a:graphic xmlns:a="http://schemas.openxmlformats.org/drawingml/2006/main">
                <a:graphicData uri="http://schemas.microsoft.com/office/word/2010/wordprocessingShape">
                  <wps:wsp>
                    <wps:cNvSpPr txBox="1"/>
                    <wps:spPr>
                      <a:xfrm>
                        <a:off x="0" y="0"/>
                        <a:ext cx="612140" cy="172720"/>
                      </a:xfrm>
                      <a:prstGeom prst="rect">
                        <a:avLst/>
                      </a:prstGeom>
                      <a:noFill/>
                      <a:ln>
                        <a:noFill/>
                      </a:ln>
                    </wps:spPr>
                    <wps:txbx>
                      <w:txbxContent>
                        <w:p w14:paraId="46155AA2" w14:textId="77777777" w:rsidR="000E7101" w:rsidRDefault="00000000">
                          <w:r>
                            <w:rPr>
                              <w:rFonts w:hint="eastAsia"/>
                            </w:rPr>
                            <w:t>第</w:t>
                          </w:r>
                          <w:r>
                            <w:rPr>
                              <w:rFonts w:hint="eastAsia"/>
                            </w:rPr>
                            <w:t>III</w:t>
                          </w:r>
                          <w:r>
                            <w:rPr>
                              <w:rFonts w:hint="eastAsia"/>
                            </w:rPr>
                            <w:t>页</w:t>
                          </w:r>
                        </w:p>
                      </w:txbxContent>
                    </wps:txbx>
                    <wps:bodyPr lIns="0" tIns="0" rIns="0" bIns="0"/>
                  </wps:wsp>
                </a:graphicData>
              </a:graphic>
            </wp:anchor>
          </w:drawing>
        </mc:Choice>
        <mc:Fallback>
          <w:pict>
            <v:shape w14:anchorId="3B364F00" id="文本框184" o:spid="_x0000_s1030" type="#_x0000_t202" style="position:absolute;left:0;text-align:left;margin-left:-3pt;margin-top:0;width:48.2pt;height:13.6pt;z-index:2516567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" filled="f" stroked="f">
              <v:textbox inset="0,0,0,0">
                <w:txbxContent>
                  <w:p w14:paraId="46155AA2" w14:textId="77777777" w:rsidR="000E7101" w:rsidRDefault="00000000">
                    <w:r>
                      <w:rPr>
                        <w:rFonts w:hint="eastAsia"/>
                      </w:rPr>
                      <w:t>第</w:t>
                    </w:r>
                    <w:r>
                      <w:rPr>
                        <w:rFonts w:hint="eastAsia"/>
                      </w:rPr>
                      <w:t>III</w:t>
                    </w:r>
                    <w:r>
                      <w:rPr>
                        <w:rFonts w:hint="eastAsia"/>
                      </w:rPr>
                      <w:t>页</w:t>
                    </w:r>
                  </w:p>
                </w:txbxContent>
              </v:textbox>
              <w10:wrap anchorx="margin"/>
            </v:shape>
          </w:pict>
        </mc:Fallback>
      </mc:AlternateContent>
    </w:r>
    <w:r>
      <w:rPr>
        <w:rFonts w:hint="eastAsia"/>
        <w:sz w:val="21"/>
        <w:szCs w:val="21"/>
      </w:rPr>
      <w:t>辽宁科技大学本科生毕业（论文）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3AD8" w14:textId="77777777" w:rsidR="000E7101" w:rsidRDefault="00000000">
    <w:pPr>
      <w:pStyle w:val="ac"/>
      <w:rPr>
        <w:sz w:val="21"/>
        <w:szCs w:val="21"/>
      </w:rPr>
    </w:pPr>
    <w:r>
      <w:rPr>
        <w:noProof/>
        <w:sz w:val="21"/>
      </w:rPr>
      <mc:AlternateContent>
        <mc:Choice Requires="wps">
          <w:drawing>
            <wp:anchor distT="0" distB="0" distL="114300" distR="114300" simplePos="0" relativeHeight="251658240" behindDoc="0" locked="0" layoutInCell="1" allowOverlap="1" wp14:anchorId="5EA01ECB" wp14:editId="59585402">
              <wp:simplePos x="0" y="0"/>
              <wp:positionH relativeFrom="margin">
                <wp:posOffset>5158740</wp:posOffset>
              </wp:positionH>
              <wp:positionV relativeFrom="paragraph">
                <wp:posOffset>-1270</wp:posOffset>
              </wp:positionV>
              <wp:extent cx="656590" cy="179070"/>
              <wp:effectExtent l="0" t="0" r="10795" b="11430"/>
              <wp:wrapNone/>
              <wp:docPr id="51" name="文本框 51"/>
              <wp:cNvGraphicFramePr/>
              <a:graphic xmlns:a="http://schemas.openxmlformats.org/drawingml/2006/main">
                <a:graphicData uri="http://schemas.microsoft.com/office/word/2010/wordprocessingShape">
                  <wps:wsp>
                    <wps:cNvSpPr txBox="1"/>
                    <wps:spPr>
                      <a:xfrm>
                        <a:off x="0" y="0"/>
                        <a:ext cx="656349" cy="179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DECA60" w14:textId="77777777" w:rsidR="000E7101" w:rsidRDefault="00000000">
                          <w:r>
                            <w:t>第</w:t>
                          </w:r>
                          <w:r>
                            <w:t xml:space="preserve"> </w:t>
                          </w:r>
                          <w:r>
                            <w:fldChar w:fldCharType="begin"/>
                          </w:r>
                          <w:r>
                            <w:instrText xml:space="preserve"> PAGE  \* MERGEFORMAT </w:instrText>
                          </w:r>
                          <w:r>
                            <w:fldChar w:fldCharType="separate"/>
                          </w:r>
                          <w:r>
                            <w:t>39</w:t>
                          </w:r>
                          <w: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5EA01ECB" id="_x0000_t202" coordsize="21600,21600" o:spt="202" path="m,l,21600r21600,l21600,xe">
              <v:stroke joinstyle="miter"/>
              <v:path gradientshapeok="t" o:connecttype="rect"/>
            </v:shapetype>
            <v:shape id="文本框 51" o:spid="_x0000_s1031" type="#_x0000_t202" style="position:absolute;left:0;text-align:left;margin-left:406.2pt;margin-top:-.1pt;width:51.7pt;height:14.1pt;z-index:251658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" filled="f" stroked="f" strokeweight=".5pt">
              <v:textbox inset="0,0,0,0">
                <w:txbxContent>
                  <w:p w14:paraId="69DECA60" w14:textId="77777777" w:rsidR="000E7101" w:rsidRDefault="00000000">
                    <w:r>
                      <w:t>第</w:t>
                    </w:r>
                    <w:r>
                      <w:t xml:space="preserve"> </w:t>
                    </w:r>
                    <w:r>
                      <w:fldChar w:fldCharType="begin"/>
                    </w:r>
                    <w:r>
                      <w:instrText xml:space="preserve"> PAGE  \* MERGEFORMAT </w:instrText>
                    </w:r>
                    <w:r>
                      <w:fldChar w:fldCharType="separate"/>
                    </w:r>
                    <w:r>
                      <w:t>39</w:t>
                    </w:r>
                    <w:r>
                      <w:fldChar w:fldCharType="end"/>
                    </w:r>
                    <w:r>
                      <w:t xml:space="preserve"> </w:t>
                    </w:r>
                    <w:r>
                      <w:t>页</w:t>
                    </w:r>
                  </w:p>
                </w:txbxContent>
              </v:textbox>
              <w10:wrap anchorx="margin"/>
            </v:shape>
          </w:pict>
        </mc:Fallback>
      </mc:AlternateContent>
    </w:r>
    <w:r>
      <w:rPr>
        <w:rFonts w:hint="eastAsia"/>
        <w:sz w:val="21"/>
        <w:szCs w:val="21"/>
      </w:rPr>
      <w:t>辽宁科技大学本科生毕业设计（论文）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0D3E"/>
    <w:multiLevelType w:val="multilevel"/>
    <w:tmpl w:val="05FB0D3E"/>
    <w:lvl w:ilvl="0">
      <w:start w:val="1"/>
      <w:numFmt w:val="decimal"/>
      <w:lvlText w:val="[%1]"/>
      <w:lvlJc w:val="left"/>
      <w:pPr>
        <w:ind w:left="440" w:hanging="440"/>
      </w:pPr>
      <w:rPr>
        <w:rFonts w:ascii="Times New Roman" w:hAnsi="Times New Roman" w:cs="Times New Roman" w:hint="default"/>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8089375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Word">
    <w15:presenceInfo w15:providerId="None" w15:userId="Microsoft Wor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rawingGridVerticalSpacing w:val="156"/>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M0OGE5ZjM1NzBiZWZjOGYzYmMwZTVmYzQ0YzZlYjIifQ=="/>
  </w:docVars>
  <w:rsids>
    <w:rsidRoot w:val="00172A27"/>
    <w:rsid w:val="00000959"/>
    <w:rsid w:val="000025C1"/>
    <w:rsid w:val="000025CD"/>
    <w:rsid w:val="00005A93"/>
    <w:rsid w:val="00005D43"/>
    <w:rsid w:val="0000618D"/>
    <w:rsid w:val="000064F6"/>
    <w:rsid w:val="00006670"/>
    <w:rsid w:val="00010660"/>
    <w:rsid w:val="00010880"/>
    <w:rsid w:val="00010C4B"/>
    <w:rsid w:val="0001159C"/>
    <w:rsid w:val="000122A9"/>
    <w:rsid w:val="000122CE"/>
    <w:rsid w:val="00012645"/>
    <w:rsid w:val="000127F7"/>
    <w:rsid w:val="000129DB"/>
    <w:rsid w:val="00014BF0"/>
    <w:rsid w:val="00014DD5"/>
    <w:rsid w:val="00016C60"/>
    <w:rsid w:val="000178E0"/>
    <w:rsid w:val="000205D5"/>
    <w:rsid w:val="00020841"/>
    <w:rsid w:val="00021339"/>
    <w:rsid w:val="00021AB0"/>
    <w:rsid w:val="0002283E"/>
    <w:rsid w:val="00022AA1"/>
    <w:rsid w:val="00022ABE"/>
    <w:rsid w:val="00022C92"/>
    <w:rsid w:val="00023258"/>
    <w:rsid w:val="00023C95"/>
    <w:rsid w:val="00023DE2"/>
    <w:rsid w:val="00026E5E"/>
    <w:rsid w:val="000301DB"/>
    <w:rsid w:val="00031479"/>
    <w:rsid w:val="00031B5E"/>
    <w:rsid w:val="0003262C"/>
    <w:rsid w:val="000328A7"/>
    <w:rsid w:val="00032A81"/>
    <w:rsid w:val="00032CB9"/>
    <w:rsid w:val="0003342A"/>
    <w:rsid w:val="00033C45"/>
    <w:rsid w:val="000344D4"/>
    <w:rsid w:val="00036C4C"/>
    <w:rsid w:val="00036E82"/>
    <w:rsid w:val="00040C53"/>
    <w:rsid w:val="00041E34"/>
    <w:rsid w:val="00041F1A"/>
    <w:rsid w:val="00042029"/>
    <w:rsid w:val="00045E2E"/>
    <w:rsid w:val="00047E15"/>
    <w:rsid w:val="00050967"/>
    <w:rsid w:val="000512A5"/>
    <w:rsid w:val="00051CC1"/>
    <w:rsid w:val="00052B8E"/>
    <w:rsid w:val="00052D25"/>
    <w:rsid w:val="000538F3"/>
    <w:rsid w:val="00055D9D"/>
    <w:rsid w:val="000560A1"/>
    <w:rsid w:val="000567D6"/>
    <w:rsid w:val="00056DDA"/>
    <w:rsid w:val="000572E3"/>
    <w:rsid w:val="000604AC"/>
    <w:rsid w:val="00060A57"/>
    <w:rsid w:val="00062983"/>
    <w:rsid w:val="00062C3F"/>
    <w:rsid w:val="00063F18"/>
    <w:rsid w:val="000644E9"/>
    <w:rsid w:val="00065539"/>
    <w:rsid w:val="00066417"/>
    <w:rsid w:val="000669BC"/>
    <w:rsid w:val="000673F7"/>
    <w:rsid w:val="00067B49"/>
    <w:rsid w:val="00071190"/>
    <w:rsid w:val="00071236"/>
    <w:rsid w:val="000714EB"/>
    <w:rsid w:val="00071F5D"/>
    <w:rsid w:val="00074225"/>
    <w:rsid w:val="0007513B"/>
    <w:rsid w:val="000804D3"/>
    <w:rsid w:val="00080B3F"/>
    <w:rsid w:val="00081F3E"/>
    <w:rsid w:val="00083002"/>
    <w:rsid w:val="000839F2"/>
    <w:rsid w:val="00086A74"/>
    <w:rsid w:val="000873FC"/>
    <w:rsid w:val="000901BC"/>
    <w:rsid w:val="000902BC"/>
    <w:rsid w:val="000911BB"/>
    <w:rsid w:val="00091EF3"/>
    <w:rsid w:val="00093280"/>
    <w:rsid w:val="00094F0B"/>
    <w:rsid w:val="00095EEA"/>
    <w:rsid w:val="000967C3"/>
    <w:rsid w:val="000969B4"/>
    <w:rsid w:val="000979A4"/>
    <w:rsid w:val="000A0135"/>
    <w:rsid w:val="000A0AB1"/>
    <w:rsid w:val="000A1B29"/>
    <w:rsid w:val="000A2E2F"/>
    <w:rsid w:val="000A3223"/>
    <w:rsid w:val="000A32AF"/>
    <w:rsid w:val="000A5286"/>
    <w:rsid w:val="000A6406"/>
    <w:rsid w:val="000A7136"/>
    <w:rsid w:val="000A74FA"/>
    <w:rsid w:val="000B0867"/>
    <w:rsid w:val="000B0B18"/>
    <w:rsid w:val="000B11F7"/>
    <w:rsid w:val="000B2138"/>
    <w:rsid w:val="000B2701"/>
    <w:rsid w:val="000B4B1F"/>
    <w:rsid w:val="000B5047"/>
    <w:rsid w:val="000B51F9"/>
    <w:rsid w:val="000B53D2"/>
    <w:rsid w:val="000B5AD2"/>
    <w:rsid w:val="000B72DF"/>
    <w:rsid w:val="000B755D"/>
    <w:rsid w:val="000C13F7"/>
    <w:rsid w:val="000C20B4"/>
    <w:rsid w:val="000C275D"/>
    <w:rsid w:val="000C2954"/>
    <w:rsid w:val="000C2B88"/>
    <w:rsid w:val="000C2EE8"/>
    <w:rsid w:val="000C39BC"/>
    <w:rsid w:val="000C41E6"/>
    <w:rsid w:val="000C6B8F"/>
    <w:rsid w:val="000C7832"/>
    <w:rsid w:val="000C79EC"/>
    <w:rsid w:val="000C7F50"/>
    <w:rsid w:val="000D0DAD"/>
    <w:rsid w:val="000D2159"/>
    <w:rsid w:val="000D2717"/>
    <w:rsid w:val="000D4382"/>
    <w:rsid w:val="000D4EAC"/>
    <w:rsid w:val="000D5C63"/>
    <w:rsid w:val="000D6761"/>
    <w:rsid w:val="000D7FB8"/>
    <w:rsid w:val="000E05D4"/>
    <w:rsid w:val="000E1B98"/>
    <w:rsid w:val="000E1BB7"/>
    <w:rsid w:val="000E2AAF"/>
    <w:rsid w:val="000E46E4"/>
    <w:rsid w:val="000E54F6"/>
    <w:rsid w:val="000E56A6"/>
    <w:rsid w:val="000E6C13"/>
    <w:rsid w:val="000E7101"/>
    <w:rsid w:val="000E73B0"/>
    <w:rsid w:val="000E77BF"/>
    <w:rsid w:val="000E7BD2"/>
    <w:rsid w:val="000F092F"/>
    <w:rsid w:val="000F2481"/>
    <w:rsid w:val="000F258E"/>
    <w:rsid w:val="000F29D7"/>
    <w:rsid w:val="000F3C67"/>
    <w:rsid w:val="000F4CEA"/>
    <w:rsid w:val="000F666C"/>
    <w:rsid w:val="000F6B8F"/>
    <w:rsid w:val="000F7243"/>
    <w:rsid w:val="000F774B"/>
    <w:rsid w:val="000F7AB5"/>
    <w:rsid w:val="001008DB"/>
    <w:rsid w:val="00100A18"/>
    <w:rsid w:val="00102B8D"/>
    <w:rsid w:val="00102B9B"/>
    <w:rsid w:val="001052E0"/>
    <w:rsid w:val="0010565A"/>
    <w:rsid w:val="00106FA1"/>
    <w:rsid w:val="0011002B"/>
    <w:rsid w:val="00111C49"/>
    <w:rsid w:val="00112083"/>
    <w:rsid w:val="001123DE"/>
    <w:rsid w:val="001129BC"/>
    <w:rsid w:val="001141DD"/>
    <w:rsid w:val="001165C6"/>
    <w:rsid w:val="001175DE"/>
    <w:rsid w:val="001204F7"/>
    <w:rsid w:val="001216A4"/>
    <w:rsid w:val="001216CD"/>
    <w:rsid w:val="00121E06"/>
    <w:rsid w:val="00122D44"/>
    <w:rsid w:val="00122D7E"/>
    <w:rsid w:val="001246AD"/>
    <w:rsid w:val="00124E40"/>
    <w:rsid w:val="00125E90"/>
    <w:rsid w:val="00126550"/>
    <w:rsid w:val="00126A90"/>
    <w:rsid w:val="00131148"/>
    <w:rsid w:val="001323C4"/>
    <w:rsid w:val="00132D64"/>
    <w:rsid w:val="0013406F"/>
    <w:rsid w:val="001340F6"/>
    <w:rsid w:val="00134D75"/>
    <w:rsid w:val="00134FA1"/>
    <w:rsid w:val="00135A5E"/>
    <w:rsid w:val="001366DD"/>
    <w:rsid w:val="001366E4"/>
    <w:rsid w:val="001373BF"/>
    <w:rsid w:val="00137A4E"/>
    <w:rsid w:val="00140B65"/>
    <w:rsid w:val="00140F7F"/>
    <w:rsid w:val="00141071"/>
    <w:rsid w:val="00141105"/>
    <w:rsid w:val="00142418"/>
    <w:rsid w:val="00142E92"/>
    <w:rsid w:val="00145823"/>
    <w:rsid w:val="00146089"/>
    <w:rsid w:val="00147962"/>
    <w:rsid w:val="00147D11"/>
    <w:rsid w:val="001515E1"/>
    <w:rsid w:val="00151F77"/>
    <w:rsid w:val="0015213C"/>
    <w:rsid w:val="00152FBF"/>
    <w:rsid w:val="001530AF"/>
    <w:rsid w:val="001538CA"/>
    <w:rsid w:val="0015488F"/>
    <w:rsid w:val="00154BC4"/>
    <w:rsid w:val="00154D68"/>
    <w:rsid w:val="00154EEE"/>
    <w:rsid w:val="00156EE4"/>
    <w:rsid w:val="0016052B"/>
    <w:rsid w:val="001609B4"/>
    <w:rsid w:val="00161868"/>
    <w:rsid w:val="00162860"/>
    <w:rsid w:val="00163D43"/>
    <w:rsid w:val="00163DED"/>
    <w:rsid w:val="00163F66"/>
    <w:rsid w:val="001662A6"/>
    <w:rsid w:val="00167AD6"/>
    <w:rsid w:val="0017179F"/>
    <w:rsid w:val="00171F1B"/>
    <w:rsid w:val="0017214C"/>
    <w:rsid w:val="00172A27"/>
    <w:rsid w:val="00172DDA"/>
    <w:rsid w:val="00174549"/>
    <w:rsid w:val="00177B52"/>
    <w:rsid w:val="00181FF3"/>
    <w:rsid w:val="001824A2"/>
    <w:rsid w:val="001834D7"/>
    <w:rsid w:val="0018386C"/>
    <w:rsid w:val="001838D3"/>
    <w:rsid w:val="0018400D"/>
    <w:rsid w:val="001842B5"/>
    <w:rsid w:val="00184A9A"/>
    <w:rsid w:val="00187EAB"/>
    <w:rsid w:val="00190728"/>
    <w:rsid w:val="0019169F"/>
    <w:rsid w:val="0019203D"/>
    <w:rsid w:val="00193770"/>
    <w:rsid w:val="00194F97"/>
    <w:rsid w:val="0019511D"/>
    <w:rsid w:val="0019548A"/>
    <w:rsid w:val="001963DA"/>
    <w:rsid w:val="0019703E"/>
    <w:rsid w:val="001A05BB"/>
    <w:rsid w:val="001A071F"/>
    <w:rsid w:val="001A0B1B"/>
    <w:rsid w:val="001A1353"/>
    <w:rsid w:val="001A15E4"/>
    <w:rsid w:val="001A1977"/>
    <w:rsid w:val="001A1A3C"/>
    <w:rsid w:val="001A1EE1"/>
    <w:rsid w:val="001A24A9"/>
    <w:rsid w:val="001A4877"/>
    <w:rsid w:val="001A5A3B"/>
    <w:rsid w:val="001A6008"/>
    <w:rsid w:val="001A6579"/>
    <w:rsid w:val="001B06DF"/>
    <w:rsid w:val="001B0766"/>
    <w:rsid w:val="001B0B7A"/>
    <w:rsid w:val="001B1FC0"/>
    <w:rsid w:val="001B3227"/>
    <w:rsid w:val="001B49F0"/>
    <w:rsid w:val="001B4C80"/>
    <w:rsid w:val="001B57D9"/>
    <w:rsid w:val="001B5EAA"/>
    <w:rsid w:val="001B5F61"/>
    <w:rsid w:val="001B658C"/>
    <w:rsid w:val="001B7105"/>
    <w:rsid w:val="001C01FA"/>
    <w:rsid w:val="001C09DE"/>
    <w:rsid w:val="001C0A06"/>
    <w:rsid w:val="001C0BF5"/>
    <w:rsid w:val="001C146F"/>
    <w:rsid w:val="001C228D"/>
    <w:rsid w:val="001C40D5"/>
    <w:rsid w:val="001C4766"/>
    <w:rsid w:val="001C5708"/>
    <w:rsid w:val="001C63E0"/>
    <w:rsid w:val="001C70D9"/>
    <w:rsid w:val="001C7FBE"/>
    <w:rsid w:val="001D1669"/>
    <w:rsid w:val="001D4047"/>
    <w:rsid w:val="001D449E"/>
    <w:rsid w:val="001D451A"/>
    <w:rsid w:val="001D516A"/>
    <w:rsid w:val="001D5345"/>
    <w:rsid w:val="001D5A65"/>
    <w:rsid w:val="001D650B"/>
    <w:rsid w:val="001E013B"/>
    <w:rsid w:val="001E075C"/>
    <w:rsid w:val="001E0D92"/>
    <w:rsid w:val="001E11AE"/>
    <w:rsid w:val="001E1569"/>
    <w:rsid w:val="001E19B7"/>
    <w:rsid w:val="001E23A9"/>
    <w:rsid w:val="001E252D"/>
    <w:rsid w:val="001E2605"/>
    <w:rsid w:val="001E2CD2"/>
    <w:rsid w:val="001E3FE2"/>
    <w:rsid w:val="001E4E84"/>
    <w:rsid w:val="001E4FF0"/>
    <w:rsid w:val="001E5397"/>
    <w:rsid w:val="001E792E"/>
    <w:rsid w:val="001F0471"/>
    <w:rsid w:val="001F0A64"/>
    <w:rsid w:val="001F1B84"/>
    <w:rsid w:val="001F1C2D"/>
    <w:rsid w:val="001F6BAE"/>
    <w:rsid w:val="001F6BBA"/>
    <w:rsid w:val="001F711F"/>
    <w:rsid w:val="001F7533"/>
    <w:rsid w:val="002009C6"/>
    <w:rsid w:val="00201EE8"/>
    <w:rsid w:val="00202B0A"/>
    <w:rsid w:val="00202F01"/>
    <w:rsid w:val="002033AE"/>
    <w:rsid w:val="00203EC6"/>
    <w:rsid w:val="0020540E"/>
    <w:rsid w:val="00206F70"/>
    <w:rsid w:val="00207034"/>
    <w:rsid w:val="0020736E"/>
    <w:rsid w:val="00207F12"/>
    <w:rsid w:val="002120CB"/>
    <w:rsid w:val="002137A1"/>
    <w:rsid w:val="00213842"/>
    <w:rsid w:val="00213AA2"/>
    <w:rsid w:val="00214CC3"/>
    <w:rsid w:val="002150B0"/>
    <w:rsid w:val="00215733"/>
    <w:rsid w:val="0021758D"/>
    <w:rsid w:val="0022167B"/>
    <w:rsid w:val="00221EAC"/>
    <w:rsid w:val="00222024"/>
    <w:rsid w:val="00222A2D"/>
    <w:rsid w:val="00226E58"/>
    <w:rsid w:val="00227B68"/>
    <w:rsid w:val="0023116D"/>
    <w:rsid w:val="00231AFA"/>
    <w:rsid w:val="00231E83"/>
    <w:rsid w:val="0023254A"/>
    <w:rsid w:val="00234125"/>
    <w:rsid w:val="00234864"/>
    <w:rsid w:val="00234A95"/>
    <w:rsid w:val="0023523D"/>
    <w:rsid w:val="002355E6"/>
    <w:rsid w:val="00235679"/>
    <w:rsid w:val="00235BE3"/>
    <w:rsid w:val="00236966"/>
    <w:rsid w:val="002378E9"/>
    <w:rsid w:val="00240D5B"/>
    <w:rsid w:val="00240DB2"/>
    <w:rsid w:val="00240EA2"/>
    <w:rsid w:val="00241671"/>
    <w:rsid w:val="0024201A"/>
    <w:rsid w:val="0024334F"/>
    <w:rsid w:val="002439C6"/>
    <w:rsid w:val="00243FC9"/>
    <w:rsid w:val="00245352"/>
    <w:rsid w:val="002453A8"/>
    <w:rsid w:val="00245630"/>
    <w:rsid w:val="002468EF"/>
    <w:rsid w:val="00250019"/>
    <w:rsid w:val="00252B05"/>
    <w:rsid w:val="00253012"/>
    <w:rsid w:val="00254037"/>
    <w:rsid w:val="002551E7"/>
    <w:rsid w:val="00261939"/>
    <w:rsid w:val="00261B5E"/>
    <w:rsid w:val="002625A7"/>
    <w:rsid w:val="00262C2D"/>
    <w:rsid w:val="002634EA"/>
    <w:rsid w:val="00266D7E"/>
    <w:rsid w:val="0026733C"/>
    <w:rsid w:val="00267BA1"/>
    <w:rsid w:val="0027012F"/>
    <w:rsid w:val="00270673"/>
    <w:rsid w:val="00271967"/>
    <w:rsid w:val="00271994"/>
    <w:rsid w:val="002723F8"/>
    <w:rsid w:val="002736A8"/>
    <w:rsid w:val="0027409F"/>
    <w:rsid w:val="00274C00"/>
    <w:rsid w:val="00275F90"/>
    <w:rsid w:val="00276BEE"/>
    <w:rsid w:val="002774DC"/>
    <w:rsid w:val="00277B97"/>
    <w:rsid w:val="00277E38"/>
    <w:rsid w:val="0028027B"/>
    <w:rsid w:val="00281F23"/>
    <w:rsid w:val="00283F7E"/>
    <w:rsid w:val="002841F1"/>
    <w:rsid w:val="00284A23"/>
    <w:rsid w:val="00284CE7"/>
    <w:rsid w:val="002857B9"/>
    <w:rsid w:val="00286E35"/>
    <w:rsid w:val="002873AC"/>
    <w:rsid w:val="002875B9"/>
    <w:rsid w:val="002915AD"/>
    <w:rsid w:val="00292360"/>
    <w:rsid w:val="00292D21"/>
    <w:rsid w:val="0029397F"/>
    <w:rsid w:val="002942BF"/>
    <w:rsid w:val="0029493C"/>
    <w:rsid w:val="00294AD5"/>
    <w:rsid w:val="00294BDF"/>
    <w:rsid w:val="00294E32"/>
    <w:rsid w:val="00295706"/>
    <w:rsid w:val="00295F4B"/>
    <w:rsid w:val="00296032"/>
    <w:rsid w:val="0029697A"/>
    <w:rsid w:val="00296F8D"/>
    <w:rsid w:val="00297237"/>
    <w:rsid w:val="00297B11"/>
    <w:rsid w:val="002A029B"/>
    <w:rsid w:val="002A1837"/>
    <w:rsid w:val="002A27B0"/>
    <w:rsid w:val="002A3F78"/>
    <w:rsid w:val="002A466A"/>
    <w:rsid w:val="002A47EB"/>
    <w:rsid w:val="002A5135"/>
    <w:rsid w:val="002A5A61"/>
    <w:rsid w:val="002A64D5"/>
    <w:rsid w:val="002A6956"/>
    <w:rsid w:val="002A6AC3"/>
    <w:rsid w:val="002A7229"/>
    <w:rsid w:val="002A7786"/>
    <w:rsid w:val="002B08B5"/>
    <w:rsid w:val="002B0A7A"/>
    <w:rsid w:val="002B12FE"/>
    <w:rsid w:val="002B15FE"/>
    <w:rsid w:val="002B1835"/>
    <w:rsid w:val="002B2D5F"/>
    <w:rsid w:val="002B3449"/>
    <w:rsid w:val="002B3A11"/>
    <w:rsid w:val="002B5870"/>
    <w:rsid w:val="002B6275"/>
    <w:rsid w:val="002B642E"/>
    <w:rsid w:val="002C0561"/>
    <w:rsid w:val="002C1504"/>
    <w:rsid w:val="002C152C"/>
    <w:rsid w:val="002C26D7"/>
    <w:rsid w:val="002C5451"/>
    <w:rsid w:val="002C75F0"/>
    <w:rsid w:val="002D1AC2"/>
    <w:rsid w:val="002D1B5E"/>
    <w:rsid w:val="002D286C"/>
    <w:rsid w:val="002D305C"/>
    <w:rsid w:val="002D4202"/>
    <w:rsid w:val="002D4F08"/>
    <w:rsid w:val="002D5438"/>
    <w:rsid w:val="002D5472"/>
    <w:rsid w:val="002D57F9"/>
    <w:rsid w:val="002D6142"/>
    <w:rsid w:val="002D7917"/>
    <w:rsid w:val="002E17EB"/>
    <w:rsid w:val="002E1AFF"/>
    <w:rsid w:val="002E1CB9"/>
    <w:rsid w:val="002E7014"/>
    <w:rsid w:val="002F10BA"/>
    <w:rsid w:val="002F13C8"/>
    <w:rsid w:val="002F152E"/>
    <w:rsid w:val="002F24D6"/>
    <w:rsid w:val="002F2718"/>
    <w:rsid w:val="002F3466"/>
    <w:rsid w:val="002F3E69"/>
    <w:rsid w:val="002F4FFE"/>
    <w:rsid w:val="002F5E3A"/>
    <w:rsid w:val="002F776D"/>
    <w:rsid w:val="002F77CD"/>
    <w:rsid w:val="002F7ACF"/>
    <w:rsid w:val="002F7B48"/>
    <w:rsid w:val="00301D27"/>
    <w:rsid w:val="00302264"/>
    <w:rsid w:val="0030230F"/>
    <w:rsid w:val="00302C92"/>
    <w:rsid w:val="00303184"/>
    <w:rsid w:val="00304234"/>
    <w:rsid w:val="00304C07"/>
    <w:rsid w:val="00305550"/>
    <w:rsid w:val="0030581B"/>
    <w:rsid w:val="00305AFE"/>
    <w:rsid w:val="00305DB1"/>
    <w:rsid w:val="0030630E"/>
    <w:rsid w:val="00306A54"/>
    <w:rsid w:val="003073CE"/>
    <w:rsid w:val="00307A8E"/>
    <w:rsid w:val="003115F9"/>
    <w:rsid w:val="003137FE"/>
    <w:rsid w:val="00314A2A"/>
    <w:rsid w:val="00314CD7"/>
    <w:rsid w:val="003156E7"/>
    <w:rsid w:val="00315BCD"/>
    <w:rsid w:val="00316025"/>
    <w:rsid w:val="00316073"/>
    <w:rsid w:val="00316177"/>
    <w:rsid w:val="0031732C"/>
    <w:rsid w:val="003175F2"/>
    <w:rsid w:val="00317EC1"/>
    <w:rsid w:val="00320EBC"/>
    <w:rsid w:val="00321898"/>
    <w:rsid w:val="00321AE9"/>
    <w:rsid w:val="00322669"/>
    <w:rsid w:val="00324232"/>
    <w:rsid w:val="003244EE"/>
    <w:rsid w:val="003247EE"/>
    <w:rsid w:val="00324A15"/>
    <w:rsid w:val="003254D7"/>
    <w:rsid w:val="003265FB"/>
    <w:rsid w:val="00327B8C"/>
    <w:rsid w:val="00330785"/>
    <w:rsid w:val="00330DB4"/>
    <w:rsid w:val="00330E36"/>
    <w:rsid w:val="00330FA5"/>
    <w:rsid w:val="0033169C"/>
    <w:rsid w:val="003316E8"/>
    <w:rsid w:val="00332978"/>
    <w:rsid w:val="00333368"/>
    <w:rsid w:val="00333681"/>
    <w:rsid w:val="00333A48"/>
    <w:rsid w:val="00335216"/>
    <w:rsid w:val="003370A4"/>
    <w:rsid w:val="00337149"/>
    <w:rsid w:val="00337CBE"/>
    <w:rsid w:val="003400E1"/>
    <w:rsid w:val="00340390"/>
    <w:rsid w:val="0034124F"/>
    <w:rsid w:val="00342384"/>
    <w:rsid w:val="00342756"/>
    <w:rsid w:val="00344CFF"/>
    <w:rsid w:val="00345AC9"/>
    <w:rsid w:val="003464D6"/>
    <w:rsid w:val="00346882"/>
    <w:rsid w:val="00347100"/>
    <w:rsid w:val="003472D4"/>
    <w:rsid w:val="003479F9"/>
    <w:rsid w:val="0035071C"/>
    <w:rsid w:val="00350E8E"/>
    <w:rsid w:val="003520EB"/>
    <w:rsid w:val="003521F1"/>
    <w:rsid w:val="00352CAB"/>
    <w:rsid w:val="00355121"/>
    <w:rsid w:val="00355221"/>
    <w:rsid w:val="00355CB7"/>
    <w:rsid w:val="00355EC0"/>
    <w:rsid w:val="00356F61"/>
    <w:rsid w:val="003577CC"/>
    <w:rsid w:val="0036006B"/>
    <w:rsid w:val="00360220"/>
    <w:rsid w:val="003604C2"/>
    <w:rsid w:val="003607BC"/>
    <w:rsid w:val="00360BCF"/>
    <w:rsid w:val="00360C74"/>
    <w:rsid w:val="003610B2"/>
    <w:rsid w:val="003632D4"/>
    <w:rsid w:val="00363A54"/>
    <w:rsid w:val="00364885"/>
    <w:rsid w:val="0036524F"/>
    <w:rsid w:val="00366429"/>
    <w:rsid w:val="00366C03"/>
    <w:rsid w:val="00371802"/>
    <w:rsid w:val="00372292"/>
    <w:rsid w:val="0037469D"/>
    <w:rsid w:val="00374E8D"/>
    <w:rsid w:val="0037520A"/>
    <w:rsid w:val="00375FDF"/>
    <w:rsid w:val="003767DD"/>
    <w:rsid w:val="003776FB"/>
    <w:rsid w:val="003800FE"/>
    <w:rsid w:val="00380C12"/>
    <w:rsid w:val="0038105F"/>
    <w:rsid w:val="00381217"/>
    <w:rsid w:val="00381A16"/>
    <w:rsid w:val="00381B31"/>
    <w:rsid w:val="00381B41"/>
    <w:rsid w:val="00382124"/>
    <w:rsid w:val="003822E5"/>
    <w:rsid w:val="003826BA"/>
    <w:rsid w:val="0038317F"/>
    <w:rsid w:val="0038467E"/>
    <w:rsid w:val="00385E69"/>
    <w:rsid w:val="003867A4"/>
    <w:rsid w:val="003869B2"/>
    <w:rsid w:val="00387611"/>
    <w:rsid w:val="00390BF3"/>
    <w:rsid w:val="00390CF2"/>
    <w:rsid w:val="00391AE5"/>
    <w:rsid w:val="00392D45"/>
    <w:rsid w:val="003934A5"/>
    <w:rsid w:val="003937B3"/>
    <w:rsid w:val="00393889"/>
    <w:rsid w:val="003969D6"/>
    <w:rsid w:val="00397B01"/>
    <w:rsid w:val="003A037B"/>
    <w:rsid w:val="003A09FD"/>
    <w:rsid w:val="003A0C5D"/>
    <w:rsid w:val="003A1714"/>
    <w:rsid w:val="003A237A"/>
    <w:rsid w:val="003A263E"/>
    <w:rsid w:val="003A31DD"/>
    <w:rsid w:val="003A3949"/>
    <w:rsid w:val="003A4FA1"/>
    <w:rsid w:val="003A52C2"/>
    <w:rsid w:val="003A5A16"/>
    <w:rsid w:val="003A61D1"/>
    <w:rsid w:val="003A78AD"/>
    <w:rsid w:val="003A796F"/>
    <w:rsid w:val="003A7C35"/>
    <w:rsid w:val="003A7DEE"/>
    <w:rsid w:val="003B07A9"/>
    <w:rsid w:val="003B29CB"/>
    <w:rsid w:val="003B2ABE"/>
    <w:rsid w:val="003B3488"/>
    <w:rsid w:val="003B4C47"/>
    <w:rsid w:val="003B4F5C"/>
    <w:rsid w:val="003B5BEB"/>
    <w:rsid w:val="003B62E0"/>
    <w:rsid w:val="003B6B34"/>
    <w:rsid w:val="003B745B"/>
    <w:rsid w:val="003C1137"/>
    <w:rsid w:val="003C1421"/>
    <w:rsid w:val="003C1B25"/>
    <w:rsid w:val="003C1C82"/>
    <w:rsid w:val="003C220E"/>
    <w:rsid w:val="003C283C"/>
    <w:rsid w:val="003C2883"/>
    <w:rsid w:val="003C3070"/>
    <w:rsid w:val="003C3C17"/>
    <w:rsid w:val="003C3CBA"/>
    <w:rsid w:val="003C42C0"/>
    <w:rsid w:val="003C44E9"/>
    <w:rsid w:val="003C5A0B"/>
    <w:rsid w:val="003C6185"/>
    <w:rsid w:val="003C6EEE"/>
    <w:rsid w:val="003D1D68"/>
    <w:rsid w:val="003D4D23"/>
    <w:rsid w:val="003D53CA"/>
    <w:rsid w:val="003D62C8"/>
    <w:rsid w:val="003D6642"/>
    <w:rsid w:val="003D68A3"/>
    <w:rsid w:val="003D7E05"/>
    <w:rsid w:val="003D7EC0"/>
    <w:rsid w:val="003E0197"/>
    <w:rsid w:val="003E1887"/>
    <w:rsid w:val="003E2160"/>
    <w:rsid w:val="003E3201"/>
    <w:rsid w:val="003E366C"/>
    <w:rsid w:val="003E3E75"/>
    <w:rsid w:val="003E40A3"/>
    <w:rsid w:val="003E45C9"/>
    <w:rsid w:val="003E4E3D"/>
    <w:rsid w:val="003E771C"/>
    <w:rsid w:val="003F0C65"/>
    <w:rsid w:val="003F0F41"/>
    <w:rsid w:val="003F1362"/>
    <w:rsid w:val="003F2742"/>
    <w:rsid w:val="003F2C1C"/>
    <w:rsid w:val="003F3622"/>
    <w:rsid w:val="003F48FF"/>
    <w:rsid w:val="003F4A44"/>
    <w:rsid w:val="003F5D65"/>
    <w:rsid w:val="003F6C22"/>
    <w:rsid w:val="003F718D"/>
    <w:rsid w:val="0040176D"/>
    <w:rsid w:val="004017FD"/>
    <w:rsid w:val="00401A99"/>
    <w:rsid w:val="0040215D"/>
    <w:rsid w:val="00402686"/>
    <w:rsid w:val="004028B4"/>
    <w:rsid w:val="00402C29"/>
    <w:rsid w:val="00403ACC"/>
    <w:rsid w:val="004042E7"/>
    <w:rsid w:val="00407173"/>
    <w:rsid w:val="00407B40"/>
    <w:rsid w:val="0041012E"/>
    <w:rsid w:val="004108B0"/>
    <w:rsid w:val="00411993"/>
    <w:rsid w:val="00411EF2"/>
    <w:rsid w:val="00412DDD"/>
    <w:rsid w:val="00414570"/>
    <w:rsid w:val="00415BCC"/>
    <w:rsid w:val="00415F8D"/>
    <w:rsid w:val="00416313"/>
    <w:rsid w:val="00416993"/>
    <w:rsid w:val="00416DE5"/>
    <w:rsid w:val="00420F33"/>
    <w:rsid w:val="00421CBA"/>
    <w:rsid w:val="00422FC7"/>
    <w:rsid w:val="004234DA"/>
    <w:rsid w:val="00424759"/>
    <w:rsid w:val="00424C5C"/>
    <w:rsid w:val="00424CE1"/>
    <w:rsid w:val="0042557F"/>
    <w:rsid w:val="004256A7"/>
    <w:rsid w:val="00425BCD"/>
    <w:rsid w:val="00425EE1"/>
    <w:rsid w:val="004265AA"/>
    <w:rsid w:val="004269F4"/>
    <w:rsid w:val="00430367"/>
    <w:rsid w:val="00430907"/>
    <w:rsid w:val="00434044"/>
    <w:rsid w:val="00435C9C"/>
    <w:rsid w:val="00436399"/>
    <w:rsid w:val="00436D64"/>
    <w:rsid w:val="00436F28"/>
    <w:rsid w:val="0043742F"/>
    <w:rsid w:val="004375DD"/>
    <w:rsid w:val="0044042C"/>
    <w:rsid w:val="00440733"/>
    <w:rsid w:val="00440D44"/>
    <w:rsid w:val="00440DDF"/>
    <w:rsid w:val="00443442"/>
    <w:rsid w:val="00443464"/>
    <w:rsid w:val="004440D0"/>
    <w:rsid w:val="00444792"/>
    <w:rsid w:val="0044490C"/>
    <w:rsid w:val="0044643B"/>
    <w:rsid w:val="0044727A"/>
    <w:rsid w:val="00450F43"/>
    <w:rsid w:val="00451244"/>
    <w:rsid w:val="00452AB5"/>
    <w:rsid w:val="0045394F"/>
    <w:rsid w:val="004540A3"/>
    <w:rsid w:val="0045465A"/>
    <w:rsid w:val="00455955"/>
    <w:rsid w:val="00455CB9"/>
    <w:rsid w:val="00456518"/>
    <w:rsid w:val="004579F7"/>
    <w:rsid w:val="00457DDB"/>
    <w:rsid w:val="004600EB"/>
    <w:rsid w:val="00460826"/>
    <w:rsid w:val="004611E5"/>
    <w:rsid w:val="00462D05"/>
    <w:rsid w:val="004645FD"/>
    <w:rsid w:val="00466313"/>
    <w:rsid w:val="00466DD0"/>
    <w:rsid w:val="0046748F"/>
    <w:rsid w:val="004704FA"/>
    <w:rsid w:val="00470AEA"/>
    <w:rsid w:val="00470C67"/>
    <w:rsid w:val="00472321"/>
    <w:rsid w:val="00472AE5"/>
    <w:rsid w:val="004746FE"/>
    <w:rsid w:val="00474F50"/>
    <w:rsid w:val="00475AF9"/>
    <w:rsid w:val="00475D02"/>
    <w:rsid w:val="00476326"/>
    <w:rsid w:val="00476D5A"/>
    <w:rsid w:val="00477045"/>
    <w:rsid w:val="00477B96"/>
    <w:rsid w:val="00477BBB"/>
    <w:rsid w:val="004801DD"/>
    <w:rsid w:val="00480652"/>
    <w:rsid w:val="00481CEA"/>
    <w:rsid w:val="00481DB7"/>
    <w:rsid w:val="00482086"/>
    <w:rsid w:val="00482593"/>
    <w:rsid w:val="00482922"/>
    <w:rsid w:val="00482C88"/>
    <w:rsid w:val="00483B2C"/>
    <w:rsid w:val="00484110"/>
    <w:rsid w:val="00485F5B"/>
    <w:rsid w:val="00486DA2"/>
    <w:rsid w:val="004870BA"/>
    <w:rsid w:val="00487A8C"/>
    <w:rsid w:val="004902AA"/>
    <w:rsid w:val="00490A07"/>
    <w:rsid w:val="00490BEB"/>
    <w:rsid w:val="00491432"/>
    <w:rsid w:val="004918A7"/>
    <w:rsid w:val="00491932"/>
    <w:rsid w:val="0049263E"/>
    <w:rsid w:val="0049270E"/>
    <w:rsid w:val="00492EC9"/>
    <w:rsid w:val="00493A8A"/>
    <w:rsid w:val="00495691"/>
    <w:rsid w:val="00495930"/>
    <w:rsid w:val="004963C9"/>
    <w:rsid w:val="00496ADB"/>
    <w:rsid w:val="0049788A"/>
    <w:rsid w:val="004978B8"/>
    <w:rsid w:val="004A2466"/>
    <w:rsid w:val="004A2863"/>
    <w:rsid w:val="004A4360"/>
    <w:rsid w:val="004A6E3D"/>
    <w:rsid w:val="004A7054"/>
    <w:rsid w:val="004A716A"/>
    <w:rsid w:val="004A72D6"/>
    <w:rsid w:val="004B16D0"/>
    <w:rsid w:val="004B1CE4"/>
    <w:rsid w:val="004B37F0"/>
    <w:rsid w:val="004B3865"/>
    <w:rsid w:val="004B3E51"/>
    <w:rsid w:val="004B3F04"/>
    <w:rsid w:val="004B5D6D"/>
    <w:rsid w:val="004B6110"/>
    <w:rsid w:val="004B6239"/>
    <w:rsid w:val="004B6265"/>
    <w:rsid w:val="004B66F0"/>
    <w:rsid w:val="004B6713"/>
    <w:rsid w:val="004B6E34"/>
    <w:rsid w:val="004B7008"/>
    <w:rsid w:val="004C0508"/>
    <w:rsid w:val="004C0C0C"/>
    <w:rsid w:val="004C34C9"/>
    <w:rsid w:val="004C3636"/>
    <w:rsid w:val="004C5FB4"/>
    <w:rsid w:val="004C6152"/>
    <w:rsid w:val="004C6C04"/>
    <w:rsid w:val="004C6C42"/>
    <w:rsid w:val="004C7508"/>
    <w:rsid w:val="004D057A"/>
    <w:rsid w:val="004D1A06"/>
    <w:rsid w:val="004D30C8"/>
    <w:rsid w:val="004D3713"/>
    <w:rsid w:val="004D40DA"/>
    <w:rsid w:val="004D4D9B"/>
    <w:rsid w:val="004E12AA"/>
    <w:rsid w:val="004E1DA5"/>
    <w:rsid w:val="004E2D3B"/>
    <w:rsid w:val="004E2F0B"/>
    <w:rsid w:val="004E307E"/>
    <w:rsid w:val="004E42BE"/>
    <w:rsid w:val="004E44BD"/>
    <w:rsid w:val="004E58F7"/>
    <w:rsid w:val="004E656F"/>
    <w:rsid w:val="004E67BA"/>
    <w:rsid w:val="004E6ACE"/>
    <w:rsid w:val="004E7059"/>
    <w:rsid w:val="004E7E31"/>
    <w:rsid w:val="004E7E5C"/>
    <w:rsid w:val="004E7F3B"/>
    <w:rsid w:val="004F17C3"/>
    <w:rsid w:val="004F1C70"/>
    <w:rsid w:val="004F2558"/>
    <w:rsid w:val="004F49B3"/>
    <w:rsid w:val="004F534A"/>
    <w:rsid w:val="004F5954"/>
    <w:rsid w:val="004F6D17"/>
    <w:rsid w:val="004F6F48"/>
    <w:rsid w:val="004F7117"/>
    <w:rsid w:val="004F7315"/>
    <w:rsid w:val="004F7578"/>
    <w:rsid w:val="004F7CE0"/>
    <w:rsid w:val="00501D20"/>
    <w:rsid w:val="00502920"/>
    <w:rsid w:val="00502E5F"/>
    <w:rsid w:val="00505B0D"/>
    <w:rsid w:val="005069BC"/>
    <w:rsid w:val="005070BF"/>
    <w:rsid w:val="00507D3F"/>
    <w:rsid w:val="0051150D"/>
    <w:rsid w:val="00511884"/>
    <w:rsid w:val="00511D05"/>
    <w:rsid w:val="005139A6"/>
    <w:rsid w:val="00514A40"/>
    <w:rsid w:val="00515194"/>
    <w:rsid w:val="0051698E"/>
    <w:rsid w:val="0051728D"/>
    <w:rsid w:val="00517763"/>
    <w:rsid w:val="00517AD6"/>
    <w:rsid w:val="00517FF2"/>
    <w:rsid w:val="00521D65"/>
    <w:rsid w:val="00523D09"/>
    <w:rsid w:val="00523F36"/>
    <w:rsid w:val="00524735"/>
    <w:rsid w:val="00524883"/>
    <w:rsid w:val="00524B50"/>
    <w:rsid w:val="00527BE4"/>
    <w:rsid w:val="00527D9C"/>
    <w:rsid w:val="005309BD"/>
    <w:rsid w:val="00531229"/>
    <w:rsid w:val="005324B9"/>
    <w:rsid w:val="00534BCC"/>
    <w:rsid w:val="00534D3C"/>
    <w:rsid w:val="005358D4"/>
    <w:rsid w:val="00535941"/>
    <w:rsid w:val="0053652D"/>
    <w:rsid w:val="0053662E"/>
    <w:rsid w:val="00537502"/>
    <w:rsid w:val="00537A61"/>
    <w:rsid w:val="00540C95"/>
    <w:rsid w:val="00541B82"/>
    <w:rsid w:val="00542669"/>
    <w:rsid w:val="005426E1"/>
    <w:rsid w:val="00542943"/>
    <w:rsid w:val="00542971"/>
    <w:rsid w:val="005439D3"/>
    <w:rsid w:val="0054665C"/>
    <w:rsid w:val="005470E9"/>
    <w:rsid w:val="005476F5"/>
    <w:rsid w:val="00547BA9"/>
    <w:rsid w:val="00551645"/>
    <w:rsid w:val="00551EDE"/>
    <w:rsid w:val="00552516"/>
    <w:rsid w:val="0055278F"/>
    <w:rsid w:val="00552ADC"/>
    <w:rsid w:val="00552D6E"/>
    <w:rsid w:val="0055331A"/>
    <w:rsid w:val="00555068"/>
    <w:rsid w:val="0055563A"/>
    <w:rsid w:val="005557DD"/>
    <w:rsid w:val="0055628E"/>
    <w:rsid w:val="00557E3C"/>
    <w:rsid w:val="00560725"/>
    <w:rsid w:val="00561B59"/>
    <w:rsid w:val="00562CEB"/>
    <w:rsid w:val="0056473B"/>
    <w:rsid w:val="005649BD"/>
    <w:rsid w:val="00564CCF"/>
    <w:rsid w:val="00566334"/>
    <w:rsid w:val="00567D72"/>
    <w:rsid w:val="005705F4"/>
    <w:rsid w:val="0057073D"/>
    <w:rsid w:val="00570BD2"/>
    <w:rsid w:val="005716F3"/>
    <w:rsid w:val="00572606"/>
    <w:rsid w:val="00572EAC"/>
    <w:rsid w:val="00574117"/>
    <w:rsid w:val="0057434B"/>
    <w:rsid w:val="00574F3F"/>
    <w:rsid w:val="00576180"/>
    <w:rsid w:val="00576335"/>
    <w:rsid w:val="0057672F"/>
    <w:rsid w:val="00576DEE"/>
    <w:rsid w:val="00576F8E"/>
    <w:rsid w:val="0057776D"/>
    <w:rsid w:val="005802B5"/>
    <w:rsid w:val="00582632"/>
    <w:rsid w:val="00583977"/>
    <w:rsid w:val="00583C26"/>
    <w:rsid w:val="00586290"/>
    <w:rsid w:val="00586AA7"/>
    <w:rsid w:val="00586CC1"/>
    <w:rsid w:val="00590E13"/>
    <w:rsid w:val="00590E8F"/>
    <w:rsid w:val="0059472A"/>
    <w:rsid w:val="00594F4F"/>
    <w:rsid w:val="0059524F"/>
    <w:rsid w:val="005959A0"/>
    <w:rsid w:val="00596F78"/>
    <w:rsid w:val="00596FF1"/>
    <w:rsid w:val="005A026B"/>
    <w:rsid w:val="005A0DE2"/>
    <w:rsid w:val="005A10B7"/>
    <w:rsid w:val="005A142F"/>
    <w:rsid w:val="005A177C"/>
    <w:rsid w:val="005A18A7"/>
    <w:rsid w:val="005A19BF"/>
    <w:rsid w:val="005A1F4F"/>
    <w:rsid w:val="005A2978"/>
    <w:rsid w:val="005A2D17"/>
    <w:rsid w:val="005A3238"/>
    <w:rsid w:val="005A380D"/>
    <w:rsid w:val="005A407D"/>
    <w:rsid w:val="005A443D"/>
    <w:rsid w:val="005A4DBB"/>
    <w:rsid w:val="005A60E2"/>
    <w:rsid w:val="005A6A55"/>
    <w:rsid w:val="005A6A91"/>
    <w:rsid w:val="005A73A3"/>
    <w:rsid w:val="005A7462"/>
    <w:rsid w:val="005A7534"/>
    <w:rsid w:val="005A7D78"/>
    <w:rsid w:val="005B1B77"/>
    <w:rsid w:val="005B23EE"/>
    <w:rsid w:val="005B3F60"/>
    <w:rsid w:val="005B430C"/>
    <w:rsid w:val="005B513E"/>
    <w:rsid w:val="005B5829"/>
    <w:rsid w:val="005B5C19"/>
    <w:rsid w:val="005B7803"/>
    <w:rsid w:val="005C073D"/>
    <w:rsid w:val="005C0A7A"/>
    <w:rsid w:val="005C0D56"/>
    <w:rsid w:val="005C1A0B"/>
    <w:rsid w:val="005C1C6E"/>
    <w:rsid w:val="005C2D07"/>
    <w:rsid w:val="005C472D"/>
    <w:rsid w:val="005C55CD"/>
    <w:rsid w:val="005C6151"/>
    <w:rsid w:val="005C67D8"/>
    <w:rsid w:val="005C7105"/>
    <w:rsid w:val="005C7BB2"/>
    <w:rsid w:val="005D05B8"/>
    <w:rsid w:val="005D2069"/>
    <w:rsid w:val="005D3643"/>
    <w:rsid w:val="005D47D3"/>
    <w:rsid w:val="005D4E94"/>
    <w:rsid w:val="005D5458"/>
    <w:rsid w:val="005D645B"/>
    <w:rsid w:val="005D6973"/>
    <w:rsid w:val="005D7B86"/>
    <w:rsid w:val="005D7C41"/>
    <w:rsid w:val="005E0F1E"/>
    <w:rsid w:val="005E171D"/>
    <w:rsid w:val="005E1D99"/>
    <w:rsid w:val="005E1F93"/>
    <w:rsid w:val="005E211C"/>
    <w:rsid w:val="005E288D"/>
    <w:rsid w:val="005E327A"/>
    <w:rsid w:val="005E53B1"/>
    <w:rsid w:val="005E74FC"/>
    <w:rsid w:val="005F18AF"/>
    <w:rsid w:val="005F1EE6"/>
    <w:rsid w:val="005F1F71"/>
    <w:rsid w:val="005F2A31"/>
    <w:rsid w:val="005F33BD"/>
    <w:rsid w:val="005F375D"/>
    <w:rsid w:val="005F37DB"/>
    <w:rsid w:val="005F5371"/>
    <w:rsid w:val="005F5439"/>
    <w:rsid w:val="005F56B1"/>
    <w:rsid w:val="005F663C"/>
    <w:rsid w:val="005F6CB1"/>
    <w:rsid w:val="005F6CED"/>
    <w:rsid w:val="005F7F81"/>
    <w:rsid w:val="006011A9"/>
    <w:rsid w:val="0060174A"/>
    <w:rsid w:val="0060189B"/>
    <w:rsid w:val="00602163"/>
    <w:rsid w:val="00602C37"/>
    <w:rsid w:val="00604553"/>
    <w:rsid w:val="00604FBF"/>
    <w:rsid w:val="00605B05"/>
    <w:rsid w:val="00605BE7"/>
    <w:rsid w:val="00606A5C"/>
    <w:rsid w:val="00606C3D"/>
    <w:rsid w:val="006073A0"/>
    <w:rsid w:val="00607453"/>
    <w:rsid w:val="00607A35"/>
    <w:rsid w:val="00611AB6"/>
    <w:rsid w:val="006127C4"/>
    <w:rsid w:val="00612A32"/>
    <w:rsid w:val="0061310D"/>
    <w:rsid w:val="00613458"/>
    <w:rsid w:val="00613DC4"/>
    <w:rsid w:val="00615315"/>
    <w:rsid w:val="006155E3"/>
    <w:rsid w:val="00615E9A"/>
    <w:rsid w:val="00615EEB"/>
    <w:rsid w:val="0061660E"/>
    <w:rsid w:val="0061720C"/>
    <w:rsid w:val="00617669"/>
    <w:rsid w:val="00617C6F"/>
    <w:rsid w:val="0062077A"/>
    <w:rsid w:val="00620A49"/>
    <w:rsid w:val="00620A55"/>
    <w:rsid w:val="00622490"/>
    <w:rsid w:val="006229A7"/>
    <w:rsid w:val="00622D0D"/>
    <w:rsid w:val="006232AB"/>
    <w:rsid w:val="00623433"/>
    <w:rsid w:val="00624623"/>
    <w:rsid w:val="00626AD7"/>
    <w:rsid w:val="00626B8B"/>
    <w:rsid w:val="00626BDD"/>
    <w:rsid w:val="0062741A"/>
    <w:rsid w:val="0063051B"/>
    <w:rsid w:val="00631291"/>
    <w:rsid w:val="00631310"/>
    <w:rsid w:val="006315EB"/>
    <w:rsid w:val="006320C7"/>
    <w:rsid w:val="006327DA"/>
    <w:rsid w:val="0063295E"/>
    <w:rsid w:val="00632C7C"/>
    <w:rsid w:val="0063337C"/>
    <w:rsid w:val="00633F96"/>
    <w:rsid w:val="006348A6"/>
    <w:rsid w:val="00641240"/>
    <w:rsid w:val="00641A96"/>
    <w:rsid w:val="0064237A"/>
    <w:rsid w:val="00643475"/>
    <w:rsid w:val="006434EB"/>
    <w:rsid w:val="0064450F"/>
    <w:rsid w:val="00644B62"/>
    <w:rsid w:val="00644CEF"/>
    <w:rsid w:val="006450E4"/>
    <w:rsid w:val="00645318"/>
    <w:rsid w:val="00647418"/>
    <w:rsid w:val="00647C2F"/>
    <w:rsid w:val="00650552"/>
    <w:rsid w:val="00651BD5"/>
    <w:rsid w:val="00651EC9"/>
    <w:rsid w:val="00652DE1"/>
    <w:rsid w:val="0065393F"/>
    <w:rsid w:val="00654870"/>
    <w:rsid w:val="006552A1"/>
    <w:rsid w:val="0065534D"/>
    <w:rsid w:val="00657C48"/>
    <w:rsid w:val="00660BA1"/>
    <w:rsid w:val="00661415"/>
    <w:rsid w:val="00661BB5"/>
    <w:rsid w:val="00661D77"/>
    <w:rsid w:val="006621DD"/>
    <w:rsid w:val="00663E00"/>
    <w:rsid w:val="006664AE"/>
    <w:rsid w:val="00666DA9"/>
    <w:rsid w:val="00667388"/>
    <w:rsid w:val="0067080F"/>
    <w:rsid w:val="00670C30"/>
    <w:rsid w:val="00671551"/>
    <w:rsid w:val="00672477"/>
    <w:rsid w:val="00672873"/>
    <w:rsid w:val="00672DC1"/>
    <w:rsid w:val="0067366B"/>
    <w:rsid w:val="00673EE8"/>
    <w:rsid w:val="0067462B"/>
    <w:rsid w:val="00675656"/>
    <w:rsid w:val="00675A64"/>
    <w:rsid w:val="00676D19"/>
    <w:rsid w:val="0067713A"/>
    <w:rsid w:val="006808C3"/>
    <w:rsid w:val="00681232"/>
    <w:rsid w:val="00681DC8"/>
    <w:rsid w:val="00682B90"/>
    <w:rsid w:val="0068309D"/>
    <w:rsid w:val="006853B1"/>
    <w:rsid w:val="00685D0C"/>
    <w:rsid w:val="0068677D"/>
    <w:rsid w:val="006868C0"/>
    <w:rsid w:val="006875FF"/>
    <w:rsid w:val="00687B6E"/>
    <w:rsid w:val="00687E59"/>
    <w:rsid w:val="00691AF6"/>
    <w:rsid w:val="0069297F"/>
    <w:rsid w:val="00692BC3"/>
    <w:rsid w:val="006945C8"/>
    <w:rsid w:val="006961D5"/>
    <w:rsid w:val="00696821"/>
    <w:rsid w:val="00696857"/>
    <w:rsid w:val="00696A84"/>
    <w:rsid w:val="006A0785"/>
    <w:rsid w:val="006A0C56"/>
    <w:rsid w:val="006A124D"/>
    <w:rsid w:val="006A21D4"/>
    <w:rsid w:val="006A34B5"/>
    <w:rsid w:val="006A3C83"/>
    <w:rsid w:val="006B0254"/>
    <w:rsid w:val="006B0F8D"/>
    <w:rsid w:val="006B1F79"/>
    <w:rsid w:val="006B603D"/>
    <w:rsid w:val="006C0763"/>
    <w:rsid w:val="006C0E60"/>
    <w:rsid w:val="006C1783"/>
    <w:rsid w:val="006C1818"/>
    <w:rsid w:val="006C1983"/>
    <w:rsid w:val="006C2148"/>
    <w:rsid w:val="006C2712"/>
    <w:rsid w:val="006C2CF4"/>
    <w:rsid w:val="006C30F5"/>
    <w:rsid w:val="006C4507"/>
    <w:rsid w:val="006C4DF7"/>
    <w:rsid w:val="006C4F08"/>
    <w:rsid w:val="006C6ED4"/>
    <w:rsid w:val="006D00A4"/>
    <w:rsid w:val="006D13BD"/>
    <w:rsid w:val="006D3691"/>
    <w:rsid w:val="006D4226"/>
    <w:rsid w:val="006D58C9"/>
    <w:rsid w:val="006D59A8"/>
    <w:rsid w:val="006D6068"/>
    <w:rsid w:val="006D61CA"/>
    <w:rsid w:val="006D6536"/>
    <w:rsid w:val="006E0FBD"/>
    <w:rsid w:val="006E111C"/>
    <w:rsid w:val="006E14E2"/>
    <w:rsid w:val="006E1CBB"/>
    <w:rsid w:val="006E21D4"/>
    <w:rsid w:val="006E5D84"/>
    <w:rsid w:val="006E5FA0"/>
    <w:rsid w:val="006E61EB"/>
    <w:rsid w:val="006E6767"/>
    <w:rsid w:val="006E6B75"/>
    <w:rsid w:val="006E6ED7"/>
    <w:rsid w:val="006E713F"/>
    <w:rsid w:val="006E725C"/>
    <w:rsid w:val="006E733A"/>
    <w:rsid w:val="006E7E99"/>
    <w:rsid w:val="006F044E"/>
    <w:rsid w:val="006F06A1"/>
    <w:rsid w:val="006F0FDF"/>
    <w:rsid w:val="006F1073"/>
    <w:rsid w:val="006F2CC0"/>
    <w:rsid w:val="006F2D23"/>
    <w:rsid w:val="006F2DE3"/>
    <w:rsid w:val="006F3814"/>
    <w:rsid w:val="006F3E51"/>
    <w:rsid w:val="006F63F7"/>
    <w:rsid w:val="006F68CD"/>
    <w:rsid w:val="00700CED"/>
    <w:rsid w:val="007016A9"/>
    <w:rsid w:val="00701764"/>
    <w:rsid w:val="0070219A"/>
    <w:rsid w:val="00703107"/>
    <w:rsid w:val="00703AF5"/>
    <w:rsid w:val="0070685F"/>
    <w:rsid w:val="0070761B"/>
    <w:rsid w:val="007079E3"/>
    <w:rsid w:val="007121F8"/>
    <w:rsid w:val="007125F7"/>
    <w:rsid w:val="00712B13"/>
    <w:rsid w:val="007136D8"/>
    <w:rsid w:val="00713B4C"/>
    <w:rsid w:val="007148D5"/>
    <w:rsid w:val="0071671D"/>
    <w:rsid w:val="0071741B"/>
    <w:rsid w:val="0071773A"/>
    <w:rsid w:val="00717D27"/>
    <w:rsid w:val="00717EF9"/>
    <w:rsid w:val="00720752"/>
    <w:rsid w:val="007223D2"/>
    <w:rsid w:val="00723718"/>
    <w:rsid w:val="00723EC6"/>
    <w:rsid w:val="0072483F"/>
    <w:rsid w:val="0072538F"/>
    <w:rsid w:val="007259B0"/>
    <w:rsid w:val="00727142"/>
    <w:rsid w:val="007305B7"/>
    <w:rsid w:val="00732200"/>
    <w:rsid w:val="00732387"/>
    <w:rsid w:val="007325B7"/>
    <w:rsid w:val="00732AFF"/>
    <w:rsid w:val="00732B9F"/>
    <w:rsid w:val="0073325A"/>
    <w:rsid w:val="007336D7"/>
    <w:rsid w:val="00733E57"/>
    <w:rsid w:val="00734838"/>
    <w:rsid w:val="007353D3"/>
    <w:rsid w:val="007410CF"/>
    <w:rsid w:val="007410EC"/>
    <w:rsid w:val="007419D8"/>
    <w:rsid w:val="00742839"/>
    <w:rsid w:val="00742E95"/>
    <w:rsid w:val="007434D1"/>
    <w:rsid w:val="00743919"/>
    <w:rsid w:val="007440E5"/>
    <w:rsid w:val="00744421"/>
    <w:rsid w:val="0074469A"/>
    <w:rsid w:val="00744758"/>
    <w:rsid w:val="00744F70"/>
    <w:rsid w:val="00745FF7"/>
    <w:rsid w:val="007460CE"/>
    <w:rsid w:val="00746656"/>
    <w:rsid w:val="007469A9"/>
    <w:rsid w:val="007502E3"/>
    <w:rsid w:val="00751060"/>
    <w:rsid w:val="007515F8"/>
    <w:rsid w:val="00752116"/>
    <w:rsid w:val="00752363"/>
    <w:rsid w:val="007537E5"/>
    <w:rsid w:val="00754672"/>
    <w:rsid w:val="00755A3D"/>
    <w:rsid w:val="00756A61"/>
    <w:rsid w:val="00757195"/>
    <w:rsid w:val="00757421"/>
    <w:rsid w:val="007603B2"/>
    <w:rsid w:val="0076088D"/>
    <w:rsid w:val="00760B98"/>
    <w:rsid w:val="00760FA9"/>
    <w:rsid w:val="00761BFA"/>
    <w:rsid w:val="00764B55"/>
    <w:rsid w:val="007652DA"/>
    <w:rsid w:val="0076661C"/>
    <w:rsid w:val="00766F47"/>
    <w:rsid w:val="007675BE"/>
    <w:rsid w:val="0076769B"/>
    <w:rsid w:val="00770CE1"/>
    <w:rsid w:val="00771DE6"/>
    <w:rsid w:val="00772D32"/>
    <w:rsid w:val="00773992"/>
    <w:rsid w:val="00773E8B"/>
    <w:rsid w:val="007746C4"/>
    <w:rsid w:val="007752AB"/>
    <w:rsid w:val="00775433"/>
    <w:rsid w:val="00775891"/>
    <w:rsid w:val="00777704"/>
    <w:rsid w:val="00777927"/>
    <w:rsid w:val="00777ADF"/>
    <w:rsid w:val="00782BD7"/>
    <w:rsid w:val="00783DD5"/>
    <w:rsid w:val="0078543A"/>
    <w:rsid w:val="007865FA"/>
    <w:rsid w:val="00786673"/>
    <w:rsid w:val="007866DB"/>
    <w:rsid w:val="00786FCD"/>
    <w:rsid w:val="0078753A"/>
    <w:rsid w:val="00787629"/>
    <w:rsid w:val="00790FA7"/>
    <w:rsid w:val="0079141F"/>
    <w:rsid w:val="007914AB"/>
    <w:rsid w:val="00791D5B"/>
    <w:rsid w:val="007930A4"/>
    <w:rsid w:val="00793691"/>
    <w:rsid w:val="007956A2"/>
    <w:rsid w:val="00796434"/>
    <w:rsid w:val="00796D09"/>
    <w:rsid w:val="00797698"/>
    <w:rsid w:val="007A0816"/>
    <w:rsid w:val="007A083A"/>
    <w:rsid w:val="007A1FF1"/>
    <w:rsid w:val="007A386C"/>
    <w:rsid w:val="007A38F7"/>
    <w:rsid w:val="007A5988"/>
    <w:rsid w:val="007A59D2"/>
    <w:rsid w:val="007A5F5B"/>
    <w:rsid w:val="007A6661"/>
    <w:rsid w:val="007A6C2B"/>
    <w:rsid w:val="007A6D56"/>
    <w:rsid w:val="007B2335"/>
    <w:rsid w:val="007B3057"/>
    <w:rsid w:val="007B418E"/>
    <w:rsid w:val="007B51E4"/>
    <w:rsid w:val="007B54DF"/>
    <w:rsid w:val="007B6A2F"/>
    <w:rsid w:val="007C09CA"/>
    <w:rsid w:val="007C19BD"/>
    <w:rsid w:val="007C1D19"/>
    <w:rsid w:val="007C1E11"/>
    <w:rsid w:val="007C4E7C"/>
    <w:rsid w:val="007C528A"/>
    <w:rsid w:val="007C7EB6"/>
    <w:rsid w:val="007D0A80"/>
    <w:rsid w:val="007D1454"/>
    <w:rsid w:val="007D159F"/>
    <w:rsid w:val="007D1998"/>
    <w:rsid w:val="007D2CB9"/>
    <w:rsid w:val="007D3B69"/>
    <w:rsid w:val="007D4587"/>
    <w:rsid w:val="007D4FE0"/>
    <w:rsid w:val="007D72E6"/>
    <w:rsid w:val="007D7D75"/>
    <w:rsid w:val="007E00E7"/>
    <w:rsid w:val="007E0795"/>
    <w:rsid w:val="007E0E64"/>
    <w:rsid w:val="007E22B8"/>
    <w:rsid w:val="007E2731"/>
    <w:rsid w:val="007E2D74"/>
    <w:rsid w:val="007E5236"/>
    <w:rsid w:val="007E5D17"/>
    <w:rsid w:val="007E6CFF"/>
    <w:rsid w:val="007F1AF6"/>
    <w:rsid w:val="007F1D2F"/>
    <w:rsid w:val="007F20EE"/>
    <w:rsid w:val="007F240A"/>
    <w:rsid w:val="007F24F2"/>
    <w:rsid w:val="007F36E3"/>
    <w:rsid w:val="007F393C"/>
    <w:rsid w:val="007F4BF3"/>
    <w:rsid w:val="007F5A92"/>
    <w:rsid w:val="007F6D18"/>
    <w:rsid w:val="007F7554"/>
    <w:rsid w:val="00801318"/>
    <w:rsid w:val="00801B04"/>
    <w:rsid w:val="00802AA2"/>
    <w:rsid w:val="00803262"/>
    <w:rsid w:val="00803622"/>
    <w:rsid w:val="00803EC1"/>
    <w:rsid w:val="00804482"/>
    <w:rsid w:val="00804E02"/>
    <w:rsid w:val="00805194"/>
    <w:rsid w:val="008056D8"/>
    <w:rsid w:val="008066AA"/>
    <w:rsid w:val="00810901"/>
    <w:rsid w:val="008112CC"/>
    <w:rsid w:val="00811CA8"/>
    <w:rsid w:val="00813AF6"/>
    <w:rsid w:val="008151E5"/>
    <w:rsid w:val="008152C5"/>
    <w:rsid w:val="00815D8D"/>
    <w:rsid w:val="008174B3"/>
    <w:rsid w:val="00820E64"/>
    <w:rsid w:val="008218AF"/>
    <w:rsid w:val="00821EDB"/>
    <w:rsid w:val="00823ADA"/>
    <w:rsid w:val="00823E51"/>
    <w:rsid w:val="008243BC"/>
    <w:rsid w:val="00824D2F"/>
    <w:rsid w:val="00824EC4"/>
    <w:rsid w:val="00824F55"/>
    <w:rsid w:val="008251F5"/>
    <w:rsid w:val="0082526E"/>
    <w:rsid w:val="00825CD2"/>
    <w:rsid w:val="008261B4"/>
    <w:rsid w:val="00826557"/>
    <w:rsid w:val="0082754B"/>
    <w:rsid w:val="00827889"/>
    <w:rsid w:val="00830648"/>
    <w:rsid w:val="008310B7"/>
    <w:rsid w:val="00831588"/>
    <w:rsid w:val="008328C0"/>
    <w:rsid w:val="00832AE3"/>
    <w:rsid w:val="00832B7F"/>
    <w:rsid w:val="00832EB8"/>
    <w:rsid w:val="008347AF"/>
    <w:rsid w:val="00834F13"/>
    <w:rsid w:val="00834F6F"/>
    <w:rsid w:val="0083511D"/>
    <w:rsid w:val="00835394"/>
    <w:rsid w:val="00835B3C"/>
    <w:rsid w:val="00837265"/>
    <w:rsid w:val="00837821"/>
    <w:rsid w:val="0084008D"/>
    <w:rsid w:val="008400C9"/>
    <w:rsid w:val="00840494"/>
    <w:rsid w:val="008424CF"/>
    <w:rsid w:val="008430B1"/>
    <w:rsid w:val="00844D55"/>
    <w:rsid w:val="00845B16"/>
    <w:rsid w:val="00846355"/>
    <w:rsid w:val="00846E47"/>
    <w:rsid w:val="0084765B"/>
    <w:rsid w:val="00850159"/>
    <w:rsid w:val="00850E24"/>
    <w:rsid w:val="0085393E"/>
    <w:rsid w:val="00853D55"/>
    <w:rsid w:val="00854101"/>
    <w:rsid w:val="00854F5E"/>
    <w:rsid w:val="00856712"/>
    <w:rsid w:val="008567F2"/>
    <w:rsid w:val="00856C62"/>
    <w:rsid w:val="008623B0"/>
    <w:rsid w:val="00862765"/>
    <w:rsid w:val="00862B53"/>
    <w:rsid w:val="00864C08"/>
    <w:rsid w:val="0086646E"/>
    <w:rsid w:val="0086727F"/>
    <w:rsid w:val="008706A8"/>
    <w:rsid w:val="00870DAC"/>
    <w:rsid w:val="00871DEE"/>
    <w:rsid w:val="00872C7F"/>
    <w:rsid w:val="00873792"/>
    <w:rsid w:val="00875E2F"/>
    <w:rsid w:val="00876A53"/>
    <w:rsid w:val="008773F4"/>
    <w:rsid w:val="008800F4"/>
    <w:rsid w:val="008809BE"/>
    <w:rsid w:val="00881611"/>
    <w:rsid w:val="0088521A"/>
    <w:rsid w:val="0088570C"/>
    <w:rsid w:val="00886A58"/>
    <w:rsid w:val="00887405"/>
    <w:rsid w:val="0088788D"/>
    <w:rsid w:val="008904BB"/>
    <w:rsid w:val="008906C0"/>
    <w:rsid w:val="008906C2"/>
    <w:rsid w:val="00891D2F"/>
    <w:rsid w:val="00891D3B"/>
    <w:rsid w:val="0089276B"/>
    <w:rsid w:val="008929D0"/>
    <w:rsid w:val="00892D22"/>
    <w:rsid w:val="00893A24"/>
    <w:rsid w:val="00893E6A"/>
    <w:rsid w:val="008945C5"/>
    <w:rsid w:val="00894C72"/>
    <w:rsid w:val="00895922"/>
    <w:rsid w:val="00896630"/>
    <w:rsid w:val="00896985"/>
    <w:rsid w:val="008A11A9"/>
    <w:rsid w:val="008A18A5"/>
    <w:rsid w:val="008A281B"/>
    <w:rsid w:val="008A2AF1"/>
    <w:rsid w:val="008A3E01"/>
    <w:rsid w:val="008A42A1"/>
    <w:rsid w:val="008A474C"/>
    <w:rsid w:val="008A4894"/>
    <w:rsid w:val="008A4A9F"/>
    <w:rsid w:val="008A51CC"/>
    <w:rsid w:val="008A5A98"/>
    <w:rsid w:val="008A5CF5"/>
    <w:rsid w:val="008A7D32"/>
    <w:rsid w:val="008B0641"/>
    <w:rsid w:val="008B398D"/>
    <w:rsid w:val="008B3BB9"/>
    <w:rsid w:val="008C0229"/>
    <w:rsid w:val="008C24FB"/>
    <w:rsid w:val="008C2618"/>
    <w:rsid w:val="008C2D81"/>
    <w:rsid w:val="008C2E4D"/>
    <w:rsid w:val="008C3307"/>
    <w:rsid w:val="008C4800"/>
    <w:rsid w:val="008C4B37"/>
    <w:rsid w:val="008C6C8D"/>
    <w:rsid w:val="008C706A"/>
    <w:rsid w:val="008C7218"/>
    <w:rsid w:val="008D0D30"/>
    <w:rsid w:val="008D230F"/>
    <w:rsid w:val="008D3805"/>
    <w:rsid w:val="008D3A71"/>
    <w:rsid w:val="008D40E8"/>
    <w:rsid w:val="008D4256"/>
    <w:rsid w:val="008D43E3"/>
    <w:rsid w:val="008D5F8F"/>
    <w:rsid w:val="008D65D7"/>
    <w:rsid w:val="008D6C85"/>
    <w:rsid w:val="008D7790"/>
    <w:rsid w:val="008E05D9"/>
    <w:rsid w:val="008E0A70"/>
    <w:rsid w:val="008E2822"/>
    <w:rsid w:val="008E3209"/>
    <w:rsid w:val="008E4AEB"/>
    <w:rsid w:val="008E4E90"/>
    <w:rsid w:val="008E6E29"/>
    <w:rsid w:val="008E79A9"/>
    <w:rsid w:val="008F1B43"/>
    <w:rsid w:val="008F1CA9"/>
    <w:rsid w:val="008F2986"/>
    <w:rsid w:val="008F2C12"/>
    <w:rsid w:val="008F41F6"/>
    <w:rsid w:val="008F5589"/>
    <w:rsid w:val="008F72E7"/>
    <w:rsid w:val="00900515"/>
    <w:rsid w:val="0090077C"/>
    <w:rsid w:val="00901607"/>
    <w:rsid w:val="0090283D"/>
    <w:rsid w:val="0090388B"/>
    <w:rsid w:val="009038F4"/>
    <w:rsid w:val="00903F54"/>
    <w:rsid w:val="00904440"/>
    <w:rsid w:val="00904ED3"/>
    <w:rsid w:val="00905EFA"/>
    <w:rsid w:val="0090632A"/>
    <w:rsid w:val="009066C5"/>
    <w:rsid w:val="00910C2C"/>
    <w:rsid w:val="00910F51"/>
    <w:rsid w:val="009117D4"/>
    <w:rsid w:val="00911CB8"/>
    <w:rsid w:val="00912CE7"/>
    <w:rsid w:val="00914ADA"/>
    <w:rsid w:val="00915470"/>
    <w:rsid w:val="00915C42"/>
    <w:rsid w:val="009160BF"/>
    <w:rsid w:val="00916873"/>
    <w:rsid w:val="0091692B"/>
    <w:rsid w:val="00920CDA"/>
    <w:rsid w:val="00921A29"/>
    <w:rsid w:val="00922582"/>
    <w:rsid w:val="009233AF"/>
    <w:rsid w:val="009239C2"/>
    <w:rsid w:val="009242DC"/>
    <w:rsid w:val="00924332"/>
    <w:rsid w:val="00924D12"/>
    <w:rsid w:val="009254FF"/>
    <w:rsid w:val="00930798"/>
    <w:rsid w:val="0093080B"/>
    <w:rsid w:val="00931A8E"/>
    <w:rsid w:val="009322B9"/>
    <w:rsid w:val="009349F9"/>
    <w:rsid w:val="00935C52"/>
    <w:rsid w:val="00935C56"/>
    <w:rsid w:val="00935FEC"/>
    <w:rsid w:val="00936FFD"/>
    <w:rsid w:val="00937034"/>
    <w:rsid w:val="0093714A"/>
    <w:rsid w:val="0094044E"/>
    <w:rsid w:val="0094176D"/>
    <w:rsid w:val="00942328"/>
    <w:rsid w:val="009449A8"/>
    <w:rsid w:val="00944C9E"/>
    <w:rsid w:val="0094518C"/>
    <w:rsid w:val="0094565D"/>
    <w:rsid w:val="009461DC"/>
    <w:rsid w:val="00946A44"/>
    <w:rsid w:val="00946E66"/>
    <w:rsid w:val="00947C38"/>
    <w:rsid w:val="00947F05"/>
    <w:rsid w:val="00950055"/>
    <w:rsid w:val="0095077B"/>
    <w:rsid w:val="00950EE7"/>
    <w:rsid w:val="00951BE3"/>
    <w:rsid w:val="00952D29"/>
    <w:rsid w:val="009532B9"/>
    <w:rsid w:val="00953350"/>
    <w:rsid w:val="00954930"/>
    <w:rsid w:val="00955199"/>
    <w:rsid w:val="00955A00"/>
    <w:rsid w:val="009561A9"/>
    <w:rsid w:val="00956B64"/>
    <w:rsid w:val="009572A0"/>
    <w:rsid w:val="00957FAD"/>
    <w:rsid w:val="00961083"/>
    <w:rsid w:val="009614EE"/>
    <w:rsid w:val="009620B2"/>
    <w:rsid w:val="00962501"/>
    <w:rsid w:val="00963B8F"/>
    <w:rsid w:val="0096422A"/>
    <w:rsid w:val="009645CB"/>
    <w:rsid w:val="009650C5"/>
    <w:rsid w:val="009651F1"/>
    <w:rsid w:val="00966C50"/>
    <w:rsid w:val="00967809"/>
    <w:rsid w:val="0096796D"/>
    <w:rsid w:val="009742FE"/>
    <w:rsid w:val="009756AE"/>
    <w:rsid w:val="00975D67"/>
    <w:rsid w:val="00976066"/>
    <w:rsid w:val="009775CE"/>
    <w:rsid w:val="00977688"/>
    <w:rsid w:val="00980C2E"/>
    <w:rsid w:val="00981623"/>
    <w:rsid w:val="00982037"/>
    <w:rsid w:val="00982816"/>
    <w:rsid w:val="009828FA"/>
    <w:rsid w:val="00982C4D"/>
    <w:rsid w:val="0098349B"/>
    <w:rsid w:val="00983547"/>
    <w:rsid w:val="009853D9"/>
    <w:rsid w:val="0098637E"/>
    <w:rsid w:val="009874C1"/>
    <w:rsid w:val="009879D2"/>
    <w:rsid w:val="00987BC3"/>
    <w:rsid w:val="00990B37"/>
    <w:rsid w:val="00991E24"/>
    <w:rsid w:val="0099249A"/>
    <w:rsid w:val="009928B8"/>
    <w:rsid w:val="00994DFF"/>
    <w:rsid w:val="00994ECA"/>
    <w:rsid w:val="009959BB"/>
    <w:rsid w:val="00996790"/>
    <w:rsid w:val="00996C89"/>
    <w:rsid w:val="009974DD"/>
    <w:rsid w:val="00997644"/>
    <w:rsid w:val="009976C6"/>
    <w:rsid w:val="00997F49"/>
    <w:rsid w:val="009A2084"/>
    <w:rsid w:val="009A46AF"/>
    <w:rsid w:val="009A49FF"/>
    <w:rsid w:val="009A4E44"/>
    <w:rsid w:val="009A5782"/>
    <w:rsid w:val="009A590F"/>
    <w:rsid w:val="009A6A69"/>
    <w:rsid w:val="009A772C"/>
    <w:rsid w:val="009B0795"/>
    <w:rsid w:val="009B0C90"/>
    <w:rsid w:val="009B207D"/>
    <w:rsid w:val="009B2828"/>
    <w:rsid w:val="009B28B3"/>
    <w:rsid w:val="009B2B2D"/>
    <w:rsid w:val="009B2D9F"/>
    <w:rsid w:val="009B3C34"/>
    <w:rsid w:val="009B42BD"/>
    <w:rsid w:val="009B5F57"/>
    <w:rsid w:val="009B66BA"/>
    <w:rsid w:val="009B6F11"/>
    <w:rsid w:val="009B79EC"/>
    <w:rsid w:val="009B7F3B"/>
    <w:rsid w:val="009B7FD8"/>
    <w:rsid w:val="009C0998"/>
    <w:rsid w:val="009C0F3E"/>
    <w:rsid w:val="009C2C3C"/>
    <w:rsid w:val="009C2E5C"/>
    <w:rsid w:val="009C371E"/>
    <w:rsid w:val="009C3C1C"/>
    <w:rsid w:val="009C5DC6"/>
    <w:rsid w:val="009D07CE"/>
    <w:rsid w:val="009D1CE2"/>
    <w:rsid w:val="009D1E03"/>
    <w:rsid w:val="009D254A"/>
    <w:rsid w:val="009D258C"/>
    <w:rsid w:val="009D31B3"/>
    <w:rsid w:val="009D48FF"/>
    <w:rsid w:val="009D76C5"/>
    <w:rsid w:val="009D7993"/>
    <w:rsid w:val="009D7D3F"/>
    <w:rsid w:val="009E1644"/>
    <w:rsid w:val="009E2DBC"/>
    <w:rsid w:val="009E352E"/>
    <w:rsid w:val="009E3656"/>
    <w:rsid w:val="009E36E0"/>
    <w:rsid w:val="009E3831"/>
    <w:rsid w:val="009E3A07"/>
    <w:rsid w:val="009E4289"/>
    <w:rsid w:val="009E58D8"/>
    <w:rsid w:val="009E5C14"/>
    <w:rsid w:val="009E6490"/>
    <w:rsid w:val="009E6D0A"/>
    <w:rsid w:val="009E6F2B"/>
    <w:rsid w:val="009E72E8"/>
    <w:rsid w:val="009E7476"/>
    <w:rsid w:val="009F1A66"/>
    <w:rsid w:val="009F1CE0"/>
    <w:rsid w:val="009F31A4"/>
    <w:rsid w:val="009F3B8B"/>
    <w:rsid w:val="009F494D"/>
    <w:rsid w:val="009F5885"/>
    <w:rsid w:val="009F594D"/>
    <w:rsid w:val="009F5BC3"/>
    <w:rsid w:val="009F65C8"/>
    <w:rsid w:val="009F705E"/>
    <w:rsid w:val="009F72AD"/>
    <w:rsid w:val="009F7783"/>
    <w:rsid w:val="00A0036D"/>
    <w:rsid w:val="00A00B75"/>
    <w:rsid w:val="00A00EC4"/>
    <w:rsid w:val="00A00F14"/>
    <w:rsid w:val="00A0121F"/>
    <w:rsid w:val="00A01C14"/>
    <w:rsid w:val="00A02669"/>
    <w:rsid w:val="00A02CFA"/>
    <w:rsid w:val="00A02DA8"/>
    <w:rsid w:val="00A03D31"/>
    <w:rsid w:val="00A04F76"/>
    <w:rsid w:val="00A05607"/>
    <w:rsid w:val="00A058CA"/>
    <w:rsid w:val="00A05C45"/>
    <w:rsid w:val="00A05CAC"/>
    <w:rsid w:val="00A06EF5"/>
    <w:rsid w:val="00A077B2"/>
    <w:rsid w:val="00A07F69"/>
    <w:rsid w:val="00A10985"/>
    <w:rsid w:val="00A10E5B"/>
    <w:rsid w:val="00A12246"/>
    <w:rsid w:val="00A125BD"/>
    <w:rsid w:val="00A14949"/>
    <w:rsid w:val="00A14EDD"/>
    <w:rsid w:val="00A16C1C"/>
    <w:rsid w:val="00A16C69"/>
    <w:rsid w:val="00A16CFD"/>
    <w:rsid w:val="00A16F8D"/>
    <w:rsid w:val="00A17D16"/>
    <w:rsid w:val="00A2017A"/>
    <w:rsid w:val="00A20BEA"/>
    <w:rsid w:val="00A215E4"/>
    <w:rsid w:val="00A21D6B"/>
    <w:rsid w:val="00A21D7F"/>
    <w:rsid w:val="00A22D27"/>
    <w:rsid w:val="00A22FCB"/>
    <w:rsid w:val="00A237DD"/>
    <w:rsid w:val="00A27C62"/>
    <w:rsid w:val="00A30B51"/>
    <w:rsid w:val="00A30ED6"/>
    <w:rsid w:val="00A3435D"/>
    <w:rsid w:val="00A34CD6"/>
    <w:rsid w:val="00A3543E"/>
    <w:rsid w:val="00A37BE9"/>
    <w:rsid w:val="00A42115"/>
    <w:rsid w:val="00A42458"/>
    <w:rsid w:val="00A42D8F"/>
    <w:rsid w:val="00A4304E"/>
    <w:rsid w:val="00A4351E"/>
    <w:rsid w:val="00A44017"/>
    <w:rsid w:val="00A45475"/>
    <w:rsid w:val="00A45688"/>
    <w:rsid w:val="00A46920"/>
    <w:rsid w:val="00A50A42"/>
    <w:rsid w:val="00A50F43"/>
    <w:rsid w:val="00A5283D"/>
    <w:rsid w:val="00A53197"/>
    <w:rsid w:val="00A5335B"/>
    <w:rsid w:val="00A54598"/>
    <w:rsid w:val="00A54AD6"/>
    <w:rsid w:val="00A54C60"/>
    <w:rsid w:val="00A5647A"/>
    <w:rsid w:val="00A569F7"/>
    <w:rsid w:val="00A570D9"/>
    <w:rsid w:val="00A60754"/>
    <w:rsid w:val="00A60B03"/>
    <w:rsid w:val="00A60B1C"/>
    <w:rsid w:val="00A611EF"/>
    <w:rsid w:val="00A612A7"/>
    <w:rsid w:val="00A616A2"/>
    <w:rsid w:val="00A62066"/>
    <w:rsid w:val="00A62D7C"/>
    <w:rsid w:val="00A65845"/>
    <w:rsid w:val="00A65BD4"/>
    <w:rsid w:val="00A67A64"/>
    <w:rsid w:val="00A701A7"/>
    <w:rsid w:val="00A702C7"/>
    <w:rsid w:val="00A715CE"/>
    <w:rsid w:val="00A71AC5"/>
    <w:rsid w:val="00A71ADE"/>
    <w:rsid w:val="00A71C67"/>
    <w:rsid w:val="00A7244A"/>
    <w:rsid w:val="00A73833"/>
    <w:rsid w:val="00A73E87"/>
    <w:rsid w:val="00A74007"/>
    <w:rsid w:val="00A74552"/>
    <w:rsid w:val="00A747B1"/>
    <w:rsid w:val="00A74D56"/>
    <w:rsid w:val="00A751C4"/>
    <w:rsid w:val="00A75466"/>
    <w:rsid w:val="00A7607F"/>
    <w:rsid w:val="00A76B8E"/>
    <w:rsid w:val="00A76EA0"/>
    <w:rsid w:val="00A77307"/>
    <w:rsid w:val="00A77633"/>
    <w:rsid w:val="00A801C5"/>
    <w:rsid w:val="00A80F53"/>
    <w:rsid w:val="00A81BEB"/>
    <w:rsid w:val="00A82892"/>
    <w:rsid w:val="00A8329D"/>
    <w:rsid w:val="00A832BB"/>
    <w:rsid w:val="00A84CB8"/>
    <w:rsid w:val="00A865E5"/>
    <w:rsid w:val="00A86A4D"/>
    <w:rsid w:val="00A9293E"/>
    <w:rsid w:val="00A92C2B"/>
    <w:rsid w:val="00A92F44"/>
    <w:rsid w:val="00A93D49"/>
    <w:rsid w:val="00A95264"/>
    <w:rsid w:val="00A9527E"/>
    <w:rsid w:val="00A95FD1"/>
    <w:rsid w:val="00A9675C"/>
    <w:rsid w:val="00A97E4A"/>
    <w:rsid w:val="00AA0267"/>
    <w:rsid w:val="00AA153B"/>
    <w:rsid w:val="00AA28C0"/>
    <w:rsid w:val="00AA3C8D"/>
    <w:rsid w:val="00AA45C3"/>
    <w:rsid w:val="00AA4ED2"/>
    <w:rsid w:val="00AA6179"/>
    <w:rsid w:val="00AA6351"/>
    <w:rsid w:val="00AA7AF4"/>
    <w:rsid w:val="00AA7F4A"/>
    <w:rsid w:val="00AB0AC8"/>
    <w:rsid w:val="00AB0F00"/>
    <w:rsid w:val="00AB140C"/>
    <w:rsid w:val="00AB147E"/>
    <w:rsid w:val="00AB38DF"/>
    <w:rsid w:val="00AB3AB8"/>
    <w:rsid w:val="00AB3DFE"/>
    <w:rsid w:val="00AB435C"/>
    <w:rsid w:val="00AB507C"/>
    <w:rsid w:val="00AB5328"/>
    <w:rsid w:val="00AB6776"/>
    <w:rsid w:val="00AB6785"/>
    <w:rsid w:val="00AB711A"/>
    <w:rsid w:val="00AC07B7"/>
    <w:rsid w:val="00AC0EB6"/>
    <w:rsid w:val="00AC1453"/>
    <w:rsid w:val="00AC168F"/>
    <w:rsid w:val="00AC1AA2"/>
    <w:rsid w:val="00AC1EE2"/>
    <w:rsid w:val="00AC2394"/>
    <w:rsid w:val="00AC3269"/>
    <w:rsid w:val="00AC4BB2"/>
    <w:rsid w:val="00AC504E"/>
    <w:rsid w:val="00AC6452"/>
    <w:rsid w:val="00AD0E86"/>
    <w:rsid w:val="00AD127E"/>
    <w:rsid w:val="00AD1571"/>
    <w:rsid w:val="00AD195B"/>
    <w:rsid w:val="00AD2209"/>
    <w:rsid w:val="00AD2BC3"/>
    <w:rsid w:val="00AD4E8D"/>
    <w:rsid w:val="00AD5E3A"/>
    <w:rsid w:val="00AD67FC"/>
    <w:rsid w:val="00AD7DDC"/>
    <w:rsid w:val="00AE0CAF"/>
    <w:rsid w:val="00AE10E4"/>
    <w:rsid w:val="00AE2145"/>
    <w:rsid w:val="00AE3087"/>
    <w:rsid w:val="00AE3644"/>
    <w:rsid w:val="00AE3C5F"/>
    <w:rsid w:val="00AE42FB"/>
    <w:rsid w:val="00AE6330"/>
    <w:rsid w:val="00AE7462"/>
    <w:rsid w:val="00AE7911"/>
    <w:rsid w:val="00AF0A21"/>
    <w:rsid w:val="00AF0B87"/>
    <w:rsid w:val="00AF1613"/>
    <w:rsid w:val="00AF27CA"/>
    <w:rsid w:val="00AF4A54"/>
    <w:rsid w:val="00AF562C"/>
    <w:rsid w:val="00AF5FCD"/>
    <w:rsid w:val="00AF702B"/>
    <w:rsid w:val="00AF73C6"/>
    <w:rsid w:val="00B002B0"/>
    <w:rsid w:val="00B002CE"/>
    <w:rsid w:val="00B005DE"/>
    <w:rsid w:val="00B00E11"/>
    <w:rsid w:val="00B01C7E"/>
    <w:rsid w:val="00B03589"/>
    <w:rsid w:val="00B03ABB"/>
    <w:rsid w:val="00B04945"/>
    <w:rsid w:val="00B04D11"/>
    <w:rsid w:val="00B059BC"/>
    <w:rsid w:val="00B05C6E"/>
    <w:rsid w:val="00B06C7F"/>
    <w:rsid w:val="00B06D59"/>
    <w:rsid w:val="00B07978"/>
    <w:rsid w:val="00B07CD2"/>
    <w:rsid w:val="00B11AD8"/>
    <w:rsid w:val="00B131A4"/>
    <w:rsid w:val="00B13783"/>
    <w:rsid w:val="00B14D5F"/>
    <w:rsid w:val="00B151A7"/>
    <w:rsid w:val="00B1541A"/>
    <w:rsid w:val="00B15CE8"/>
    <w:rsid w:val="00B166DD"/>
    <w:rsid w:val="00B1692B"/>
    <w:rsid w:val="00B2010E"/>
    <w:rsid w:val="00B20132"/>
    <w:rsid w:val="00B212B2"/>
    <w:rsid w:val="00B21B15"/>
    <w:rsid w:val="00B21B8B"/>
    <w:rsid w:val="00B228FB"/>
    <w:rsid w:val="00B22D8E"/>
    <w:rsid w:val="00B231F6"/>
    <w:rsid w:val="00B23493"/>
    <w:rsid w:val="00B24FFB"/>
    <w:rsid w:val="00B2513E"/>
    <w:rsid w:val="00B26139"/>
    <w:rsid w:val="00B26353"/>
    <w:rsid w:val="00B31180"/>
    <w:rsid w:val="00B31EAC"/>
    <w:rsid w:val="00B31FD8"/>
    <w:rsid w:val="00B32694"/>
    <w:rsid w:val="00B33859"/>
    <w:rsid w:val="00B33A88"/>
    <w:rsid w:val="00B35773"/>
    <w:rsid w:val="00B36311"/>
    <w:rsid w:val="00B36BD2"/>
    <w:rsid w:val="00B3745A"/>
    <w:rsid w:val="00B40196"/>
    <w:rsid w:val="00B401B6"/>
    <w:rsid w:val="00B40457"/>
    <w:rsid w:val="00B41022"/>
    <w:rsid w:val="00B4133D"/>
    <w:rsid w:val="00B417C9"/>
    <w:rsid w:val="00B41D76"/>
    <w:rsid w:val="00B42701"/>
    <w:rsid w:val="00B43A4E"/>
    <w:rsid w:val="00B45C92"/>
    <w:rsid w:val="00B461AD"/>
    <w:rsid w:val="00B46C08"/>
    <w:rsid w:val="00B46E1F"/>
    <w:rsid w:val="00B46FDE"/>
    <w:rsid w:val="00B47B81"/>
    <w:rsid w:val="00B50527"/>
    <w:rsid w:val="00B50F86"/>
    <w:rsid w:val="00B51A23"/>
    <w:rsid w:val="00B51BA5"/>
    <w:rsid w:val="00B52D84"/>
    <w:rsid w:val="00B535FE"/>
    <w:rsid w:val="00B54FEE"/>
    <w:rsid w:val="00B5530F"/>
    <w:rsid w:val="00B60234"/>
    <w:rsid w:val="00B60616"/>
    <w:rsid w:val="00B60908"/>
    <w:rsid w:val="00B6189B"/>
    <w:rsid w:val="00B63200"/>
    <w:rsid w:val="00B6338A"/>
    <w:rsid w:val="00B63840"/>
    <w:rsid w:val="00B641DE"/>
    <w:rsid w:val="00B645E6"/>
    <w:rsid w:val="00B6507C"/>
    <w:rsid w:val="00B665DC"/>
    <w:rsid w:val="00B7064C"/>
    <w:rsid w:val="00B71864"/>
    <w:rsid w:val="00B718B2"/>
    <w:rsid w:val="00B731D7"/>
    <w:rsid w:val="00B738E5"/>
    <w:rsid w:val="00B74310"/>
    <w:rsid w:val="00B7469A"/>
    <w:rsid w:val="00B76761"/>
    <w:rsid w:val="00B769C1"/>
    <w:rsid w:val="00B76EFF"/>
    <w:rsid w:val="00B77E7E"/>
    <w:rsid w:val="00B81C2C"/>
    <w:rsid w:val="00B81E10"/>
    <w:rsid w:val="00B82238"/>
    <w:rsid w:val="00B824FF"/>
    <w:rsid w:val="00B83490"/>
    <w:rsid w:val="00B83561"/>
    <w:rsid w:val="00B846C8"/>
    <w:rsid w:val="00B9163D"/>
    <w:rsid w:val="00B929A9"/>
    <w:rsid w:val="00B92A0C"/>
    <w:rsid w:val="00B92AEF"/>
    <w:rsid w:val="00B92BEF"/>
    <w:rsid w:val="00B92F60"/>
    <w:rsid w:val="00B93E25"/>
    <w:rsid w:val="00B954EA"/>
    <w:rsid w:val="00B95A32"/>
    <w:rsid w:val="00B95DBA"/>
    <w:rsid w:val="00B95DF9"/>
    <w:rsid w:val="00B96877"/>
    <w:rsid w:val="00B972F6"/>
    <w:rsid w:val="00B97724"/>
    <w:rsid w:val="00BA038E"/>
    <w:rsid w:val="00BA03DA"/>
    <w:rsid w:val="00BA0B07"/>
    <w:rsid w:val="00BA0EBA"/>
    <w:rsid w:val="00BA1266"/>
    <w:rsid w:val="00BA15BF"/>
    <w:rsid w:val="00BA18F1"/>
    <w:rsid w:val="00BA2082"/>
    <w:rsid w:val="00BA329A"/>
    <w:rsid w:val="00BA3353"/>
    <w:rsid w:val="00BA3AE3"/>
    <w:rsid w:val="00BA41FB"/>
    <w:rsid w:val="00BA4B0A"/>
    <w:rsid w:val="00BA534C"/>
    <w:rsid w:val="00BA559B"/>
    <w:rsid w:val="00BA5CBF"/>
    <w:rsid w:val="00BA5FFB"/>
    <w:rsid w:val="00BA6704"/>
    <w:rsid w:val="00BA6A4C"/>
    <w:rsid w:val="00BA7211"/>
    <w:rsid w:val="00BA794C"/>
    <w:rsid w:val="00BB1AE4"/>
    <w:rsid w:val="00BB394A"/>
    <w:rsid w:val="00BB4D71"/>
    <w:rsid w:val="00BB7E16"/>
    <w:rsid w:val="00BC0870"/>
    <w:rsid w:val="00BC1073"/>
    <w:rsid w:val="00BC13F9"/>
    <w:rsid w:val="00BC179B"/>
    <w:rsid w:val="00BC2A92"/>
    <w:rsid w:val="00BC4488"/>
    <w:rsid w:val="00BC4E0E"/>
    <w:rsid w:val="00BC5B1A"/>
    <w:rsid w:val="00BC6B1D"/>
    <w:rsid w:val="00BC745D"/>
    <w:rsid w:val="00BC74EF"/>
    <w:rsid w:val="00BD0169"/>
    <w:rsid w:val="00BD0980"/>
    <w:rsid w:val="00BD09E6"/>
    <w:rsid w:val="00BD0D9B"/>
    <w:rsid w:val="00BD1A11"/>
    <w:rsid w:val="00BD1FDC"/>
    <w:rsid w:val="00BD2EDD"/>
    <w:rsid w:val="00BD3A5A"/>
    <w:rsid w:val="00BD3E1E"/>
    <w:rsid w:val="00BD5253"/>
    <w:rsid w:val="00BD6129"/>
    <w:rsid w:val="00BD78F7"/>
    <w:rsid w:val="00BE0AE6"/>
    <w:rsid w:val="00BE1561"/>
    <w:rsid w:val="00BE1AC2"/>
    <w:rsid w:val="00BE1FB1"/>
    <w:rsid w:val="00BE3443"/>
    <w:rsid w:val="00BE42ED"/>
    <w:rsid w:val="00BE4F60"/>
    <w:rsid w:val="00BE6D4C"/>
    <w:rsid w:val="00BE7513"/>
    <w:rsid w:val="00BF0FD9"/>
    <w:rsid w:val="00BF13FF"/>
    <w:rsid w:val="00BF2526"/>
    <w:rsid w:val="00BF36D5"/>
    <w:rsid w:val="00BF5B16"/>
    <w:rsid w:val="00BF5CEA"/>
    <w:rsid w:val="00BF5EEB"/>
    <w:rsid w:val="00BF6E3A"/>
    <w:rsid w:val="00BF7B1E"/>
    <w:rsid w:val="00BF7C9E"/>
    <w:rsid w:val="00C0130C"/>
    <w:rsid w:val="00C02B2A"/>
    <w:rsid w:val="00C02F3E"/>
    <w:rsid w:val="00C04D64"/>
    <w:rsid w:val="00C0531F"/>
    <w:rsid w:val="00C10005"/>
    <w:rsid w:val="00C10F4B"/>
    <w:rsid w:val="00C11C6D"/>
    <w:rsid w:val="00C12685"/>
    <w:rsid w:val="00C14060"/>
    <w:rsid w:val="00C15E53"/>
    <w:rsid w:val="00C166E3"/>
    <w:rsid w:val="00C1776B"/>
    <w:rsid w:val="00C17DD9"/>
    <w:rsid w:val="00C22B93"/>
    <w:rsid w:val="00C2395D"/>
    <w:rsid w:val="00C23F57"/>
    <w:rsid w:val="00C243B1"/>
    <w:rsid w:val="00C2481C"/>
    <w:rsid w:val="00C24BA1"/>
    <w:rsid w:val="00C25806"/>
    <w:rsid w:val="00C266AA"/>
    <w:rsid w:val="00C27E0F"/>
    <w:rsid w:val="00C3138E"/>
    <w:rsid w:val="00C32155"/>
    <w:rsid w:val="00C326EF"/>
    <w:rsid w:val="00C32EC0"/>
    <w:rsid w:val="00C330D0"/>
    <w:rsid w:val="00C37008"/>
    <w:rsid w:val="00C37CDB"/>
    <w:rsid w:val="00C4128D"/>
    <w:rsid w:val="00C4141C"/>
    <w:rsid w:val="00C4181D"/>
    <w:rsid w:val="00C41FE4"/>
    <w:rsid w:val="00C429BE"/>
    <w:rsid w:val="00C43074"/>
    <w:rsid w:val="00C43084"/>
    <w:rsid w:val="00C43F96"/>
    <w:rsid w:val="00C44021"/>
    <w:rsid w:val="00C44C32"/>
    <w:rsid w:val="00C454F3"/>
    <w:rsid w:val="00C4567A"/>
    <w:rsid w:val="00C460C2"/>
    <w:rsid w:val="00C46227"/>
    <w:rsid w:val="00C4650E"/>
    <w:rsid w:val="00C46D39"/>
    <w:rsid w:val="00C46E3E"/>
    <w:rsid w:val="00C50B4D"/>
    <w:rsid w:val="00C511F8"/>
    <w:rsid w:val="00C523BD"/>
    <w:rsid w:val="00C52ECF"/>
    <w:rsid w:val="00C53824"/>
    <w:rsid w:val="00C542A5"/>
    <w:rsid w:val="00C54E7F"/>
    <w:rsid w:val="00C55E69"/>
    <w:rsid w:val="00C57132"/>
    <w:rsid w:val="00C5732C"/>
    <w:rsid w:val="00C57EA4"/>
    <w:rsid w:val="00C605AC"/>
    <w:rsid w:val="00C605DE"/>
    <w:rsid w:val="00C61D0D"/>
    <w:rsid w:val="00C6212A"/>
    <w:rsid w:val="00C62612"/>
    <w:rsid w:val="00C6288F"/>
    <w:rsid w:val="00C630BA"/>
    <w:rsid w:val="00C631A2"/>
    <w:rsid w:val="00C6576D"/>
    <w:rsid w:val="00C6579F"/>
    <w:rsid w:val="00C721D5"/>
    <w:rsid w:val="00C72A3F"/>
    <w:rsid w:val="00C72F10"/>
    <w:rsid w:val="00C7546F"/>
    <w:rsid w:val="00C7591F"/>
    <w:rsid w:val="00C76B01"/>
    <w:rsid w:val="00C77CA2"/>
    <w:rsid w:val="00C800F5"/>
    <w:rsid w:val="00C81455"/>
    <w:rsid w:val="00C81BFA"/>
    <w:rsid w:val="00C85A1B"/>
    <w:rsid w:val="00C86C3C"/>
    <w:rsid w:val="00C87A12"/>
    <w:rsid w:val="00C91779"/>
    <w:rsid w:val="00C92325"/>
    <w:rsid w:val="00C9254D"/>
    <w:rsid w:val="00C9264F"/>
    <w:rsid w:val="00C926D1"/>
    <w:rsid w:val="00C92733"/>
    <w:rsid w:val="00C935B7"/>
    <w:rsid w:val="00C93933"/>
    <w:rsid w:val="00C939D3"/>
    <w:rsid w:val="00C93F11"/>
    <w:rsid w:val="00C94915"/>
    <w:rsid w:val="00C94B54"/>
    <w:rsid w:val="00C94ECC"/>
    <w:rsid w:val="00C94F2D"/>
    <w:rsid w:val="00C9526E"/>
    <w:rsid w:val="00C97934"/>
    <w:rsid w:val="00C97A99"/>
    <w:rsid w:val="00C97AC9"/>
    <w:rsid w:val="00CA2F46"/>
    <w:rsid w:val="00CA3A5A"/>
    <w:rsid w:val="00CA583B"/>
    <w:rsid w:val="00CA597C"/>
    <w:rsid w:val="00CA6EC1"/>
    <w:rsid w:val="00CA73EA"/>
    <w:rsid w:val="00CA785C"/>
    <w:rsid w:val="00CB0F98"/>
    <w:rsid w:val="00CB1666"/>
    <w:rsid w:val="00CB1A56"/>
    <w:rsid w:val="00CB1AC2"/>
    <w:rsid w:val="00CB3333"/>
    <w:rsid w:val="00CB384E"/>
    <w:rsid w:val="00CB3EA8"/>
    <w:rsid w:val="00CB453F"/>
    <w:rsid w:val="00CB54E0"/>
    <w:rsid w:val="00CB5659"/>
    <w:rsid w:val="00CB6B3D"/>
    <w:rsid w:val="00CB7006"/>
    <w:rsid w:val="00CB74ED"/>
    <w:rsid w:val="00CC13DB"/>
    <w:rsid w:val="00CC2998"/>
    <w:rsid w:val="00CC592A"/>
    <w:rsid w:val="00CC6D05"/>
    <w:rsid w:val="00CC7191"/>
    <w:rsid w:val="00CC725A"/>
    <w:rsid w:val="00CC74B3"/>
    <w:rsid w:val="00CC74D8"/>
    <w:rsid w:val="00CC7802"/>
    <w:rsid w:val="00CD0941"/>
    <w:rsid w:val="00CD253A"/>
    <w:rsid w:val="00CD2D39"/>
    <w:rsid w:val="00CD31A3"/>
    <w:rsid w:val="00CD443D"/>
    <w:rsid w:val="00CD452E"/>
    <w:rsid w:val="00CD5893"/>
    <w:rsid w:val="00CD58E5"/>
    <w:rsid w:val="00CD5921"/>
    <w:rsid w:val="00CD6499"/>
    <w:rsid w:val="00CD69ED"/>
    <w:rsid w:val="00CD6AF6"/>
    <w:rsid w:val="00CE29A9"/>
    <w:rsid w:val="00CE3584"/>
    <w:rsid w:val="00CE4F03"/>
    <w:rsid w:val="00CE5500"/>
    <w:rsid w:val="00CE5F75"/>
    <w:rsid w:val="00CE741A"/>
    <w:rsid w:val="00CE7EA1"/>
    <w:rsid w:val="00CF028B"/>
    <w:rsid w:val="00CF100C"/>
    <w:rsid w:val="00CF2C65"/>
    <w:rsid w:val="00CF3223"/>
    <w:rsid w:val="00CF3A90"/>
    <w:rsid w:val="00CF4E3F"/>
    <w:rsid w:val="00CF5103"/>
    <w:rsid w:val="00CF5534"/>
    <w:rsid w:val="00CF587C"/>
    <w:rsid w:val="00CF7324"/>
    <w:rsid w:val="00D000E3"/>
    <w:rsid w:val="00D00235"/>
    <w:rsid w:val="00D003A0"/>
    <w:rsid w:val="00D00B50"/>
    <w:rsid w:val="00D01B5B"/>
    <w:rsid w:val="00D026A2"/>
    <w:rsid w:val="00D0307F"/>
    <w:rsid w:val="00D06CF8"/>
    <w:rsid w:val="00D06F4A"/>
    <w:rsid w:val="00D07191"/>
    <w:rsid w:val="00D07452"/>
    <w:rsid w:val="00D10361"/>
    <w:rsid w:val="00D11B45"/>
    <w:rsid w:val="00D12DE3"/>
    <w:rsid w:val="00D132F7"/>
    <w:rsid w:val="00D14938"/>
    <w:rsid w:val="00D1525D"/>
    <w:rsid w:val="00D15C23"/>
    <w:rsid w:val="00D16833"/>
    <w:rsid w:val="00D169E9"/>
    <w:rsid w:val="00D16C2D"/>
    <w:rsid w:val="00D16FFD"/>
    <w:rsid w:val="00D171F6"/>
    <w:rsid w:val="00D173C5"/>
    <w:rsid w:val="00D17A69"/>
    <w:rsid w:val="00D17B9C"/>
    <w:rsid w:val="00D20438"/>
    <w:rsid w:val="00D216A2"/>
    <w:rsid w:val="00D216C2"/>
    <w:rsid w:val="00D21BBA"/>
    <w:rsid w:val="00D221C1"/>
    <w:rsid w:val="00D22A5E"/>
    <w:rsid w:val="00D247C9"/>
    <w:rsid w:val="00D24A36"/>
    <w:rsid w:val="00D256BC"/>
    <w:rsid w:val="00D25B12"/>
    <w:rsid w:val="00D27544"/>
    <w:rsid w:val="00D2764A"/>
    <w:rsid w:val="00D277E2"/>
    <w:rsid w:val="00D30DE9"/>
    <w:rsid w:val="00D31247"/>
    <w:rsid w:val="00D32CF8"/>
    <w:rsid w:val="00D32F0B"/>
    <w:rsid w:val="00D33427"/>
    <w:rsid w:val="00D337D1"/>
    <w:rsid w:val="00D33CC6"/>
    <w:rsid w:val="00D34854"/>
    <w:rsid w:val="00D352FA"/>
    <w:rsid w:val="00D36158"/>
    <w:rsid w:val="00D37041"/>
    <w:rsid w:val="00D37C8F"/>
    <w:rsid w:val="00D425D0"/>
    <w:rsid w:val="00D426D9"/>
    <w:rsid w:val="00D4493E"/>
    <w:rsid w:val="00D4650F"/>
    <w:rsid w:val="00D468B9"/>
    <w:rsid w:val="00D477DF"/>
    <w:rsid w:val="00D47E1E"/>
    <w:rsid w:val="00D50451"/>
    <w:rsid w:val="00D51253"/>
    <w:rsid w:val="00D51405"/>
    <w:rsid w:val="00D51EBE"/>
    <w:rsid w:val="00D52614"/>
    <w:rsid w:val="00D52FA9"/>
    <w:rsid w:val="00D5386C"/>
    <w:rsid w:val="00D538BD"/>
    <w:rsid w:val="00D53A51"/>
    <w:rsid w:val="00D53A75"/>
    <w:rsid w:val="00D55AA1"/>
    <w:rsid w:val="00D566B1"/>
    <w:rsid w:val="00D57901"/>
    <w:rsid w:val="00D57F7D"/>
    <w:rsid w:val="00D60235"/>
    <w:rsid w:val="00D60874"/>
    <w:rsid w:val="00D61530"/>
    <w:rsid w:val="00D6170D"/>
    <w:rsid w:val="00D6247F"/>
    <w:rsid w:val="00D62851"/>
    <w:rsid w:val="00D632A9"/>
    <w:rsid w:val="00D65785"/>
    <w:rsid w:val="00D713D3"/>
    <w:rsid w:val="00D71587"/>
    <w:rsid w:val="00D71AC7"/>
    <w:rsid w:val="00D725BB"/>
    <w:rsid w:val="00D72C83"/>
    <w:rsid w:val="00D75BD6"/>
    <w:rsid w:val="00D76A5A"/>
    <w:rsid w:val="00D77170"/>
    <w:rsid w:val="00D77200"/>
    <w:rsid w:val="00D77828"/>
    <w:rsid w:val="00D80E80"/>
    <w:rsid w:val="00D81A77"/>
    <w:rsid w:val="00D830DD"/>
    <w:rsid w:val="00D842F0"/>
    <w:rsid w:val="00D84815"/>
    <w:rsid w:val="00D85A29"/>
    <w:rsid w:val="00D85B34"/>
    <w:rsid w:val="00D85CA3"/>
    <w:rsid w:val="00D86E86"/>
    <w:rsid w:val="00D87263"/>
    <w:rsid w:val="00D90560"/>
    <w:rsid w:val="00D90E0E"/>
    <w:rsid w:val="00D91A0C"/>
    <w:rsid w:val="00D921DE"/>
    <w:rsid w:val="00D9337B"/>
    <w:rsid w:val="00D933A9"/>
    <w:rsid w:val="00D937B5"/>
    <w:rsid w:val="00D940AD"/>
    <w:rsid w:val="00D9410E"/>
    <w:rsid w:val="00D951B5"/>
    <w:rsid w:val="00D95722"/>
    <w:rsid w:val="00D9739B"/>
    <w:rsid w:val="00DA0A58"/>
    <w:rsid w:val="00DA1014"/>
    <w:rsid w:val="00DA11DD"/>
    <w:rsid w:val="00DA16A3"/>
    <w:rsid w:val="00DA1876"/>
    <w:rsid w:val="00DA1B81"/>
    <w:rsid w:val="00DA1FB8"/>
    <w:rsid w:val="00DA290C"/>
    <w:rsid w:val="00DA32AE"/>
    <w:rsid w:val="00DA3356"/>
    <w:rsid w:val="00DA3AFA"/>
    <w:rsid w:val="00DA48F9"/>
    <w:rsid w:val="00DA5255"/>
    <w:rsid w:val="00DA7309"/>
    <w:rsid w:val="00DA77B6"/>
    <w:rsid w:val="00DB11A7"/>
    <w:rsid w:val="00DB1AD2"/>
    <w:rsid w:val="00DB23EC"/>
    <w:rsid w:val="00DB27B7"/>
    <w:rsid w:val="00DB3450"/>
    <w:rsid w:val="00DB3D0C"/>
    <w:rsid w:val="00DB46F2"/>
    <w:rsid w:val="00DB71EB"/>
    <w:rsid w:val="00DB7363"/>
    <w:rsid w:val="00DB767C"/>
    <w:rsid w:val="00DC0648"/>
    <w:rsid w:val="00DC08D4"/>
    <w:rsid w:val="00DC24E1"/>
    <w:rsid w:val="00DC255F"/>
    <w:rsid w:val="00DC25CE"/>
    <w:rsid w:val="00DC3001"/>
    <w:rsid w:val="00DC34F2"/>
    <w:rsid w:val="00DC352A"/>
    <w:rsid w:val="00DC41CD"/>
    <w:rsid w:val="00DC4FD5"/>
    <w:rsid w:val="00DC5283"/>
    <w:rsid w:val="00DC572B"/>
    <w:rsid w:val="00DC59A3"/>
    <w:rsid w:val="00DC5DA3"/>
    <w:rsid w:val="00DC6952"/>
    <w:rsid w:val="00DC6D96"/>
    <w:rsid w:val="00DC713F"/>
    <w:rsid w:val="00DC7DE6"/>
    <w:rsid w:val="00DD0732"/>
    <w:rsid w:val="00DD0A75"/>
    <w:rsid w:val="00DD0B1A"/>
    <w:rsid w:val="00DD0E9D"/>
    <w:rsid w:val="00DD4541"/>
    <w:rsid w:val="00DD4595"/>
    <w:rsid w:val="00DD61E7"/>
    <w:rsid w:val="00DE0162"/>
    <w:rsid w:val="00DE0996"/>
    <w:rsid w:val="00DE0A9B"/>
    <w:rsid w:val="00DE1886"/>
    <w:rsid w:val="00DE1C31"/>
    <w:rsid w:val="00DE350F"/>
    <w:rsid w:val="00DE373A"/>
    <w:rsid w:val="00DE4F3B"/>
    <w:rsid w:val="00DE5D72"/>
    <w:rsid w:val="00DE616D"/>
    <w:rsid w:val="00DE6CFA"/>
    <w:rsid w:val="00DE7BE8"/>
    <w:rsid w:val="00DF026D"/>
    <w:rsid w:val="00DF1114"/>
    <w:rsid w:val="00DF1B2B"/>
    <w:rsid w:val="00DF1B42"/>
    <w:rsid w:val="00DF2087"/>
    <w:rsid w:val="00DF28DF"/>
    <w:rsid w:val="00DF2F06"/>
    <w:rsid w:val="00DF31D9"/>
    <w:rsid w:val="00DF32D8"/>
    <w:rsid w:val="00DF3CBB"/>
    <w:rsid w:val="00DF3D39"/>
    <w:rsid w:val="00DF46B6"/>
    <w:rsid w:val="00DF53A6"/>
    <w:rsid w:val="00DF5F47"/>
    <w:rsid w:val="00DF665C"/>
    <w:rsid w:val="00DF75DC"/>
    <w:rsid w:val="00E00BDB"/>
    <w:rsid w:val="00E0343A"/>
    <w:rsid w:val="00E03B2A"/>
    <w:rsid w:val="00E03C91"/>
    <w:rsid w:val="00E0412E"/>
    <w:rsid w:val="00E04668"/>
    <w:rsid w:val="00E04AA7"/>
    <w:rsid w:val="00E0506C"/>
    <w:rsid w:val="00E051ED"/>
    <w:rsid w:val="00E05215"/>
    <w:rsid w:val="00E05B2C"/>
    <w:rsid w:val="00E06A06"/>
    <w:rsid w:val="00E10263"/>
    <w:rsid w:val="00E12F7D"/>
    <w:rsid w:val="00E1428E"/>
    <w:rsid w:val="00E16008"/>
    <w:rsid w:val="00E1673F"/>
    <w:rsid w:val="00E16E5D"/>
    <w:rsid w:val="00E20F5D"/>
    <w:rsid w:val="00E22968"/>
    <w:rsid w:val="00E229D4"/>
    <w:rsid w:val="00E230C8"/>
    <w:rsid w:val="00E23E87"/>
    <w:rsid w:val="00E243DF"/>
    <w:rsid w:val="00E245E6"/>
    <w:rsid w:val="00E25145"/>
    <w:rsid w:val="00E254E5"/>
    <w:rsid w:val="00E25772"/>
    <w:rsid w:val="00E2590B"/>
    <w:rsid w:val="00E259AE"/>
    <w:rsid w:val="00E2611F"/>
    <w:rsid w:val="00E2654F"/>
    <w:rsid w:val="00E26B5F"/>
    <w:rsid w:val="00E30298"/>
    <w:rsid w:val="00E30488"/>
    <w:rsid w:val="00E305FE"/>
    <w:rsid w:val="00E31B4F"/>
    <w:rsid w:val="00E334A9"/>
    <w:rsid w:val="00E365FA"/>
    <w:rsid w:val="00E410B6"/>
    <w:rsid w:val="00E4150F"/>
    <w:rsid w:val="00E43DAB"/>
    <w:rsid w:val="00E44208"/>
    <w:rsid w:val="00E44E22"/>
    <w:rsid w:val="00E44EF5"/>
    <w:rsid w:val="00E45779"/>
    <w:rsid w:val="00E45E78"/>
    <w:rsid w:val="00E46679"/>
    <w:rsid w:val="00E46962"/>
    <w:rsid w:val="00E47485"/>
    <w:rsid w:val="00E47E61"/>
    <w:rsid w:val="00E519E5"/>
    <w:rsid w:val="00E51DAC"/>
    <w:rsid w:val="00E5295B"/>
    <w:rsid w:val="00E52EBA"/>
    <w:rsid w:val="00E532E1"/>
    <w:rsid w:val="00E5420B"/>
    <w:rsid w:val="00E546F8"/>
    <w:rsid w:val="00E55FCF"/>
    <w:rsid w:val="00E56DDE"/>
    <w:rsid w:val="00E611B8"/>
    <w:rsid w:val="00E61B06"/>
    <w:rsid w:val="00E61F34"/>
    <w:rsid w:val="00E62311"/>
    <w:rsid w:val="00E62DE4"/>
    <w:rsid w:val="00E62F9A"/>
    <w:rsid w:val="00E64AB6"/>
    <w:rsid w:val="00E657BC"/>
    <w:rsid w:val="00E65DBB"/>
    <w:rsid w:val="00E65F60"/>
    <w:rsid w:val="00E66FAE"/>
    <w:rsid w:val="00E67497"/>
    <w:rsid w:val="00E67896"/>
    <w:rsid w:val="00E70D32"/>
    <w:rsid w:val="00E70EAD"/>
    <w:rsid w:val="00E71A73"/>
    <w:rsid w:val="00E727C1"/>
    <w:rsid w:val="00E72F7B"/>
    <w:rsid w:val="00E73BB9"/>
    <w:rsid w:val="00E742C9"/>
    <w:rsid w:val="00E74B51"/>
    <w:rsid w:val="00E74E2A"/>
    <w:rsid w:val="00E76592"/>
    <w:rsid w:val="00E77182"/>
    <w:rsid w:val="00E8057E"/>
    <w:rsid w:val="00E81EC9"/>
    <w:rsid w:val="00E823AF"/>
    <w:rsid w:val="00E84702"/>
    <w:rsid w:val="00E85D5D"/>
    <w:rsid w:val="00E861FC"/>
    <w:rsid w:val="00E8706C"/>
    <w:rsid w:val="00E87566"/>
    <w:rsid w:val="00E90CB2"/>
    <w:rsid w:val="00E90D55"/>
    <w:rsid w:val="00E921D1"/>
    <w:rsid w:val="00E9279F"/>
    <w:rsid w:val="00E92B4E"/>
    <w:rsid w:val="00E93792"/>
    <w:rsid w:val="00E94DA2"/>
    <w:rsid w:val="00E94EA8"/>
    <w:rsid w:val="00E955A8"/>
    <w:rsid w:val="00E959A0"/>
    <w:rsid w:val="00E95FB5"/>
    <w:rsid w:val="00E9643D"/>
    <w:rsid w:val="00E96D9A"/>
    <w:rsid w:val="00EA0D95"/>
    <w:rsid w:val="00EA1352"/>
    <w:rsid w:val="00EA182A"/>
    <w:rsid w:val="00EA24D6"/>
    <w:rsid w:val="00EA286A"/>
    <w:rsid w:val="00EA3C7C"/>
    <w:rsid w:val="00EA413F"/>
    <w:rsid w:val="00EA48E3"/>
    <w:rsid w:val="00EA54CE"/>
    <w:rsid w:val="00EA5582"/>
    <w:rsid w:val="00EA66B3"/>
    <w:rsid w:val="00EA680E"/>
    <w:rsid w:val="00EA73E1"/>
    <w:rsid w:val="00EA79D6"/>
    <w:rsid w:val="00EA7AB7"/>
    <w:rsid w:val="00EB0373"/>
    <w:rsid w:val="00EB04F1"/>
    <w:rsid w:val="00EB0A33"/>
    <w:rsid w:val="00EB17E8"/>
    <w:rsid w:val="00EB1C1E"/>
    <w:rsid w:val="00EB1CC3"/>
    <w:rsid w:val="00EB2224"/>
    <w:rsid w:val="00EB295E"/>
    <w:rsid w:val="00EB2997"/>
    <w:rsid w:val="00EB2F7F"/>
    <w:rsid w:val="00EB32DC"/>
    <w:rsid w:val="00EB347F"/>
    <w:rsid w:val="00EB5528"/>
    <w:rsid w:val="00EB7121"/>
    <w:rsid w:val="00EC0579"/>
    <w:rsid w:val="00EC0B00"/>
    <w:rsid w:val="00EC1417"/>
    <w:rsid w:val="00EC1A69"/>
    <w:rsid w:val="00EC1B1A"/>
    <w:rsid w:val="00EC2062"/>
    <w:rsid w:val="00EC3F8B"/>
    <w:rsid w:val="00EC5FA9"/>
    <w:rsid w:val="00EC76AC"/>
    <w:rsid w:val="00ED002E"/>
    <w:rsid w:val="00ED01C6"/>
    <w:rsid w:val="00ED1692"/>
    <w:rsid w:val="00ED1DE1"/>
    <w:rsid w:val="00EE01E9"/>
    <w:rsid w:val="00EE0D11"/>
    <w:rsid w:val="00EE1ED5"/>
    <w:rsid w:val="00EE2716"/>
    <w:rsid w:val="00EE2982"/>
    <w:rsid w:val="00EE540C"/>
    <w:rsid w:val="00EE5765"/>
    <w:rsid w:val="00EE5FCB"/>
    <w:rsid w:val="00EE733E"/>
    <w:rsid w:val="00EE758B"/>
    <w:rsid w:val="00EF17A5"/>
    <w:rsid w:val="00EF1ECD"/>
    <w:rsid w:val="00EF2541"/>
    <w:rsid w:val="00EF2EF0"/>
    <w:rsid w:val="00EF38A2"/>
    <w:rsid w:val="00EF400B"/>
    <w:rsid w:val="00EF41F8"/>
    <w:rsid w:val="00EF4A32"/>
    <w:rsid w:val="00EF5049"/>
    <w:rsid w:val="00EF5F26"/>
    <w:rsid w:val="00EF7A3C"/>
    <w:rsid w:val="00EF7B93"/>
    <w:rsid w:val="00EF7F56"/>
    <w:rsid w:val="00F005DE"/>
    <w:rsid w:val="00F01B06"/>
    <w:rsid w:val="00F02F8C"/>
    <w:rsid w:val="00F02FB5"/>
    <w:rsid w:val="00F03561"/>
    <w:rsid w:val="00F0492F"/>
    <w:rsid w:val="00F04EB1"/>
    <w:rsid w:val="00F06213"/>
    <w:rsid w:val="00F067EF"/>
    <w:rsid w:val="00F06B7C"/>
    <w:rsid w:val="00F10384"/>
    <w:rsid w:val="00F123B8"/>
    <w:rsid w:val="00F129E8"/>
    <w:rsid w:val="00F12B2C"/>
    <w:rsid w:val="00F12DA9"/>
    <w:rsid w:val="00F13C91"/>
    <w:rsid w:val="00F1475D"/>
    <w:rsid w:val="00F147B9"/>
    <w:rsid w:val="00F14858"/>
    <w:rsid w:val="00F15B3A"/>
    <w:rsid w:val="00F160D2"/>
    <w:rsid w:val="00F16BDA"/>
    <w:rsid w:val="00F2025F"/>
    <w:rsid w:val="00F2147C"/>
    <w:rsid w:val="00F235AF"/>
    <w:rsid w:val="00F244E9"/>
    <w:rsid w:val="00F245B2"/>
    <w:rsid w:val="00F24BF4"/>
    <w:rsid w:val="00F27FCA"/>
    <w:rsid w:val="00F3056E"/>
    <w:rsid w:val="00F32D30"/>
    <w:rsid w:val="00F33B20"/>
    <w:rsid w:val="00F33C12"/>
    <w:rsid w:val="00F33FB4"/>
    <w:rsid w:val="00F3490A"/>
    <w:rsid w:val="00F35891"/>
    <w:rsid w:val="00F368C9"/>
    <w:rsid w:val="00F36907"/>
    <w:rsid w:val="00F36AD2"/>
    <w:rsid w:val="00F37541"/>
    <w:rsid w:val="00F40512"/>
    <w:rsid w:val="00F41A1D"/>
    <w:rsid w:val="00F41E71"/>
    <w:rsid w:val="00F42DDD"/>
    <w:rsid w:val="00F42E52"/>
    <w:rsid w:val="00F44465"/>
    <w:rsid w:val="00F445DB"/>
    <w:rsid w:val="00F44F5A"/>
    <w:rsid w:val="00F45675"/>
    <w:rsid w:val="00F468E6"/>
    <w:rsid w:val="00F47CBC"/>
    <w:rsid w:val="00F5028E"/>
    <w:rsid w:val="00F53C44"/>
    <w:rsid w:val="00F5444A"/>
    <w:rsid w:val="00F5517E"/>
    <w:rsid w:val="00F57568"/>
    <w:rsid w:val="00F606E3"/>
    <w:rsid w:val="00F606EC"/>
    <w:rsid w:val="00F60707"/>
    <w:rsid w:val="00F61131"/>
    <w:rsid w:val="00F6155D"/>
    <w:rsid w:val="00F62293"/>
    <w:rsid w:val="00F62F39"/>
    <w:rsid w:val="00F63C58"/>
    <w:rsid w:val="00F64B3F"/>
    <w:rsid w:val="00F65E7C"/>
    <w:rsid w:val="00F66FB6"/>
    <w:rsid w:val="00F67E0F"/>
    <w:rsid w:val="00F701DD"/>
    <w:rsid w:val="00F70BD6"/>
    <w:rsid w:val="00F719A4"/>
    <w:rsid w:val="00F7376C"/>
    <w:rsid w:val="00F738A2"/>
    <w:rsid w:val="00F73A14"/>
    <w:rsid w:val="00F743F7"/>
    <w:rsid w:val="00F7482E"/>
    <w:rsid w:val="00F74E77"/>
    <w:rsid w:val="00F75033"/>
    <w:rsid w:val="00F761CD"/>
    <w:rsid w:val="00F76843"/>
    <w:rsid w:val="00F77584"/>
    <w:rsid w:val="00F8026F"/>
    <w:rsid w:val="00F80648"/>
    <w:rsid w:val="00F80867"/>
    <w:rsid w:val="00F8147A"/>
    <w:rsid w:val="00F82312"/>
    <w:rsid w:val="00F8274F"/>
    <w:rsid w:val="00F82E78"/>
    <w:rsid w:val="00F8313A"/>
    <w:rsid w:val="00F833B7"/>
    <w:rsid w:val="00F83A47"/>
    <w:rsid w:val="00F84B98"/>
    <w:rsid w:val="00F84C57"/>
    <w:rsid w:val="00F8541A"/>
    <w:rsid w:val="00F8629A"/>
    <w:rsid w:val="00F87D57"/>
    <w:rsid w:val="00F902D9"/>
    <w:rsid w:val="00F91A00"/>
    <w:rsid w:val="00F936BC"/>
    <w:rsid w:val="00F9520D"/>
    <w:rsid w:val="00F95D3D"/>
    <w:rsid w:val="00F95F9E"/>
    <w:rsid w:val="00F96405"/>
    <w:rsid w:val="00F976A7"/>
    <w:rsid w:val="00FA0B2E"/>
    <w:rsid w:val="00FA1986"/>
    <w:rsid w:val="00FA2086"/>
    <w:rsid w:val="00FA2BD2"/>
    <w:rsid w:val="00FA3220"/>
    <w:rsid w:val="00FA4FDC"/>
    <w:rsid w:val="00FA733B"/>
    <w:rsid w:val="00FA7D3F"/>
    <w:rsid w:val="00FB55B1"/>
    <w:rsid w:val="00FB5FA5"/>
    <w:rsid w:val="00FB639D"/>
    <w:rsid w:val="00FB643A"/>
    <w:rsid w:val="00FB7883"/>
    <w:rsid w:val="00FB7AE4"/>
    <w:rsid w:val="00FC38AC"/>
    <w:rsid w:val="00FC41DD"/>
    <w:rsid w:val="00FC426C"/>
    <w:rsid w:val="00FC68EF"/>
    <w:rsid w:val="00FC6D0C"/>
    <w:rsid w:val="00FC72EC"/>
    <w:rsid w:val="00FC7F95"/>
    <w:rsid w:val="00FD0519"/>
    <w:rsid w:val="00FD0748"/>
    <w:rsid w:val="00FD122A"/>
    <w:rsid w:val="00FD1A84"/>
    <w:rsid w:val="00FD2293"/>
    <w:rsid w:val="00FD3075"/>
    <w:rsid w:val="00FD3B9E"/>
    <w:rsid w:val="00FD53F9"/>
    <w:rsid w:val="00FD65DD"/>
    <w:rsid w:val="00FD6AD2"/>
    <w:rsid w:val="00FE0D78"/>
    <w:rsid w:val="00FE11C0"/>
    <w:rsid w:val="00FE201E"/>
    <w:rsid w:val="00FE21CE"/>
    <w:rsid w:val="00FE3150"/>
    <w:rsid w:val="00FE3356"/>
    <w:rsid w:val="00FE33D8"/>
    <w:rsid w:val="00FE4778"/>
    <w:rsid w:val="00FE478C"/>
    <w:rsid w:val="00FE4FE4"/>
    <w:rsid w:val="00FE64FB"/>
    <w:rsid w:val="00FE7AB2"/>
    <w:rsid w:val="00FF10BC"/>
    <w:rsid w:val="00FF1F5F"/>
    <w:rsid w:val="00FF22E1"/>
    <w:rsid w:val="00FF2630"/>
    <w:rsid w:val="00FF31E9"/>
    <w:rsid w:val="00FF366D"/>
    <w:rsid w:val="00FF3FC3"/>
    <w:rsid w:val="00FF4E51"/>
    <w:rsid w:val="00FF599C"/>
    <w:rsid w:val="00FF67B8"/>
    <w:rsid w:val="00FF68B4"/>
    <w:rsid w:val="00FF7804"/>
    <w:rsid w:val="00FF7A49"/>
    <w:rsid w:val="010225CF"/>
    <w:rsid w:val="01173BC7"/>
    <w:rsid w:val="02C86A49"/>
    <w:rsid w:val="03B24C65"/>
    <w:rsid w:val="04713684"/>
    <w:rsid w:val="04973045"/>
    <w:rsid w:val="05BF57AE"/>
    <w:rsid w:val="06772DB5"/>
    <w:rsid w:val="07345A54"/>
    <w:rsid w:val="07BD5C05"/>
    <w:rsid w:val="07EC0EF2"/>
    <w:rsid w:val="08B40031"/>
    <w:rsid w:val="08DD09D6"/>
    <w:rsid w:val="09055D03"/>
    <w:rsid w:val="09407B25"/>
    <w:rsid w:val="09AC516B"/>
    <w:rsid w:val="09B54186"/>
    <w:rsid w:val="0A076786"/>
    <w:rsid w:val="0A256191"/>
    <w:rsid w:val="0A3D1835"/>
    <w:rsid w:val="0A4126CD"/>
    <w:rsid w:val="0ABB7417"/>
    <w:rsid w:val="0AC54D2E"/>
    <w:rsid w:val="0AEE4BE0"/>
    <w:rsid w:val="0BB45B5E"/>
    <w:rsid w:val="0C1A5301"/>
    <w:rsid w:val="0C3A7B95"/>
    <w:rsid w:val="0C674136"/>
    <w:rsid w:val="0C910297"/>
    <w:rsid w:val="0D120B5C"/>
    <w:rsid w:val="0D802B47"/>
    <w:rsid w:val="0DA54614"/>
    <w:rsid w:val="0DD407CB"/>
    <w:rsid w:val="0E214277"/>
    <w:rsid w:val="0E630E75"/>
    <w:rsid w:val="0F712691"/>
    <w:rsid w:val="10941485"/>
    <w:rsid w:val="10CF32FA"/>
    <w:rsid w:val="10E2004F"/>
    <w:rsid w:val="11076D49"/>
    <w:rsid w:val="110F305C"/>
    <w:rsid w:val="116C726B"/>
    <w:rsid w:val="119B573C"/>
    <w:rsid w:val="11B6232F"/>
    <w:rsid w:val="120647F0"/>
    <w:rsid w:val="1243381F"/>
    <w:rsid w:val="127727E6"/>
    <w:rsid w:val="12801720"/>
    <w:rsid w:val="12D97474"/>
    <w:rsid w:val="12EF4C63"/>
    <w:rsid w:val="13151E04"/>
    <w:rsid w:val="131D034D"/>
    <w:rsid w:val="1328565D"/>
    <w:rsid w:val="13B825BF"/>
    <w:rsid w:val="13F23F41"/>
    <w:rsid w:val="148F527B"/>
    <w:rsid w:val="14AA6410"/>
    <w:rsid w:val="17C7656C"/>
    <w:rsid w:val="18251A52"/>
    <w:rsid w:val="18F316E3"/>
    <w:rsid w:val="19696714"/>
    <w:rsid w:val="1A757622"/>
    <w:rsid w:val="1AD01323"/>
    <w:rsid w:val="1B042B8C"/>
    <w:rsid w:val="1BE277A1"/>
    <w:rsid w:val="1C3140D7"/>
    <w:rsid w:val="1CA728DC"/>
    <w:rsid w:val="1D9C1A7E"/>
    <w:rsid w:val="1E526A61"/>
    <w:rsid w:val="1E6F2449"/>
    <w:rsid w:val="1F464620"/>
    <w:rsid w:val="1F672DCC"/>
    <w:rsid w:val="1FBF7661"/>
    <w:rsid w:val="1FC15EA7"/>
    <w:rsid w:val="1FDC4530"/>
    <w:rsid w:val="200A4742"/>
    <w:rsid w:val="20254CE5"/>
    <w:rsid w:val="20AB16A5"/>
    <w:rsid w:val="218E6CD6"/>
    <w:rsid w:val="21F02DA0"/>
    <w:rsid w:val="222E3F1E"/>
    <w:rsid w:val="223C28FD"/>
    <w:rsid w:val="22446095"/>
    <w:rsid w:val="224774F0"/>
    <w:rsid w:val="22576B7B"/>
    <w:rsid w:val="23201794"/>
    <w:rsid w:val="233627D5"/>
    <w:rsid w:val="233A382B"/>
    <w:rsid w:val="23A126F5"/>
    <w:rsid w:val="24361996"/>
    <w:rsid w:val="24572FBB"/>
    <w:rsid w:val="247360DF"/>
    <w:rsid w:val="2477391D"/>
    <w:rsid w:val="249A7AD3"/>
    <w:rsid w:val="24CA7C09"/>
    <w:rsid w:val="258258EF"/>
    <w:rsid w:val="25883FF8"/>
    <w:rsid w:val="26451615"/>
    <w:rsid w:val="26E30B61"/>
    <w:rsid w:val="27365430"/>
    <w:rsid w:val="27CC35A2"/>
    <w:rsid w:val="2851477C"/>
    <w:rsid w:val="28710020"/>
    <w:rsid w:val="28712A7D"/>
    <w:rsid w:val="291B0A33"/>
    <w:rsid w:val="293628EB"/>
    <w:rsid w:val="2A455561"/>
    <w:rsid w:val="2B626716"/>
    <w:rsid w:val="2B76596E"/>
    <w:rsid w:val="2B8F4A58"/>
    <w:rsid w:val="2BB02D46"/>
    <w:rsid w:val="2C372079"/>
    <w:rsid w:val="2C8B41B1"/>
    <w:rsid w:val="2D1A047D"/>
    <w:rsid w:val="2DCE2AE7"/>
    <w:rsid w:val="2E5E35F9"/>
    <w:rsid w:val="308C4018"/>
    <w:rsid w:val="30C62F87"/>
    <w:rsid w:val="30D95A36"/>
    <w:rsid w:val="310105FA"/>
    <w:rsid w:val="31967ED5"/>
    <w:rsid w:val="31BC5497"/>
    <w:rsid w:val="32652B07"/>
    <w:rsid w:val="331A5379"/>
    <w:rsid w:val="334B5B5B"/>
    <w:rsid w:val="342E5244"/>
    <w:rsid w:val="346550DD"/>
    <w:rsid w:val="347922BF"/>
    <w:rsid w:val="34985B8A"/>
    <w:rsid w:val="35521C81"/>
    <w:rsid w:val="35F9437F"/>
    <w:rsid w:val="35FD48DE"/>
    <w:rsid w:val="36002711"/>
    <w:rsid w:val="361605D5"/>
    <w:rsid w:val="36543B58"/>
    <w:rsid w:val="367F7741"/>
    <w:rsid w:val="36E54E61"/>
    <w:rsid w:val="373A3577"/>
    <w:rsid w:val="37545B40"/>
    <w:rsid w:val="3757736A"/>
    <w:rsid w:val="37670F11"/>
    <w:rsid w:val="37D4329C"/>
    <w:rsid w:val="37FE1C4C"/>
    <w:rsid w:val="39BC217E"/>
    <w:rsid w:val="3A4078F3"/>
    <w:rsid w:val="3B0113B3"/>
    <w:rsid w:val="3B513FDB"/>
    <w:rsid w:val="3B7848CE"/>
    <w:rsid w:val="3BB24BF6"/>
    <w:rsid w:val="3BE83B9F"/>
    <w:rsid w:val="3C6F3118"/>
    <w:rsid w:val="3C860462"/>
    <w:rsid w:val="3C8E14E7"/>
    <w:rsid w:val="3CAA4661"/>
    <w:rsid w:val="3CD70CBD"/>
    <w:rsid w:val="3CE973EE"/>
    <w:rsid w:val="3DFD146D"/>
    <w:rsid w:val="3ECF36F7"/>
    <w:rsid w:val="3EF219A1"/>
    <w:rsid w:val="3F32535B"/>
    <w:rsid w:val="40322A06"/>
    <w:rsid w:val="409A4E93"/>
    <w:rsid w:val="414B56F0"/>
    <w:rsid w:val="42070339"/>
    <w:rsid w:val="42221F8F"/>
    <w:rsid w:val="42A94EAA"/>
    <w:rsid w:val="43E95B47"/>
    <w:rsid w:val="442F68B8"/>
    <w:rsid w:val="44534AB2"/>
    <w:rsid w:val="44585084"/>
    <w:rsid w:val="44A51846"/>
    <w:rsid w:val="455D4509"/>
    <w:rsid w:val="4587600E"/>
    <w:rsid w:val="45AC1FC9"/>
    <w:rsid w:val="45E5269D"/>
    <w:rsid w:val="461A4FB2"/>
    <w:rsid w:val="464239A7"/>
    <w:rsid w:val="465F392B"/>
    <w:rsid w:val="46CF3C50"/>
    <w:rsid w:val="475C26A6"/>
    <w:rsid w:val="479954ED"/>
    <w:rsid w:val="485639BC"/>
    <w:rsid w:val="48B92A40"/>
    <w:rsid w:val="48DE3947"/>
    <w:rsid w:val="4987772B"/>
    <w:rsid w:val="49DD7B8A"/>
    <w:rsid w:val="4A3069B1"/>
    <w:rsid w:val="4B0F59AA"/>
    <w:rsid w:val="4C5B795C"/>
    <w:rsid w:val="4CA44D63"/>
    <w:rsid w:val="4CF13302"/>
    <w:rsid w:val="4DCC08D4"/>
    <w:rsid w:val="4DDB78FB"/>
    <w:rsid w:val="4E502896"/>
    <w:rsid w:val="4E8E642D"/>
    <w:rsid w:val="4E944C60"/>
    <w:rsid w:val="4E961997"/>
    <w:rsid w:val="4E9B7D02"/>
    <w:rsid w:val="4EB946C7"/>
    <w:rsid w:val="4F325194"/>
    <w:rsid w:val="4FB21842"/>
    <w:rsid w:val="506F30C5"/>
    <w:rsid w:val="50F75426"/>
    <w:rsid w:val="51245F5F"/>
    <w:rsid w:val="516A0D64"/>
    <w:rsid w:val="524C1D14"/>
    <w:rsid w:val="53A54A39"/>
    <w:rsid w:val="5404728A"/>
    <w:rsid w:val="547162D0"/>
    <w:rsid w:val="54F54783"/>
    <w:rsid w:val="55333C71"/>
    <w:rsid w:val="556868B4"/>
    <w:rsid w:val="559F5609"/>
    <w:rsid w:val="560D32C6"/>
    <w:rsid w:val="56156014"/>
    <w:rsid w:val="564D3F90"/>
    <w:rsid w:val="57940818"/>
    <w:rsid w:val="57F161E3"/>
    <w:rsid w:val="583730AB"/>
    <w:rsid w:val="584E1F0F"/>
    <w:rsid w:val="586C008D"/>
    <w:rsid w:val="597A11E3"/>
    <w:rsid w:val="59F44540"/>
    <w:rsid w:val="5BA62968"/>
    <w:rsid w:val="5C071324"/>
    <w:rsid w:val="5C4C0B36"/>
    <w:rsid w:val="5C4F5038"/>
    <w:rsid w:val="5CD75950"/>
    <w:rsid w:val="5D1A6A8C"/>
    <w:rsid w:val="5D987C3E"/>
    <w:rsid w:val="5E353B1D"/>
    <w:rsid w:val="5EB6328A"/>
    <w:rsid w:val="5F6E638E"/>
    <w:rsid w:val="60F61B14"/>
    <w:rsid w:val="61D373A9"/>
    <w:rsid w:val="62BB6808"/>
    <w:rsid w:val="62D65957"/>
    <w:rsid w:val="632B094F"/>
    <w:rsid w:val="647629E6"/>
    <w:rsid w:val="64A21D84"/>
    <w:rsid w:val="64B468EA"/>
    <w:rsid w:val="65F02DC2"/>
    <w:rsid w:val="660E5BEE"/>
    <w:rsid w:val="662841B4"/>
    <w:rsid w:val="6680494C"/>
    <w:rsid w:val="669453A6"/>
    <w:rsid w:val="66C54B5A"/>
    <w:rsid w:val="67253742"/>
    <w:rsid w:val="67BE1BAD"/>
    <w:rsid w:val="68065DC1"/>
    <w:rsid w:val="681A1665"/>
    <w:rsid w:val="686A464A"/>
    <w:rsid w:val="686D4300"/>
    <w:rsid w:val="691549A4"/>
    <w:rsid w:val="696312BF"/>
    <w:rsid w:val="69786BE9"/>
    <w:rsid w:val="69D11179"/>
    <w:rsid w:val="69F10ACD"/>
    <w:rsid w:val="6A4F3879"/>
    <w:rsid w:val="6A614B59"/>
    <w:rsid w:val="6ABC1AF6"/>
    <w:rsid w:val="6AC275DA"/>
    <w:rsid w:val="6B786BBD"/>
    <w:rsid w:val="6BB115A3"/>
    <w:rsid w:val="6C022DB1"/>
    <w:rsid w:val="6C0C008A"/>
    <w:rsid w:val="6C856606"/>
    <w:rsid w:val="6C9F6FB1"/>
    <w:rsid w:val="6CB40C7E"/>
    <w:rsid w:val="6CF00B94"/>
    <w:rsid w:val="6CFE222F"/>
    <w:rsid w:val="6D2F50EC"/>
    <w:rsid w:val="6DD82A7B"/>
    <w:rsid w:val="6E63792E"/>
    <w:rsid w:val="6E7E5862"/>
    <w:rsid w:val="6EE2648C"/>
    <w:rsid w:val="6F8F3178"/>
    <w:rsid w:val="6F9957DB"/>
    <w:rsid w:val="707214FA"/>
    <w:rsid w:val="713F5BA4"/>
    <w:rsid w:val="71F8755E"/>
    <w:rsid w:val="7278369A"/>
    <w:rsid w:val="72AE0667"/>
    <w:rsid w:val="72EF38E5"/>
    <w:rsid w:val="73081DBF"/>
    <w:rsid w:val="73BE0BDC"/>
    <w:rsid w:val="73EA14EA"/>
    <w:rsid w:val="75263174"/>
    <w:rsid w:val="760459BF"/>
    <w:rsid w:val="761E10E6"/>
    <w:rsid w:val="7639569C"/>
    <w:rsid w:val="7680271B"/>
    <w:rsid w:val="768D4BC3"/>
    <w:rsid w:val="77150CEF"/>
    <w:rsid w:val="776509D2"/>
    <w:rsid w:val="77B77C6B"/>
    <w:rsid w:val="77BB0317"/>
    <w:rsid w:val="78020018"/>
    <w:rsid w:val="78812D42"/>
    <w:rsid w:val="7928135E"/>
    <w:rsid w:val="7933285B"/>
    <w:rsid w:val="7A1046B8"/>
    <w:rsid w:val="7A776EEE"/>
    <w:rsid w:val="7AA011B4"/>
    <w:rsid w:val="7BA3247A"/>
    <w:rsid w:val="7BBF2A2A"/>
    <w:rsid w:val="7CD66F0C"/>
    <w:rsid w:val="7CF30C4B"/>
    <w:rsid w:val="7D7E7721"/>
    <w:rsid w:val="7EED4CC7"/>
    <w:rsid w:val="7FFB6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B39A17E"/>
  <w14:defaultImageDpi w14:val="330"/>
  <w15:docId w15:val="{DAC884DE-ABDE-43C2-BAFB-CA7D41B11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nhideWhenUsed="1"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unhideWhenUsed="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0"/>
    <w:next w:val="a1"/>
    <w:uiPriority w:val="9"/>
    <w:qFormat/>
    <w:pPr>
      <w:keepNext/>
      <w:keepLines/>
      <w:spacing w:before="340" w:after="330" w:line="576" w:lineRule="auto"/>
      <w:outlineLvl w:val="0"/>
    </w:pPr>
    <w:rPr>
      <w:b w:val="0"/>
      <w:kern w:val="44"/>
      <w:sz w:val="44"/>
    </w:rPr>
  </w:style>
  <w:style w:type="paragraph" w:styleId="2">
    <w:name w:val="heading 2"/>
    <w:basedOn w:val="3"/>
    <w:next w:val="a"/>
    <w:uiPriority w:val="9"/>
    <w:qFormat/>
    <w:pPr>
      <w:outlineLvl w:val="1"/>
    </w:pPr>
    <w:rPr>
      <w:rFonts w:ascii="Arial" w:eastAsia="黑体" w:hAnsi="Arial"/>
    </w:rPr>
  </w:style>
  <w:style w:type="paragraph" w:styleId="3">
    <w:name w:val="heading 3"/>
    <w:basedOn w:val="a"/>
    <w:next w:val="a"/>
    <w:uiPriority w:val="9"/>
    <w:qFormat/>
    <w:pPr>
      <w:keepNext/>
      <w:keepLines/>
      <w:spacing w:before="260" w:after="260" w:line="413" w:lineRule="auto"/>
      <w:outlineLvl w:val="2"/>
    </w:pPr>
    <w:rPr>
      <w:b/>
      <w:sz w:val="3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basedOn w:val="a"/>
    <w:next w:val="a1"/>
    <w:qFormat/>
    <w:pPr>
      <w:ind w:firstLineChars="200" w:firstLine="630"/>
      <w:jc w:val="center"/>
    </w:pPr>
    <w:rPr>
      <w:b/>
      <w:bCs/>
      <w:sz w:val="32"/>
    </w:rPr>
  </w:style>
  <w:style w:type="paragraph" w:styleId="a1">
    <w:name w:val="Body Text First Indent"/>
    <w:basedOn w:val="a"/>
    <w:qFormat/>
    <w:pPr>
      <w:ind w:firstLineChars="200" w:firstLine="498"/>
    </w:pPr>
  </w:style>
  <w:style w:type="paragraph" w:styleId="TOC7">
    <w:name w:val="toc 7"/>
    <w:basedOn w:val="a"/>
    <w:next w:val="a"/>
    <w:uiPriority w:val="39"/>
    <w:unhideWhenUsed/>
    <w:qFormat/>
    <w:pPr>
      <w:ind w:leftChars="1200" w:left="2520"/>
    </w:pPr>
  </w:style>
  <w:style w:type="paragraph" w:styleId="a5">
    <w:name w:val="caption"/>
    <w:basedOn w:val="a"/>
    <w:next w:val="a"/>
    <w:qFormat/>
    <w:rPr>
      <w:rFonts w:ascii="Cambria" w:eastAsia="黑体" w:hAnsi="Cambria"/>
      <w:sz w:val="20"/>
      <w:szCs w:val="20"/>
    </w:rPr>
  </w:style>
  <w:style w:type="paragraph" w:styleId="a6">
    <w:name w:val="annotation text"/>
    <w:basedOn w:val="a"/>
    <w:link w:val="a7"/>
    <w:qFormat/>
    <w:pPr>
      <w:jc w:val="left"/>
    </w:pPr>
  </w:style>
  <w:style w:type="paragraph" w:styleId="TOC5">
    <w:name w:val="toc 5"/>
    <w:basedOn w:val="a"/>
    <w:next w:val="a"/>
    <w:uiPriority w:val="39"/>
    <w:unhideWhenUsed/>
    <w:qFormat/>
    <w:pPr>
      <w:ind w:leftChars="800" w:left="1680"/>
    </w:pPr>
  </w:style>
  <w:style w:type="paragraph" w:styleId="TOC3">
    <w:name w:val="toc 3"/>
    <w:basedOn w:val="a"/>
    <w:next w:val="a"/>
    <w:uiPriority w:val="39"/>
    <w:unhideWhenUsed/>
    <w:qFormat/>
    <w:pPr>
      <w:ind w:leftChars="400" w:left="840"/>
    </w:pPr>
  </w:style>
  <w:style w:type="paragraph" w:styleId="TOC8">
    <w:name w:val="toc 8"/>
    <w:basedOn w:val="a"/>
    <w:next w:val="a"/>
    <w:uiPriority w:val="39"/>
    <w:unhideWhenUsed/>
    <w:qFormat/>
    <w:pPr>
      <w:ind w:leftChars="1400" w:left="2940"/>
    </w:pPr>
  </w:style>
  <w:style w:type="paragraph" w:styleId="a8">
    <w:name w:val="endnote text"/>
    <w:basedOn w:val="a"/>
    <w:uiPriority w:val="99"/>
    <w:unhideWhenUsed/>
    <w:qFormat/>
    <w:pPr>
      <w:snapToGrid w:val="0"/>
      <w:spacing w:line="360" w:lineRule="auto"/>
      <w:ind w:firstLineChars="200" w:firstLine="480"/>
      <w:jc w:val="left"/>
    </w:pPr>
    <w:rPr>
      <w:sz w:val="24"/>
    </w:rPr>
  </w:style>
  <w:style w:type="paragraph" w:styleId="a9">
    <w:name w:val="Balloon Text"/>
    <w:basedOn w:val="a"/>
    <w:link w:val="aa"/>
    <w:uiPriority w:val="99"/>
    <w:unhideWhenUsed/>
    <w:qFormat/>
    <w:rPr>
      <w:sz w:val="18"/>
      <w:szCs w:val="18"/>
    </w:rPr>
  </w:style>
  <w:style w:type="paragraph" w:styleId="ab">
    <w:name w:val="footer"/>
    <w:basedOn w:val="a"/>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Pr>
      <w:rFonts w:eastAsia="黑体"/>
    </w:rPr>
  </w:style>
  <w:style w:type="paragraph" w:styleId="TOC4">
    <w:name w:val="toc 4"/>
    <w:basedOn w:val="a"/>
    <w:next w:val="a"/>
    <w:uiPriority w:val="39"/>
    <w:unhideWhenUsed/>
    <w:qFormat/>
    <w:pPr>
      <w:ind w:leftChars="600" w:left="1260"/>
    </w:pPr>
  </w:style>
  <w:style w:type="paragraph" w:styleId="TOC6">
    <w:name w:val="toc 6"/>
    <w:basedOn w:val="a"/>
    <w:next w:val="a"/>
    <w:uiPriority w:val="39"/>
    <w:unhideWhenUsed/>
    <w:qFormat/>
    <w:pPr>
      <w:ind w:leftChars="1000" w:left="2100"/>
    </w:pPr>
  </w:style>
  <w:style w:type="paragraph" w:styleId="TOC2">
    <w:name w:val="toc 2"/>
    <w:basedOn w:val="a"/>
    <w:next w:val="a"/>
    <w:uiPriority w:val="39"/>
    <w:unhideWhenUsed/>
    <w:qFormat/>
    <w:pPr>
      <w:ind w:leftChars="200" w:left="420"/>
    </w:pPr>
  </w:style>
  <w:style w:type="paragraph" w:styleId="TOC9">
    <w:name w:val="toc 9"/>
    <w:basedOn w:val="a"/>
    <w:next w:val="a"/>
    <w:uiPriority w:val="39"/>
    <w:unhideWhenUsed/>
    <w:qFormat/>
    <w:pPr>
      <w:ind w:leftChars="1600" w:left="3360"/>
    </w:p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e">
    <w:name w:val="annotation subject"/>
    <w:basedOn w:val="a6"/>
    <w:next w:val="a6"/>
    <w:link w:val="af"/>
    <w:uiPriority w:val="99"/>
    <w:unhideWhenUsed/>
    <w:qFormat/>
    <w:rPr>
      <w:b/>
      <w:bCs/>
    </w:rPr>
  </w:style>
  <w:style w:type="table" w:styleId="af0">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2"/>
    <w:uiPriority w:val="22"/>
    <w:qFormat/>
    <w:rPr>
      <w:b/>
      <w:bCs/>
    </w:rPr>
  </w:style>
  <w:style w:type="character" w:styleId="af2">
    <w:name w:val="endnote reference"/>
    <w:uiPriority w:val="99"/>
    <w:unhideWhenUsed/>
    <w:qFormat/>
    <w:rPr>
      <w:vertAlign w:val="superscript"/>
    </w:rPr>
  </w:style>
  <w:style w:type="character" w:styleId="af3">
    <w:name w:val="page number"/>
    <w:uiPriority w:val="99"/>
    <w:unhideWhenUsed/>
    <w:qFormat/>
  </w:style>
  <w:style w:type="character" w:styleId="af4">
    <w:name w:val="FollowedHyperlink"/>
    <w:basedOn w:val="a2"/>
    <w:uiPriority w:val="99"/>
    <w:semiHidden/>
    <w:unhideWhenUsed/>
    <w:qFormat/>
    <w:rPr>
      <w:color w:val="800080" w:themeColor="followedHyperlink"/>
      <w:u w:val="single"/>
    </w:rPr>
  </w:style>
  <w:style w:type="character" w:styleId="af5">
    <w:name w:val="Hyperlink"/>
    <w:uiPriority w:val="99"/>
    <w:unhideWhenUsed/>
    <w:qFormat/>
    <w:rPr>
      <w:color w:val="0000FF"/>
      <w:u w:val="single"/>
    </w:rPr>
  </w:style>
  <w:style w:type="character" w:styleId="af6">
    <w:name w:val="annotation reference"/>
    <w:qFormat/>
    <w:rPr>
      <w:sz w:val="21"/>
      <w:szCs w:val="21"/>
    </w:rPr>
  </w:style>
  <w:style w:type="paragraph" w:styleId="af7">
    <w:name w:val="No Spacing"/>
    <w:uiPriority w:val="1"/>
    <w:qFormat/>
    <w:pPr>
      <w:widowControl w:val="0"/>
      <w:spacing w:line="360" w:lineRule="auto"/>
      <w:jc w:val="center"/>
    </w:pPr>
    <w:rPr>
      <w:rFonts w:eastAsia="黑体" w:cs="宋体"/>
      <w:kern w:val="2"/>
      <w:sz w:val="21"/>
      <w:szCs w:val="22"/>
    </w:rPr>
  </w:style>
  <w:style w:type="paragraph" w:styleId="af8">
    <w:name w:val="List Paragraph"/>
    <w:basedOn w:val="a"/>
    <w:uiPriority w:val="34"/>
    <w:qFormat/>
    <w:pPr>
      <w:ind w:firstLineChars="200" w:firstLine="420"/>
    </w:pPr>
  </w:style>
  <w:style w:type="paragraph" w:customStyle="1" w:styleId="af9">
    <w:name w:val="论文正文"/>
    <w:basedOn w:val="a"/>
    <w:qFormat/>
    <w:locked/>
    <w:pPr>
      <w:spacing w:line="400" w:lineRule="exact"/>
      <w:ind w:firstLineChars="200" w:firstLine="200"/>
    </w:pPr>
    <w:rPr>
      <w:color w:val="000000"/>
      <w:sz w:val="24"/>
    </w:rPr>
  </w:style>
  <w:style w:type="paragraph" w:customStyle="1" w:styleId="afa">
    <w:name w:val="正文+宋体，小四"/>
    <w:basedOn w:val="a"/>
    <w:qFormat/>
    <w:pPr>
      <w:widowControl/>
      <w:jc w:val="left"/>
    </w:pPr>
    <w:rPr>
      <w:rFonts w:ascii="宋体" w:hAnsi="宋体"/>
    </w:rPr>
  </w:style>
  <w:style w:type="character" w:customStyle="1" w:styleId="a7">
    <w:name w:val="批注文字 字符"/>
    <w:link w:val="a6"/>
    <w:qFormat/>
    <w:rPr>
      <w:kern w:val="2"/>
      <w:sz w:val="21"/>
      <w:szCs w:val="24"/>
    </w:rPr>
  </w:style>
  <w:style w:type="character" w:customStyle="1" w:styleId="aa">
    <w:name w:val="批注框文本 字符"/>
    <w:link w:val="a9"/>
    <w:uiPriority w:val="99"/>
    <w:semiHidden/>
    <w:qFormat/>
    <w:rPr>
      <w:kern w:val="2"/>
      <w:sz w:val="18"/>
      <w:szCs w:val="18"/>
    </w:rPr>
  </w:style>
  <w:style w:type="character" w:customStyle="1" w:styleId="af">
    <w:name w:val="批注主题 字符"/>
    <w:link w:val="ae"/>
    <w:uiPriority w:val="99"/>
    <w:semiHidden/>
    <w:qFormat/>
    <w:rPr>
      <w:b/>
      <w:bCs/>
      <w:kern w:val="2"/>
      <w:sz w:val="21"/>
      <w:szCs w:val="24"/>
    </w:rPr>
  </w:style>
  <w:style w:type="paragraph" w:customStyle="1" w:styleId="--">
    <w:name w:val="正文--"/>
    <w:basedOn w:val="a"/>
    <w:link w:val="--0"/>
    <w:qFormat/>
    <w:pPr>
      <w:wordWrap w:val="0"/>
      <w:spacing w:line="360" w:lineRule="auto"/>
      <w:ind w:firstLineChars="200" w:firstLine="200"/>
    </w:pPr>
    <w:rPr>
      <w:rFonts w:cs="宋体"/>
      <w:sz w:val="24"/>
    </w:rPr>
  </w:style>
  <w:style w:type="paragraph" w:customStyle="1" w:styleId="afb">
    <w:name w:val="图题"/>
    <w:basedOn w:val="a"/>
    <w:next w:val="--"/>
    <w:qFormat/>
    <w:pPr>
      <w:spacing w:beforeLines="50" w:before="50" w:afterLines="50" w:after="50" w:line="360" w:lineRule="auto"/>
      <w:jc w:val="center"/>
    </w:pPr>
    <w:rPr>
      <w:rFonts w:eastAsia="黑体"/>
      <w:bCs/>
      <w:szCs w:val="21"/>
    </w:rPr>
  </w:style>
  <w:style w:type="paragraph" w:customStyle="1" w:styleId="afc">
    <w:name w:val="毕设正文"/>
    <w:link w:val="Char"/>
    <w:qFormat/>
    <w:pPr>
      <w:spacing w:line="360" w:lineRule="auto"/>
      <w:ind w:firstLineChars="200" w:firstLine="880"/>
      <w:jc w:val="both"/>
    </w:pPr>
    <w:rPr>
      <w:sz w:val="24"/>
      <w:szCs w:val="22"/>
    </w:rPr>
  </w:style>
  <w:style w:type="character" w:customStyle="1" w:styleId="--0">
    <w:name w:val="正文-- 字符"/>
    <w:link w:val="--"/>
    <w:qFormat/>
    <w:rPr>
      <w:rFonts w:cs="宋体"/>
      <w:kern w:val="2"/>
      <w:sz w:val="24"/>
      <w:szCs w:val="24"/>
    </w:rPr>
  </w:style>
  <w:style w:type="character" w:styleId="afd">
    <w:name w:val="Placeholder Text"/>
    <w:basedOn w:val="a2"/>
    <w:uiPriority w:val="99"/>
    <w:unhideWhenUsed/>
    <w:qFormat/>
    <w:rPr>
      <w:color w:val="666666"/>
    </w:rPr>
  </w:style>
  <w:style w:type="character" w:customStyle="1" w:styleId="Char">
    <w:name w:val="毕设正文 Char"/>
    <w:link w:val="afc"/>
    <w:qFormat/>
    <w:rPr>
      <w:sz w:val="24"/>
      <w:szCs w:val="22"/>
    </w:rPr>
  </w:style>
  <w:style w:type="paragraph" w:customStyle="1" w:styleId="10">
    <w:name w:val="修订1"/>
    <w:hidden/>
    <w:uiPriority w:val="99"/>
    <w:unhideWhenUsed/>
    <w:qFormat/>
    <w:rPr>
      <w:kern w:val="2"/>
      <w:sz w:val="21"/>
      <w:szCs w:val="24"/>
    </w:rPr>
  </w:style>
  <w:style w:type="character" w:customStyle="1" w:styleId="HTML0">
    <w:name w:val="HTML 预设格式 字符"/>
    <w:basedOn w:val="a2"/>
    <w:link w:val="HTML"/>
    <w:uiPriority w:val="99"/>
    <w:semiHidden/>
    <w:qFormat/>
    <w:rPr>
      <w:rFonts w:ascii="Courier New" w:hAnsi="Courier New" w:cs="Courier New"/>
      <w:kern w:val="2"/>
    </w:rPr>
  </w:style>
  <w:style w:type="character" w:customStyle="1" w:styleId="11">
    <w:name w:val="未处理的提及1"/>
    <w:basedOn w:val="a2"/>
    <w:uiPriority w:val="99"/>
    <w:semiHidden/>
    <w:unhideWhenUsed/>
    <w:qFormat/>
    <w:rPr>
      <w:color w:val="605E5C"/>
      <w:shd w:val="clear" w:color="auto" w:fill="E1DFDD"/>
    </w:rPr>
  </w:style>
  <w:style w:type="paragraph" w:customStyle="1" w:styleId="12">
    <w:name w:val="正文1"/>
    <w:qFormat/>
    <w:pPr>
      <w:jc w:val="both"/>
    </w:pPr>
    <w:rPr>
      <w:rFonts w:ascii="等线" w:hAnsi="等线" w:cs="宋体"/>
      <w:kern w:val="2"/>
      <w:sz w:val="21"/>
      <w:szCs w:val="21"/>
    </w:rPr>
  </w:style>
  <w:style w:type="character" w:customStyle="1" w:styleId="20">
    <w:name w:val="未处理的提及2"/>
    <w:basedOn w:val="a2"/>
    <w:uiPriority w:val="99"/>
    <w:semiHidden/>
    <w:unhideWhenUsed/>
    <w:qFormat/>
    <w:rPr>
      <w:color w:val="605E5C"/>
      <w:shd w:val="clear" w:color="auto" w:fill="E1DFDD"/>
    </w:rPr>
  </w:style>
  <w:style w:type="paragraph" w:customStyle="1" w:styleId="TOC10">
    <w:name w:val="TOC 标题1"/>
    <w:basedOn w:val="1"/>
    <w:next w:val="a"/>
    <w:uiPriority w:val="39"/>
    <w:unhideWhenUsed/>
    <w:qFormat/>
    <w:pPr>
      <w:widowControl/>
      <w:spacing w:before="240" w:after="0" w:line="259" w:lineRule="auto"/>
      <w:ind w:firstLineChars="0" w:firstLine="0"/>
      <w:jc w:val="left"/>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30">
    <w:name w:val="未处理的提及3"/>
    <w:basedOn w:val="a2"/>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jpeg"/><Relationship Id="rId21" Type="http://schemas.openxmlformats.org/officeDocument/2006/relationships/image" Target="media/image7.jpe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70.jpeg"/><Relationship Id="rId138" Type="http://schemas.openxmlformats.org/officeDocument/2006/relationships/image" Target="media/image124.jpeg"/><Relationship Id="rId107" Type="http://schemas.openxmlformats.org/officeDocument/2006/relationships/image" Target="media/image93.jpeg"/><Relationship Id="rId11" Type="http://schemas.openxmlformats.org/officeDocument/2006/relationships/image" Target="media/image3.png"/><Relationship Id="rId32" Type="http://schemas.openxmlformats.org/officeDocument/2006/relationships/image" Target="media/image18.png"/><Relationship Id="rId53" Type="http://schemas.openxmlformats.org/officeDocument/2006/relationships/image" Target="media/image39.png"/><Relationship Id="rId74" Type="http://schemas.openxmlformats.org/officeDocument/2006/relationships/image" Target="media/image60.jpeg"/><Relationship Id="rId128" Type="http://schemas.openxmlformats.org/officeDocument/2006/relationships/image" Target="media/image114.jpeg"/><Relationship Id="rId149" Type="http://schemas.openxmlformats.org/officeDocument/2006/relationships/image" Target="media/image133.png"/><Relationship Id="rId5" Type="http://schemas.openxmlformats.org/officeDocument/2006/relationships/settings" Target="settings.xml"/><Relationship Id="rId95" Type="http://schemas.openxmlformats.org/officeDocument/2006/relationships/image" Target="media/image81.jpeg"/><Relationship Id="rId22" Type="http://schemas.openxmlformats.org/officeDocument/2006/relationships/image" Target="media/image8.jpeg"/><Relationship Id="rId43" Type="http://schemas.openxmlformats.org/officeDocument/2006/relationships/image" Target="media/image29.png"/><Relationship Id="rId64" Type="http://schemas.openxmlformats.org/officeDocument/2006/relationships/image" Target="media/image50.png"/><Relationship Id="rId118" Type="http://schemas.openxmlformats.org/officeDocument/2006/relationships/image" Target="media/image104.jpeg"/><Relationship Id="rId139" Type="http://schemas.openxmlformats.org/officeDocument/2006/relationships/image" Target="media/image125.jpeg"/><Relationship Id="rId80" Type="http://schemas.openxmlformats.org/officeDocument/2006/relationships/image" Target="media/image66.png"/><Relationship Id="rId85" Type="http://schemas.openxmlformats.org/officeDocument/2006/relationships/image" Target="media/image71.png"/><Relationship Id="rId150" Type="http://schemas.openxmlformats.org/officeDocument/2006/relationships/image" Target="media/image134.png"/><Relationship Id="rId155" Type="http://schemas.openxmlformats.org/officeDocument/2006/relationships/fontTable" Target="fontTable.xml"/><Relationship Id="rId12" Type="http://schemas.openxmlformats.org/officeDocument/2006/relationships/customXml" Target="ink/ink1.xml"/><Relationship Id="rId17" Type="http://schemas.openxmlformats.org/officeDocument/2006/relationships/header" Target="header3.xml"/><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jpeg"/><Relationship Id="rId108" Type="http://schemas.openxmlformats.org/officeDocument/2006/relationships/image" Target="media/image94.jpeg"/><Relationship Id="rId124" Type="http://schemas.openxmlformats.org/officeDocument/2006/relationships/image" Target="media/image110.jpeg"/><Relationship Id="rId129" Type="http://schemas.openxmlformats.org/officeDocument/2006/relationships/image" Target="media/image115.jpeg"/><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jpeg"/><Relationship Id="rId91" Type="http://schemas.openxmlformats.org/officeDocument/2006/relationships/image" Target="media/image77.jpeg"/><Relationship Id="rId96" Type="http://schemas.openxmlformats.org/officeDocument/2006/relationships/image" Target="media/image82.jpeg"/><Relationship Id="rId140" Type="http://schemas.openxmlformats.org/officeDocument/2006/relationships/hyperlink" Target="https://pan.baidu.com/s/14adpxFCur_xxOLNARxWtFw" TargetMode="External"/><Relationship Id="rId145" Type="http://schemas.openxmlformats.org/officeDocument/2006/relationships/image" Target="media/image129.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9.jpeg"/><Relationship Id="rId28" Type="http://schemas.openxmlformats.org/officeDocument/2006/relationships/image" Target="media/image14.jpeg"/><Relationship Id="rId49" Type="http://schemas.openxmlformats.org/officeDocument/2006/relationships/image" Target="media/image35.png"/><Relationship Id="rId114" Type="http://schemas.openxmlformats.org/officeDocument/2006/relationships/image" Target="media/image100.jpeg"/><Relationship Id="rId119" Type="http://schemas.openxmlformats.org/officeDocument/2006/relationships/image" Target="media/image105.jpeg"/><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image" Target="media/image116.jpeg"/><Relationship Id="rId135" Type="http://schemas.openxmlformats.org/officeDocument/2006/relationships/image" Target="media/image121.jpeg"/><Relationship Id="rId151" Type="http://schemas.openxmlformats.org/officeDocument/2006/relationships/image" Target="media/image135.png"/><Relationship Id="rId156" Type="http://schemas.microsoft.com/office/2011/relationships/people" Target="people.xml"/><Relationship Id="rId13" Type="http://schemas.openxmlformats.org/officeDocument/2006/relationships/image" Target="media/image4.png"/><Relationship Id="rId18" Type="http://schemas.openxmlformats.org/officeDocument/2006/relationships/header" Target="header4.xml"/><Relationship Id="rId39" Type="http://schemas.openxmlformats.org/officeDocument/2006/relationships/image" Target="media/image25.png"/><Relationship Id="rId109" Type="http://schemas.openxmlformats.org/officeDocument/2006/relationships/image" Target="media/image95.jpe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jpeg"/><Relationship Id="rId104" Type="http://schemas.openxmlformats.org/officeDocument/2006/relationships/image" Target="media/image90.jpeg"/><Relationship Id="rId120" Type="http://schemas.openxmlformats.org/officeDocument/2006/relationships/image" Target="media/image106.jpeg"/><Relationship Id="rId125" Type="http://schemas.openxmlformats.org/officeDocument/2006/relationships/image" Target="media/image111.png"/><Relationship Id="rId141" Type="http://schemas.openxmlformats.org/officeDocument/2006/relationships/hyperlink" Target="https://github.com/hfcteac/Graduation-project-Design-of-intelligent-building-security-system-based-on-STM32-cloud-platform.git" TargetMode="External"/><Relationship Id="rId146" Type="http://schemas.openxmlformats.org/officeDocument/2006/relationships/image" Target="media/image130.png"/><Relationship Id="rId7" Type="http://schemas.openxmlformats.org/officeDocument/2006/relationships/footnotes" Target="footnotes.xml"/><Relationship Id="rId71" Type="http://schemas.openxmlformats.org/officeDocument/2006/relationships/image" Target="media/image57.jpeg"/><Relationship Id="rId92" Type="http://schemas.openxmlformats.org/officeDocument/2006/relationships/image" Target="media/image78.jpe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jpe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6.jpeg"/><Relationship Id="rId115" Type="http://schemas.openxmlformats.org/officeDocument/2006/relationships/image" Target="media/image101.jpeg"/><Relationship Id="rId131" Type="http://schemas.openxmlformats.org/officeDocument/2006/relationships/image" Target="media/image117.png"/><Relationship Id="rId136" Type="http://schemas.openxmlformats.org/officeDocument/2006/relationships/image" Target="media/image122.jpeg"/><Relationship Id="rId157" Type="http://schemas.openxmlformats.org/officeDocument/2006/relationships/theme" Target="theme/theme1.xml"/><Relationship Id="rId61" Type="http://schemas.openxmlformats.org/officeDocument/2006/relationships/image" Target="media/image47.png"/><Relationship Id="rId82" Type="http://schemas.openxmlformats.org/officeDocument/2006/relationships/image" Target="media/image68.png"/><Relationship Id="rId152" Type="http://schemas.openxmlformats.org/officeDocument/2006/relationships/image" Target="media/image136.png"/><Relationship Id="rId19" Type="http://schemas.openxmlformats.org/officeDocument/2006/relationships/footer" Target="footer1.xml"/><Relationship Id="rId14" Type="http://schemas.openxmlformats.org/officeDocument/2006/relationships/image" Target="media/image5.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jpeg"/><Relationship Id="rId105" Type="http://schemas.openxmlformats.org/officeDocument/2006/relationships/image" Target="media/image91.jpeg"/><Relationship Id="rId126" Type="http://schemas.openxmlformats.org/officeDocument/2006/relationships/image" Target="media/image112.jpeg"/><Relationship Id="rId147" Type="http://schemas.openxmlformats.org/officeDocument/2006/relationships/image" Target="media/image131.png"/><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jpeg"/><Relationship Id="rId98" Type="http://schemas.openxmlformats.org/officeDocument/2006/relationships/image" Target="media/image84.jpeg"/><Relationship Id="rId121" Type="http://schemas.openxmlformats.org/officeDocument/2006/relationships/image" Target="media/image107.jpeg"/><Relationship Id="rId142" Type="http://schemas.openxmlformats.org/officeDocument/2006/relationships/image" Target="media/image126.png"/><Relationship Id="rId3" Type="http://schemas.openxmlformats.org/officeDocument/2006/relationships/numbering" Target="numbering.xml"/><Relationship Id="rId25" Type="http://schemas.openxmlformats.org/officeDocument/2006/relationships/image" Target="media/image11.jpe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102.jpeg"/><Relationship Id="rId137" Type="http://schemas.openxmlformats.org/officeDocument/2006/relationships/image" Target="media/image123.jpe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jpeg"/><Relationship Id="rId88" Type="http://schemas.openxmlformats.org/officeDocument/2006/relationships/image" Target="media/image74.png"/><Relationship Id="rId111" Type="http://schemas.openxmlformats.org/officeDocument/2006/relationships/image" Target="media/image97.jpeg"/><Relationship Id="rId132" Type="http://schemas.openxmlformats.org/officeDocument/2006/relationships/image" Target="media/image118.jpeg"/><Relationship Id="rId153" Type="http://schemas.openxmlformats.org/officeDocument/2006/relationships/image" Target="media/image137.jpeg"/><Relationship Id="rId15" Type="http://schemas.openxmlformats.org/officeDocument/2006/relationships/header" Target="header1.xml"/><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2.jpeg"/><Relationship Id="rId127" Type="http://schemas.openxmlformats.org/officeDocument/2006/relationships/image" Target="media/image113.png"/><Relationship Id="rId10" Type="http://schemas.openxmlformats.org/officeDocument/2006/relationships/image" Target="media/image2.png"/><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jpeg"/><Relationship Id="rId101" Type="http://schemas.openxmlformats.org/officeDocument/2006/relationships/image" Target="media/image87.jpeg"/><Relationship Id="rId122" Type="http://schemas.openxmlformats.org/officeDocument/2006/relationships/image" Target="media/image108.jpeg"/><Relationship Id="rId143" Type="http://schemas.openxmlformats.org/officeDocument/2006/relationships/image" Target="media/image127.png"/><Relationship Id="rId148" Type="http://schemas.openxmlformats.org/officeDocument/2006/relationships/image" Target="media/image132.png"/><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image" Target="media/image12.png"/><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5.png"/><Relationship Id="rId112" Type="http://schemas.openxmlformats.org/officeDocument/2006/relationships/image" Target="media/image98.jpeg"/><Relationship Id="rId133" Type="http://schemas.openxmlformats.org/officeDocument/2006/relationships/image" Target="media/image119.png"/><Relationship Id="rId154" Type="http://schemas.openxmlformats.org/officeDocument/2006/relationships/header" Target="header5.xml"/><Relationship Id="rId16" Type="http://schemas.openxmlformats.org/officeDocument/2006/relationships/header" Target="header2.xml"/><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image" Target="media/image65.png"/><Relationship Id="rId102" Type="http://schemas.openxmlformats.org/officeDocument/2006/relationships/image" Target="media/image88.jpeg"/><Relationship Id="rId123" Type="http://schemas.openxmlformats.org/officeDocument/2006/relationships/image" Target="media/image109.jpeg"/><Relationship Id="rId144" Type="http://schemas.openxmlformats.org/officeDocument/2006/relationships/image" Target="media/image128.png"/><Relationship Id="rId90" Type="http://schemas.openxmlformats.org/officeDocument/2006/relationships/image" Target="media/image76.png"/><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image" Target="media/image55.jpeg"/><Relationship Id="rId113" Type="http://schemas.openxmlformats.org/officeDocument/2006/relationships/image" Target="media/image99.jpeg"/><Relationship Id="rId134" Type="http://schemas.openxmlformats.org/officeDocument/2006/relationships/image" Target="media/image120.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4T10:07:58"/>
    </inkml:context>
    <inkml:brush xml:id="br0">
      <inkml:brushProperty name="width" value="0.035" units="cm"/>
      <inkml:brushProperty name="height" value="0.035" units="cm"/>
    </inkml:brush>
  </inkml:definitions>
  <inkml:trace contextRef="#ctx0" brushRef="#br0">4 272 24575,'0'1'0,"-1"1"0,1-1 0,-1 0 0,1 1 0,-1-1 0,1 0 0,0 1 0,0-1 0,0 1 0,0-1 0,0 0 0,0 1 0,0-1 0,0 1 0,0-1 0,1 0 0,-1 1 0,1-1 0,0 2 0,12 34 0,-8-26 0,16 49 0,56 133 0,-77-191 0,0 0 0,1-1 0,0 1 0,-1-1 0,1 1 0,0-1 0,0 1 0,0-1 0,0 0 0,0 1 0,0-1 0,0 0 0,0 0 0,0 1 0,1-1 0,-1 0 0,0-1 0,1 1 0,-1 0 0,1 0 0,-1 0 0,1-1 0,-1 1 0,1-1 0,0 1 0,-1-1 0,1 0 0,0 0 0,-1 0 0,1 0 0,0 0 0,-1 0 0,1 0 0,0 0 0,-1 0 0,1-1 0,-1 1 0,1-1 0,0 1 0,-1-1 0,1 0 0,-1 0 0,0 0 0,1 1 0,-1-1 0,1-1 0,1-1 0,8-8 0,0 0 0,-1 0 0,0-1 0,11-19 0,-6 9 0,56-66-273,4 3 0,3 3 0,4 3 0,119-87 0,-175 146-6553</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A50B489-3EDA-4EEA-BE94-F13443B4F62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112</Pages>
  <Words>23311</Words>
  <Characters>29605</Characters>
  <Application>Microsoft Office Word</Application>
  <DocSecurity>0</DocSecurity>
  <Lines>1184</Lines>
  <Paragraphs>928</Paragraphs>
  <ScaleCrop>false</ScaleCrop>
  <Company>Microsoft</Company>
  <LinksUpToDate>false</LinksUpToDate>
  <CharactersWithSpaces>51988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基于51单片机的智能家居安防系统的设计</dc:title>
  <dc:creator>Administrator</dc:creator>
  <cp:lastModifiedBy>周哈飞</cp:lastModifiedBy>
  <cp:revision>339</cp:revision>
  <cp:lastPrinted>2025-06-17T01:10:00Z</cp:lastPrinted>
  <dcterms:created xsi:type="dcterms:W3CDTF">2025-05-29T06:31:00Z</dcterms:created>
  <dcterms:modified xsi:type="dcterms:W3CDTF">2025-06-18T10:05:00Z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2A9B4834815B42FBA91D27D671440F40_13</vt:lpwstr>
  </property>
  <property fmtid="{D5CDD505-2E9C-101B-9397-08002B2CF9AE}" pid="4" name="KSOTemplateDocerSaveRecord">
    <vt:lpwstr>eyJoZGlkIjoiOGM3NzBkNzBkOTgxNTRjZjI1ODM2YjdiMzVjMDgzYzkiLCJ1c2VySWQiOiIxMjQ4NDA4ODY1In0=</vt:lpwstr>
  </property>
</Properties>
</file>